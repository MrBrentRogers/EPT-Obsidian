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5A4C0" w14:textId="360E818A" w:rsidR="00C0475E" w:rsidRDefault="001457EE" w:rsidP="00601494">
      <w:pPr>
        <w:rPr>
          <w:rFonts w:ascii="Tsolyani Modern" w:hAnsi="Tsolyani Modern"/>
          <w:b/>
          <w:noProof/>
          <w:color w:val="323E4F" w:themeColor="text2" w:themeShade="BF"/>
          <w:sz w:val="72"/>
          <w:szCs w:val="72"/>
          <w:u w:val="single"/>
          <w:lang w:eastAsia="en-GB"/>
        </w:rPr>
      </w:pPr>
      <w:r>
        <w:rPr>
          <w:rFonts w:ascii="Tsolyani Modern" w:hAnsi="Tsolyani Modern"/>
          <w:b/>
          <w:noProof/>
          <w:color w:val="FF0000"/>
          <w:sz w:val="32"/>
          <w:szCs w:val="32"/>
          <w:lang w:eastAsia="en-GB"/>
        </w:rPr>
        <w:t xml:space="preserve"> </w:t>
      </w:r>
      <w:r w:rsidR="00623C5E">
        <w:rPr>
          <w:rFonts w:ascii="Tsolyani Modern" w:hAnsi="Tsolyani Modern"/>
          <w:b/>
          <w:noProof/>
          <w:color w:val="FF0000"/>
          <w:sz w:val="32"/>
          <w:szCs w:val="32"/>
          <w:lang w:eastAsia="en-GB"/>
        </w:rPr>
        <w:t xml:space="preserve"> </w:t>
      </w:r>
      <w:r w:rsidR="00CD6F49">
        <w:rPr>
          <w:rFonts w:ascii="Tsolyani Modern" w:hAnsi="Tsolyani Modern"/>
          <w:b/>
          <w:noProof/>
          <w:color w:val="FF0000"/>
          <w:sz w:val="32"/>
          <w:szCs w:val="32"/>
          <w:lang w:eastAsia="en-GB"/>
        </w:rPr>
        <w:t xml:space="preserve"> </w:t>
      </w:r>
      <w:r w:rsidR="00C0475E" w:rsidRPr="00B93646">
        <w:rPr>
          <w:rFonts w:ascii="Tsolyani Modern" w:hAnsi="Tsolyani Modern"/>
          <w:b/>
          <w:noProof/>
          <w:color w:val="323E4F" w:themeColor="text2" w:themeShade="BF"/>
          <w:sz w:val="72"/>
          <w:szCs w:val="72"/>
          <w:u w:val="single"/>
          <w:lang w:eastAsia="en-GB"/>
        </w:rPr>
        <w:t>KENENGDALIKOI 3.</w:t>
      </w:r>
      <w:r w:rsidR="004077B8">
        <w:rPr>
          <w:rFonts w:ascii="Tsolyani Modern" w:hAnsi="Tsolyani Modern"/>
          <w:b/>
          <w:noProof/>
          <w:color w:val="323E4F" w:themeColor="text2" w:themeShade="BF"/>
          <w:sz w:val="72"/>
          <w:szCs w:val="72"/>
          <w:u w:val="single"/>
          <w:lang w:eastAsia="en-GB"/>
        </w:rPr>
        <w:t>2</w:t>
      </w:r>
    </w:p>
    <w:p w14:paraId="738DFADE" w14:textId="725298FF" w:rsidR="00C0475E" w:rsidRDefault="00C0475E" w:rsidP="00C0475E">
      <w:pPr>
        <w:ind w:left="2160" w:firstLine="720"/>
        <w:rPr>
          <w:b/>
          <w:noProof/>
          <w:color w:val="323E4F" w:themeColor="text2" w:themeShade="BF"/>
          <w:sz w:val="40"/>
          <w:szCs w:val="40"/>
          <w:u w:val="single"/>
          <w:lang w:eastAsia="en-GB"/>
        </w:rPr>
      </w:pPr>
      <w:r w:rsidRPr="00A756A8">
        <w:rPr>
          <w:b/>
          <w:noProof/>
          <w:color w:val="323E4F" w:themeColor="text2" w:themeShade="BF"/>
          <w:sz w:val="40"/>
          <w:szCs w:val="40"/>
          <w:lang w:eastAsia="en-GB"/>
        </w:rPr>
        <w:t xml:space="preserve">         </w:t>
      </w:r>
      <w:r>
        <w:rPr>
          <w:b/>
          <w:noProof/>
          <w:color w:val="323E4F" w:themeColor="text2" w:themeShade="BF"/>
          <w:sz w:val="40"/>
          <w:szCs w:val="40"/>
          <w:u w:val="single"/>
          <w:lang w:eastAsia="en-GB"/>
        </w:rPr>
        <w:t>3.</w:t>
      </w:r>
      <w:r w:rsidR="006C5FE6">
        <w:rPr>
          <w:b/>
          <w:noProof/>
          <w:color w:val="323E4F" w:themeColor="text2" w:themeShade="BF"/>
          <w:sz w:val="40"/>
          <w:szCs w:val="40"/>
          <w:u w:val="single"/>
          <w:lang w:eastAsia="en-GB"/>
        </w:rPr>
        <w:t>4</w:t>
      </w:r>
    </w:p>
    <w:p w14:paraId="28DDFB6E" w14:textId="77777777" w:rsidR="00C0475E" w:rsidRDefault="00C0475E" w:rsidP="00C0475E">
      <w:pPr>
        <w:ind w:left="2160" w:firstLine="720"/>
        <w:rPr>
          <w:b/>
          <w:noProof/>
          <w:color w:val="323E4F" w:themeColor="text2" w:themeShade="BF"/>
          <w:sz w:val="40"/>
          <w:szCs w:val="40"/>
          <w:u w:val="single"/>
          <w:lang w:eastAsia="en-GB"/>
        </w:rPr>
      </w:pPr>
    </w:p>
    <w:p w14:paraId="6703780F" w14:textId="77777777" w:rsidR="00C0475E" w:rsidRDefault="00C0475E" w:rsidP="00C0475E">
      <w:pPr>
        <w:rPr>
          <w:rFonts w:ascii="Bookman Old Style" w:hAnsi="Bookman Old Style"/>
          <w:b/>
          <w:noProof/>
          <w:sz w:val="32"/>
          <w:szCs w:val="72"/>
          <w:u w:val="single"/>
          <w:lang w:eastAsia="en-GB"/>
        </w:rPr>
      </w:pPr>
    </w:p>
    <w:p w14:paraId="0B21D422" w14:textId="77777777" w:rsidR="00C0475E" w:rsidRPr="00FE2C55" w:rsidRDefault="00C0475E" w:rsidP="00C0475E">
      <w:pPr>
        <w:rPr>
          <w:rFonts w:ascii="Bookman Old Style" w:hAnsi="Bookman Old Style"/>
          <w:b/>
          <w:noProof/>
          <w:sz w:val="32"/>
          <w:szCs w:val="72"/>
          <w:u w:val="single"/>
          <w:lang w:eastAsia="en-GB"/>
        </w:rPr>
      </w:pPr>
      <w:r>
        <w:rPr>
          <w:rFonts w:ascii="Bookman Old Style" w:hAnsi="Bookman Old Style"/>
          <w:b/>
          <w:noProof/>
          <w:sz w:val="32"/>
          <w:szCs w:val="72"/>
          <w:u w:val="single"/>
          <w:lang w:eastAsia="en-GB"/>
        </w:rPr>
        <w:tab/>
      </w:r>
      <w:r>
        <w:rPr>
          <w:rFonts w:ascii="Bookman Old Style" w:hAnsi="Bookman Old Style"/>
          <w:b/>
          <w:noProof/>
          <w:sz w:val="32"/>
          <w:szCs w:val="72"/>
          <w:u w:val="single"/>
          <w:lang w:eastAsia="en-GB"/>
        </w:rPr>
        <w:tab/>
        <w:t xml:space="preserve">        </w:t>
      </w:r>
      <w:r>
        <w:rPr>
          <w:noProof/>
          <w:lang w:eastAsia="en-GB"/>
        </w:rPr>
        <w:drawing>
          <wp:inline distT="0" distB="0" distL="0" distR="0" wp14:anchorId="76D1BFA2" wp14:editId="67B1A1E2">
            <wp:extent cx="2522863" cy="1750399"/>
            <wp:effectExtent l="0" t="0" r="0" b="2540"/>
            <wp:docPr id="7" name="Picture 7" descr="http://www.tekumel.com/images/vog/12_bind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kumel.com/images/vog/12_bind4.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0017" cy="1755363"/>
                    </a:xfrm>
                    <a:prstGeom prst="rect">
                      <a:avLst/>
                    </a:prstGeom>
                    <a:noFill/>
                    <a:ln>
                      <a:noFill/>
                    </a:ln>
                  </pic:spPr>
                </pic:pic>
              </a:graphicData>
            </a:graphic>
          </wp:inline>
        </w:drawing>
      </w:r>
    </w:p>
    <w:p w14:paraId="2BD3D96B" w14:textId="77777777" w:rsidR="00C0475E" w:rsidRPr="00FE2C55" w:rsidRDefault="00C0475E" w:rsidP="00C0475E">
      <w:pPr>
        <w:ind w:left="2880" w:firstLine="720"/>
        <w:rPr>
          <w:b/>
          <w:sz w:val="20"/>
          <w:szCs w:val="20"/>
        </w:rPr>
      </w:pPr>
    </w:p>
    <w:p w14:paraId="7948B921" w14:textId="77777777" w:rsidR="00C0475E" w:rsidRDefault="00C0475E" w:rsidP="00C0475E">
      <w:pPr>
        <w:ind w:left="2160" w:firstLine="720"/>
        <w:rPr>
          <w:b/>
          <w:sz w:val="44"/>
          <w:szCs w:val="20"/>
          <w:u w:val="single"/>
        </w:rPr>
      </w:pPr>
      <w:r w:rsidRPr="007109CC">
        <w:rPr>
          <w:b/>
          <w:sz w:val="44"/>
          <w:szCs w:val="20"/>
          <w:u w:val="single"/>
        </w:rPr>
        <w:t>CONTENTS</w:t>
      </w:r>
    </w:p>
    <w:p w14:paraId="75F33054" w14:textId="77777777" w:rsidR="00C0475E" w:rsidRDefault="00C0475E" w:rsidP="00C0475E">
      <w:pPr>
        <w:rPr>
          <w:b/>
          <w:sz w:val="20"/>
          <w:szCs w:val="20"/>
        </w:rPr>
      </w:pPr>
    </w:p>
    <w:p w14:paraId="0D9204C6" w14:textId="4E0FF16F" w:rsidR="00C0475E" w:rsidRPr="008376C2" w:rsidRDefault="00C0475E" w:rsidP="00C0475E">
      <w:pPr>
        <w:rPr>
          <w:b/>
          <w:sz w:val="28"/>
          <w:szCs w:val="28"/>
          <w:u w:val="single"/>
        </w:rPr>
      </w:pPr>
      <w:r w:rsidRPr="008F1B6E">
        <w:rPr>
          <w:b/>
          <w:sz w:val="28"/>
          <w:szCs w:val="28"/>
        </w:rPr>
        <w:fldChar w:fldCharType="begin"/>
      </w:r>
      <w:r w:rsidRPr="008F1B6E">
        <w:rPr>
          <w:b/>
          <w:sz w:val="28"/>
          <w:szCs w:val="28"/>
        </w:rPr>
        <w:instrText xml:space="preserve"> REF _Ref394765419 \r \h </w:instrText>
      </w:r>
      <w:r>
        <w:rPr>
          <w:b/>
          <w:sz w:val="28"/>
          <w:szCs w:val="28"/>
        </w:rPr>
        <w:instrText xml:space="preserve"> \* MERGEFORMAT </w:instrText>
      </w:r>
      <w:r w:rsidRPr="008F1B6E">
        <w:rPr>
          <w:b/>
          <w:sz w:val="28"/>
          <w:szCs w:val="28"/>
        </w:rPr>
      </w:r>
      <w:r w:rsidRPr="008F1B6E">
        <w:rPr>
          <w:b/>
          <w:sz w:val="28"/>
          <w:szCs w:val="28"/>
        </w:rPr>
        <w:fldChar w:fldCharType="separate"/>
      </w:r>
      <w:r w:rsidR="00996996">
        <w:rPr>
          <w:b/>
          <w:sz w:val="28"/>
          <w:szCs w:val="28"/>
        </w:rPr>
        <w:t>A</w:t>
      </w:r>
      <w:r w:rsidRPr="008F1B6E">
        <w:rPr>
          <w:b/>
          <w:sz w:val="28"/>
          <w:szCs w:val="28"/>
        </w:rPr>
        <w:fldChar w:fldCharType="end"/>
      </w:r>
      <w:r w:rsidRPr="008F1B6E">
        <w:rPr>
          <w:b/>
          <w:sz w:val="28"/>
          <w:szCs w:val="28"/>
        </w:rPr>
        <w:tab/>
      </w:r>
      <w:r w:rsidRPr="008376C2">
        <w:rPr>
          <w:b/>
          <w:sz w:val="28"/>
          <w:szCs w:val="28"/>
        </w:rPr>
        <w:fldChar w:fldCharType="begin"/>
      </w:r>
      <w:r w:rsidRPr="008376C2">
        <w:rPr>
          <w:b/>
          <w:sz w:val="28"/>
          <w:szCs w:val="28"/>
        </w:rPr>
        <w:instrText xml:space="preserve"> REF _Ref394765419 \h  \* MERGEFORMAT </w:instrText>
      </w:r>
      <w:r w:rsidRPr="008376C2">
        <w:rPr>
          <w:b/>
          <w:sz w:val="28"/>
          <w:szCs w:val="28"/>
        </w:rPr>
      </w:r>
      <w:r w:rsidRPr="008376C2">
        <w:rPr>
          <w:b/>
          <w:sz w:val="28"/>
          <w:szCs w:val="28"/>
        </w:rPr>
        <w:fldChar w:fldCharType="separate"/>
      </w:r>
      <w:r w:rsidR="00996996" w:rsidRPr="00996996">
        <w:rPr>
          <w:b/>
          <w:sz w:val="28"/>
          <w:szCs w:val="28"/>
        </w:rPr>
        <w:t>PREPARATION AND PRE-BATTLE ACTIVITY</w:t>
      </w:r>
      <w:r w:rsidRPr="008376C2">
        <w:rPr>
          <w:b/>
          <w:sz w:val="28"/>
          <w:szCs w:val="28"/>
        </w:rPr>
        <w:fldChar w:fldCharType="end"/>
      </w:r>
    </w:p>
    <w:p w14:paraId="35CDD5F4" w14:textId="0C361A9F" w:rsidR="00C0475E" w:rsidRPr="0061436E" w:rsidRDefault="00C0475E" w:rsidP="00C0475E">
      <w:pPr>
        <w:rPr>
          <w:b/>
          <w:sz w:val="28"/>
          <w:szCs w:val="20"/>
        </w:rPr>
      </w:pPr>
      <w:r w:rsidRPr="0061436E">
        <w:rPr>
          <w:b/>
          <w:sz w:val="28"/>
          <w:szCs w:val="20"/>
        </w:rPr>
        <w:fldChar w:fldCharType="begin"/>
      </w:r>
      <w:r w:rsidRPr="0061436E">
        <w:rPr>
          <w:b/>
          <w:sz w:val="28"/>
          <w:szCs w:val="20"/>
        </w:rPr>
        <w:instrText xml:space="preserve"> REF _Ref394765517 \r \h  \* MERGEFORMAT </w:instrText>
      </w:r>
      <w:r w:rsidRPr="0061436E">
        <w:rPr>
          <w:b/>
          <w:sz w:val="28"/>
          <w:szCs w:val="20"/>
        </w:rPr>
      </w:r>
      <w:r w:rsidRPr="0061436E">
        <w:rPr>
          <w:b/>
          <w:sz w:val="28"/>
          <w:szCs w:val="20"/>
        </w:rPr>
        <w:fldChar w:fldCharType="separate"/>
      </w:r>
      <w:r w:rsidR="00996996">
        <w:rPr>
          <w:b/>
          <w:sz w:val="28"/>
          <w:szCs w:val="20"/>
        </w:rPr>
        <w:t>B</w:t>
      </w:r>
      <w:r w:rsidRPr="0061436E">
        <w:rPr>
          <w:b/>
          <w:sz w:val="28"/>
          <w:szCs w:val="20"/>
        </w:rPr>
        <w:fldChar w:fldCharType="end"/>
      </w:r>
      <w:r w:rsidRPr="0061436E">
        <w:rPr>
          <w:b/>
          <w:sz w:val="28"/>
          <w:szCs w:val="20"/>
        </w:rPr>
        <w:tab/>
      </w:r>
      <w:r w:rsidRPr="0061436E">
        <w:rPr>
          <w:b/>
          <w:sz w:val="28"/>
          <w:szCs w:val="20"/>
        </w:rPr>
        <w:fldChar w:fldCharType="begin"/>
      </w:r>
      <w:r w:rsidRPr="0061436E">
        <w:rPr>
          <w:b/>
          <w:sz w:val="28"/>
          <w:szCs w:val="20"/>
        </w:rPr>
        <w:instrText xml:space="preserve"> REF _Ref394765517 \h  \* MERGEFORMAT </w:instrText>
      </w:r>
      <w:r w:rsidRPr="0061436E">
        <w:rPr>
          <w:b/>
          <w:sz w:val="28"/>
          <w:szCs w:val="20"/>
        </w:rPr>
      </w:r>
      <w:r w:rsidRPr="0061436E">
        <w:rPr>
          <w:b/>
          <w:sz w:val="28"/>
          <w:szCs w:val="20"/>
        </w:rPr>
        <w:fldChar w:fldCharType="separate"/>
      </w:r>
      <w:r w:rsidR="00996996" w:rsidRPr="00996996">
        <w:rPr>
          <w:b/>
          <w:sz w:val="28"/>
          <w:szCs w:val="20"/>
        </w:rPr>
        <w:t xml:space="preserve">GAME STRUCTURE </w:t>
      </w:r>
      <w:r w:rsidRPr="0061436E">
        <w:rPr>
          <w:b/>
          <w:sz w:val="28"/>
          <w:szCs w:val="20"/>
        </w:rPr>
        <w:fldChar w:fldCharType="end"/>
      </w:r>
    </w:p>
    <w:p w14:paraId="3495CA0F" w14:textId="27EE9B6D" w:rsidR="00C0475E" w:rsidRDefault="00C0475E" w:rsidP="00C0475E">
      <w:pPr>
        <w:rPr>
          <w:b/>
          <w:sz w:val="28"/>
          <w:szCs w:val="20"/>
        </w:rPr>
      </w:pPr>
      <w:r w:rsidRPr="0061436E">
        <w:rPr>
          <w:b/>
          <w:sz w:val="28"/>
          <w:szCs w:val="20"/>
        </w:rPr>
        <w:fldChar w:fldCharType="begin"/>
      </w:r>
      <w:r w:rsidRPr="0061436E">
        <w:rPr>
          <w:b/>
          <w:sz w:val="28"/>
          <w:szCs w:val="20"/>
        </w:rPr>
        <w:instrText xml:space="preserve"> REF _Ref394826069 \r \h  \* MERGEFORMAT </w:instrText>
      </w:r>
      <w:r w:rsidRPr="0061436E">
        <w:rPr>
          <w:b/>
          <w:sz w:val="28"/>
          <w:szCs w:val="20"/>
        </w:rPr>
      </w:r>
      <w:r w:rsidRPr="0061436E">
        <w:rPr>
          <w:b/>
          <w:sz w:val="28"/>
          <w:szCs w:val="20"/>
        </w:rPr>
        <w:fldChar w:fldCharType="separate"/>
      </w:r>
      <w:r w:rsidR="00996996">
        <w:rPr>
          <w:b/>
          <w:sz w:val="28"/>
          <w:szCs w:val="20"/>
        </w:rPr>
        <w:t>C</w:t>
      </w:r>
      <w:r w:rsidRPr="0061436E">
        <w:rPr>
          <w:b/>
          <w:sz w:val="28"/>
          <w:szCs w:val="20"/>
        </w:rPr>
        <w:fldChar w:fldCharType="end"/>
      </w:r>
      <w:r w:rsidRPr="0061436E">
        <w:rPr>
          <w:b/>
          <w:sz w:val="28"/>
          <w:szCs w:val="20"/>
        </w:rPr>
        <w:tab/>
      </w:r>
      <w:r w:rsidRPr="0061436E">
        <w:rPr>
          <w:b/>
          <w:sz w:val="28"/>
          <w:szCs w:val="20"/>
        </w:rPr>
        <w:fldChar w:fldCharType="begin"/>
      </w:r>
      <w:r w:rsidRPr="0061436E">
        <w:rPr>
          <w:b/>
          <w:sz w:val="28"/>
          <w:szCs w:val="20"/>
        </w:rPr>
        <w:instrText xml:space="preserve"> REF _Ref394826069 \h  \* MERGEFORMAT </w:instrText>
      </w:r>
      <w:r w:rsidRPr="0061436E">
        <w:rPr>
          <w:b/>
          <w:sz w:val="28"/>
          <w:szCs w:val="20"/>
        </w:rPr>
      </w:r>
      <w:r w:rsidRPr="0061436E">
        <w:rPr>
          <w:b/>
          <w:sz w:val="28"/>
          <w:szCs w:val="20"/>
        </w:rPr>
        <w:fldChar w:fldCharType="separate"/>
      </w:r>
      <w:r w:rsidR="00996996" w:rsidRPr="00996996">
        <w:rPr>
          <w:b/>
          <w:sz w:val="28"/>
          <w:szCs w:val="20"/>
        </w:rPr>
        <w:t>INITIATIVE AND CYCLES</w:t>
      </w:r>
      <w:r w:rsidRPr="0061436E">
        <w:rPr>
          <w:b/>
          <w:sz w:val="28"/>
          <w:szCs w:val="20"/>
        </w:rPr>
        <w:fldChar w:fldCharType="end"/>
      </w:r>
    </w:p>
    <w:p w14:paraId="717561CF" w14:textId="491AA131" w:rsidR="00C0475E" w:rsidRPr="0061436E" w:rsidRDefault="00C0475E" w:rsidP="00C0475E">
      <w:pPr>
        <w:rPr>
          <w:b/>
          <w:sz w:val="28"/>
          <w:szCs w:val="20"/>
        </w:rPr>
      </w:pPr>
      <w:r w:rsidRPr="0061436E">
        <w:rPr>
          <w:b/>
          <w:sz w:val="28"/>
          <w:szCs w:val="20"/>
        </w:rPr>
        <w:fldChar w:fldCharType="begin"/>
      </w:r>
      <w:r w:rsidRPr="0061436E">
        <w:rPr>
          <w:b/>
          <w:sz w:val="28"/>
          <w:szCs w:val="20"/>
        </w:rPr>
        <w:instrText xml:space="preserve"> REF _Ref394826217 \r \h  \* MERGEFORMAT </w:instrText>
      </w:r>
      <w:r w:rsidRPr="0061436E">
        <w:rPr>
          <w:b/>
          <w:sz w:val="28"/>
          <w:szCs w:val="20"/>
        </w:rPr>
      </w:r>
      <w:r w:rsidRPr="0061436E">
        <w:rPr>
          <w:b/>
          <w:sz w:val="28"/>
          <w:szCs w:val="20"/>
        </w:rPr>
        <w:fldChar w:fldCharType="separate"/>
      </w:r>
      <w:r w:rsidR="00996996">
        <w:rPr>
          <w:b/>
          <w:sz w:val="28"/>
          <w:szCs w:val="20"/>
        </w:rPr>
        <w:t>D</w:t>
      </w:r>
      <w:r w:rsidRPr="0061436E">
        <w:rPr>
          <w:b/>
          <w:sz w:val="28"/>
          <w:szCs w:val="20"/>
        </w:rPr>
        <w:fldChar w:fldCharType="end"/>
      </w:r>
      <w:r w:rsidRPr="0061436E">
        <w:rPr>
          <w:b/>
          <w:sz w:val="28"/>
          <w:szCs w:val="20"/>
        </w:rPr>
        <w:tab/>
      </w:r>
      <w:r w:rsidRPr="0061436E">
        <w:rPr>
          <w:b/>
          <w:sz w:val="28"/>
          <w:szCs w:val="20"/>
        </w:rPr>
        <w:fldChar w:fldCharType="begin"/>
      </w:r>
      <w:r w:rsidRPr="0061436E">
        <w:rPr>
          <w:b/>
          <w:sz w:val="28"/>
          <w:szCs w:val="20"/>
        </w:rPr>
        <w:instrText xml:space="preserve"> REF _Ref394826217 \h  \* MERGEFORMAT </w:instrText>
      </w:r>
      <w:r w:rsidRPr="0061436E">
        <w:rPr>
          <w:b/>
          <w:sz w:val="28"/>
          <w:szCs w:val="20"/>
        </w:rPr>
      </w:r>
      <w:r w:rsidRPr="0061436E">
        <w:rPr>
          <w:b/>
          <w:sz w:val="28"/>
          <w:szCs w:val="20"/>
        </w:rPr>
        <w:fldChar w:fldCharType="separate"/>
      </w:r>
      <w:r w:rsidR="00996996" w:rsidRPr="00996996">
        <w:rPr>
          <w:b/>
          <w:sz w:val="28"/>
          <w:szCs w:val="20"/>
        </w:rPr>
        <w:t>COMMANDING UNITS</w:t>
      </w:r>
      <w:r w:rsidRPr="0061436E">
        <w:rPr>
          <w:b/>
          <w:sz w:val="28"/>
          <w:szCs w:val="20"/>
        </w:rPr>
        <w:fldChar w:fldCharType="end"/>
      </w:r>
    </w:p>
    <w:p w14:paraId="3F364387" w14:textId="4B461626" w:rsidR="00C0475E" w:rsidRDefault="00C0475E" w:rsidP="00C0475E">
      <w:pPr>
        <w:rPr>
          <w:b/>
          <w:sz w:val="28"/>
          <w:szCs w:val="20"/>
        </w:rPr>
      </w:pPr>
      <w:r w:rsidRPr="0061436E">
        <w:rPr>
          <w:b/>
          <w:sz w:val="28"/>
          <w:szCs w:val="20"/>
        </w:rPr>
        <w:fldChar w:fldCharType="begin"/>
      </w:r>
      <w:r w:rsidRPr="0061436E">
        <w:rPr>
          <w:b/>
          <w:sz w:val="28"/>
          <w:szCs w:val="20"/>
        </w:rPr>
        <w:instrText xml:space="preserve"> REF _Ref394826118 \w \h  \* MERGEFORMAT </w:instrText>
      </w:r>
      <w:r w:rsidRPr="0061436E">
        <w:rPr>
          <w:b/>
          <w:sz w:val="28"/>
          <w:szCs w:val="20"/>
        </w:rPr>
      </w:r>
      <w:r w:rsidRPr="0061436E">
        <w:rPr>
          <w:b/>
          <w:sz w:val="28"/>
          <w:szCs w:val="20"/>
        </w:rPr>
        <w:fldChar w:fldCharType="separate"/>
      </w:r>
      <w:r w:rsidR="00996996">
        <w:rPr>
          <w:b/>
          <w:sz w:val="28"/>
          <w:szCs w:val="20"/>
        </w:rPr>
        <w:t>E</w:t>
      </w:r>
      <w:r w:rsidRPr="0061436E">
        <w:rPr>
          <w:b/>
          <w:sz w:val="28"/>
          <w:szCs w:val="20"/>
        </w:rPr>
        <w:fldChar w:fldCharType="end"/>
      </w:r>
      <w:r w:rsidRPr="0061436E">
        <w:rPr>
          <w:b/>
          <w:sz w:val="28"/>
          <w:szCs w:val="20"/>
        </w:rPr>
        <w:tab/>
      </w:r>
      <w:r w:rsidRPr="0061436E">
        <w:rPr>
          <w:b/>
          <w:sz w:val="28"/>
          <w:szCs w:val="20"/>
        </w:rPr>
        <w:fldChar w:fldCharType="begin"/>
      </w:r>
      <w:r w:rsidRPr="0061436E">
        <w:rPr>
          <w:b/>
          <w:sz w:val="28"/>
          <w:szCs w:val="20"/>
        </w:rPr>
        <w:instrText xml:space="preserve"> REF _Ref394826118 \h  \* MERGEFORMAT </w:instrText>
      </w:r>
      <w:r w:rsidRPr="0061436E">
        <w:rPr>
          <w:b/>
          <w:sz w:val="28"/>
          <w:szCs w:val="20"/>
        </w:rPr>
      </w:r>
      <w:r w:rsidRPr="0061436E">
        <w:rPr>
          <w:b/>
          <w:sz w:val="28"/>
          <w:szCs w:val="20"/>
        </w:rPr>
        <w:fldChar w:fldCharType="separate"/>
      </w:r>
      <w:r w:rsidR="00996996" w:rsidRPr="00996996">
        <w:rPr>
          <w:b/>
          <w:sz w:val="28"/>
          <w:szCs w:val="20"/>
        </w:rPr>
        <w:t>GENERAL CONCEPTS</w:t>
      </w:r>
      <w:r w:rsidRPr="0061436E">
        <w:rPr>
          <w:b/>
          <w:sz w:val="28"/>
          <w:szCs w:val="20"/>
        </w:rPr>
        <w:fldChar w:fldCharType="end"/>
      </w:r>
    </w:p>
    <w:p w14:paraId="1FC9594D" w14:textId="38E6D04F" w:rsidR="00C0475E" w:rsidRPr="0061436E" w:rsidRDefault="00C0475E" w:rsidP="00C0475E">
      <w:pPr>
        <w:rPr>
          <w:b/>
          <w:sz w:val="28"/>
          <w:szCs w:val="20"/>
        </w:rPr>
      </w:pPr>
      <w:r w:rsidRPr="0061436E">
        <w:rPr>
          <w:b/>
          <w:sz w:val="28"/>
          <w:szCs w:val="20"/>
        </w:rPr>
        <w:fldChar w:fldCharType="begin"/>
      </w:r>
      <w:r w:rsidRPr="0061436E">
        <w:rPr>
          <w:b/>
          <w:sz w:val="28"/>
          <w:szCs w:val="20"/>
        </w:rPr>
        <w:instrText xml:space="preserve"> REF _Ref394826193 \r \h  \* MERGEFORMAT </w:instrText>
      </w:r>
      <w:r w:rsidRPr="0061436E">
        <w:rPr>
          <w:b/>
          <w:sz w:val="28"/>
          <w:szCs w:val="20"/>
        </w:rPr>
      </w:r>
      <w:r w:rsidRPr="0061436E">
        <w:rPr>
          <w:b/>
          <w:sz w:val="28"/>
          <w:szCs w:val="20"/>
        </w:rPr>
        <w:fldChar w:fldCharType="separate"/>
      </w:r>
      <w:r w:rsidR="00996996">
        <w:rPr>
          <w:b/>
          <w:sz w:val="28"/>
          <w:szCs w:val="20"/>
        </w:rPr>
        <w:t>F</w:t>
      </w:r>
      <w:r w:rsidRPr="0061436E">
        <w:rPr>
          <w:b/>
          <w:sz w:val="28"/>
          <w:szCs w:val="20"/>
        </w:rPr>
        <w:fldChar w:fldCharType="end"/>
      </w:r>
      <w:r w:rsidRPr="0061436E">
        <w:rPr>
          <w:b/>
          <w:sz w:val="28"/>
          <w:szCs w:val="20"/>
        </w:rPr>
        <w:tab/>
      </w:r>
      <w:r w:rsidRPr="0061436E">
        <w:rPr>
          <w:b/>
          <w:sz w:val="28"/>
          <w:szCs w:val="20"/>
        </w:rPr>
        <w:fldChar w:fldCharType="begin"/>
      </w:r>
      <w:r w:rsidRPr="0061436E">
        <w:rPr>
          <w:b/>
          <w:sz w:val="28"/>
          <w:szCs w:val="20"/>
        </w:rPr>
        <w:instrText xml:space="preserve"> REF _Ref394826193 \h  \* MERGEFORMAT </w:instrText>
      </w:r>
      <w:r w:rsidRPr="0061436E">
        <w:rPr>
          <w:b/>
          <w:sz w:val="28"/>
          <w:szCs w:val="20"/>
        </w:rPr>
      </w:r>
      <w:r w:rsidRPr="0061436E">
        <w:rPr>
          <w:b/>
          <w:sz w:val="28"/>
          <w:szCs w:val="20"/>
        </w:rPr>
        <w:fldChar w:fldCharType="separate"/>
      </w:r>
      <w:r w:rsidR="00996996" w:rsidRPr="00996996">
        <w:rPr>
          <w:b/>
          <w:sz w:val="28"/>
          <w:szCs w:val="20"/>
        </w:rPr>
        <w:t>COHESION</w:t>
      </w:r>
      <w:r w:rsidRPr="0061436E">
        <w:rPr>
          <w:b/>
          <w:sz w:val="28"/>
          <w:szCs w:val="20"/>
        </w:rPr>
        <w:fldChar w:fldCharType="end"/>
      </w:r>
    </w:p>
    <w:p w14:paraId="0A73AEDA" w14:textId="62619B89" w:rsidR="00C0475E" w:rsidRDefault="00C0475E" w:rsidP="00C0475E">
      <w:pPr>
        <w:rPr>
          <w:b/>
          <w:sz w:val="28"/>
          <w:szCs w:val="20"/>
        </w:rPr>
      </w:pPr>
      <w:r w:rsidRPr="0061436E">
        <w:rPr>
          <w:b/>
          <w:sz w:val="28"/>
          <w:szCs w:val="20"/>
        </w:rPr>
        <w:fldChar w:fldCharType="begin"/>
      </w:r>
      <w:r w:rsidRPr="0061436E">
        <w:rPr>
          <w:b/>
          <w:sz w:val="28"/>
          <w:szCs w:val="20"/>
        </w:rPr>
        <w:instrText xml:space="preserve"> REF _Ref401397048 \r \h  \* MERGEFORMAT </w:instrText>
      </w:r>
      <w:r w:rsidRPr="0061436E">
        <w:rPr>
          <w:b/>
          <w:sz w:val="28"/>
          <w:szCs w:val="20"/>
        </w:rPr>
      </w:r>
      <w:r w:rsidRPr="0061436E">
        <w:rPr>
          <w:b/>
          <w:sz w:val="28"/>
          <w:szCs w:val="20"/>
        </w:rPr>
        <w:fldChar w:fldCharType="separate"/>
      </w:r>
      <w:r w:rsidR="00996996">
        <w:rPr>
          <w:b/>
          <w:sz w:val="28"/>
          <w:szCs w:val="20"/>
        </w:rPr>
        <w:t>G</w:t>
      </w:r>
      <w:r w:rsidRPr="0061436E">
        <w:rPr>
          <w:b/>
          <w:sz w:val="28"/>
          <w:szCs w:val="20"/>
        </w:rPr>
        <w:fldChar w:fldCharType="end"/>
      </w:r>
      <w:r w:rsidRPr="0061436E">
        <w:rPr>
          <w:b/>
          <w:sz w:val="28"/>
          <w:szCs w:val="20"/>
        </w:rPr>
        <w:tab/>
        <w:t>CHARACTERISTICS OF UNITS</w:t>
      </w:r>
    </w:p>
    <w:p w14:paraId="13078670" w14:textId="6048A4FC" w:rsidR="00C0475E" w:rsidRPr="0061436E" w:rsidRDefault="00C0475E" w:rsidP="00C0475E">
      <w:pPr>
        <w:rPr>
          <w:b/>
          <w:sz w:val="28"/>
          <w:szCs w:val="20"/>
        </w:rPr>
      </w:pPr>
      <w:r>
        <w:rPr>
          <w:b/>
          <w:sz w:val="28"/>
          <w:szCs w:val="20"/>
        </w:rPr>
        <w:fldChar w:fldCharType="begin"/>
      </w:r>
      <w:r>
        <w:rPr>
          <w:b/>
          <w:sz w:val="28"/>
          <w:szCs w:val="20"/>
        </w:rPr>
        <w:instrText xml:space="preserve"> REF _Ref486027821 \r \h </w:instrText>
      </w:r>
      <w:r>
        <w:rPr>
          <w:b/>
          <w:sz w:val="28"/>
          <w:szCs w:val="20"/>
        </w:rPr>
      </w:r>
      <w:r>
        <w:rPr>
          <w:b/>
          <w:sz w:val="28"/>
          <w:szCs w:val="20"/>
        </w:rPr>
        <w:fldChar w:fldCharType="separate"/>
      </w:r>
      <w:r w:rsidR="00996996">
        <w:rPr>
          <w:b/>
          <w:sz w:val="28"/>
          <w:szCs w:val="20"/>
        </w:rPr>
        <w:t>H</w:t>
      </w:r>
      <w:r>
        <w:rPr>
          <w:b/>
          <w:sz w:val="28"/>
          <w:szCs w:val="20"/>
        </w:rPr>
        <w:fldChar w:fldCharType="end"/>
      </w:r>
      <w:r>
        <w:rPr>
          <w:b/>
          <w:sz w:val="28"/>
          <w:szCs w:val="20"/>
        </w:rPr>
        <w:tab/>
        <w:t>FORMATIONS AND MIXED LEGIONS</w:t>
      </w:r>
    </w:p>
    <w:p w14:paraId="22BD34BB" w14:textId="56DD23BF" w:rsidR="00C0475E" w:rsidRPr="0061436E" w:rsidRDefault="00C0475E" w:rsidP="00C0475E">
      <w:pPr>
        <w:rPr>
          <w:b/>
          <w:sz w:val="28"/>
          <w:szCs w:val="20"/>
        </w:rPr>
      </w:pPr>
      <w:r w:rsidRPr="0061436E">
        <w:rPr>
          <w:b/>
          <w:sz w:val="28"/>
          <w:szCs w:val="20"/>
        </w:rPr>
        <w:fldChar w:fldCharType="begin"/>
      </w:r>
      <w:r w:rsidRPr="0061436E">
        <w:rPr>
          <w:b/>
          <w:sz w:val="28"/>
          <w:szCs w:val="20"/>
        </w:rPr>
        <w:instrText xml:space="preserve"> REF _Ref394826259 \r \h  \* MERGEFORMAT </w:instrText>
      </w:r>
      <w:r w:rsidRPr="0061436E">
        <w:rPr>
          <w:b/>
          <w:sz w:val="28"/>
          <w:szCs w:val="20"/>
        </w:rPr>
      </w:r>
      <w:r w:rsidRPr="0061436E">
        <w:rPr>
          <w:b/>
          <w:sz w:val="28"/>
          <w:szCs w:val="20"/>
        </w:rPr>
        <w:fldChar w:fldCharType="separate"/>
      </w:r>
      <w:r w:rsidR="00996996">
        <w:rPr>
          <w:b/>
          <w:sz w:val="28"/>
          <w:szCs w:val="20"/>
        </w:rPr>
        <w:t>I</w:t>
      </w:r>
      <w:r w:rsidRPr="0061436E">
        <w:rPr>
          <w:b/>
          <w:sz w:val="28"/>
          <w:szCs w:val="20"/>
        </w:rPr>
        <w:fldChar w:fldCharType="end"/>
      </w:r>
      <w:r w:rsidRPr="0061436E">
        <w:rPr>
          <w:b/>
          <w:sz w:val="28"/>
          <w:szCs w:val="20"/>
        </w:rPr>
        <w:tab/>
      </w:r>
      <w:r w:rsidRPr="0061436E">
        <w:rPr>
          <w:b/>
          <w:sz w:val="28"/>
          <w:szCs w:val="20"/>
        </w:rPr>
        <w:fldChar w:fldCharType="begin"/>
      </w:r>
      <w:r w:rsidRPr="0061436E">
        <w:rPr>
          <w:b/>
          <w:sz w:val="28"/>
          <w:szCs w:val="20"/>
        </w:rPr>
        <w:instrText xml:space="preserve"> REF _Ref394826259 \h  \* MERGEFORMAT </w:instrText>
      </w:r>
      <w:r w:rsidRPr="0061436E">
        <w:rPr>
          <w:b/>
          <w:sz w:val="28"/>
          <w:szCs w:val="20"/>
        </w:rPr>
      </w:r>
      <w:r w:rsidRPr="0061436E">
        <w:rPr>
          <w:b/>
          <w:sz w:val="28"/>
          <w:szCs w:val="20"/>
        </w:rPr>
        <w:fldChar w:fldCharType="separate"/>
      </w:r>
      <w:r w:rsidR="00996996" w:rsidRPr="00996996">
        <w:rPr>
          <w:b/>
          <w:sz w:val="28"/>
          <w:szCs w:val="20"/>
        </w:rPr>
        <w:t>MOVEMENT</w:t>
      </w:r>
      <w:r w:rsidRPr="0061436E">
        <w:rPr>
          <w:b/>
          <w:sz w:val="28"/>
          <w:szCs w:val="20"/>
        </w:rPr>
        <w:fldChar w:fldCharType="end"/>
      </w:r>
    </w:p>
    <w:p w14:paraId="4F9CACB2" w14:textId="410ED6F9" w:rsidR="00C0475E" w:rsidRPr="0061436E" w:rsidRDefault="00C0475E" w:rsidP="00C0475E">
      <w:pPr>
        <w:rPr>
          <w:b/>
          <w:sz w:val="28"/>
          <w:szCs w:val="20"/>
        </w:rPr>
      </w:pPr>
      <w:r w:rsidRPr="0061436E">
        <w:rPr>
          <w:b/>
          <w:sz w:val="28"/>
          <w:szCs w:val="20"/>
        </w:rPr>
        <w:fldChar w:fldCharType="begin"/>
      </w:r>
      <w:r w:rsidRPr="0061436E">
        <w:rPr>
          <w:b/>
          <w:sz w:val="28"/>
          <w:szCs w:val="20"/>
        </w:rPr>
        <w:instrText xml:space="preserve"> REF _Ref394826281 \r \h  \* MERGEFORMAT </w:instrText>
      </w:r>
      <w:r w:rsidRPr="0061436E">
        <w:rPr>
          <w:b/>
          <w:sz w:val="28"/>
          <w:szCs w:val="20"/>
        </w:rPr>
      </w:r>
      <w:r w:rsidRPr="0061436E">
        <w:rPr>
          <w:b/>
          <w:sz w:val="28"/>
          <w:szCs w:val="20"/>
        </w:rPr>
        <w:fldChar w:fldCharType="separate"/>
      </w:r>
      <w:r w:rsidR="00996996">
        <w:rPr>
          <w:b/>
          <w:sz w:val="28"/>
          <w:szCs w:val="20"/>
        </w:rPr>
        <w:t>J</w:t>
      </w:r>
      <w:r w:rsidRPr="0061436E">
        <w:rPr>
          <w:b/>
          <w:sz w:val="28"/>
          <w:szCs w:val="20"/>
        </w:rPr>
        <w:fldChar w:fldCharType="end"/>
      </w:r>
      <w:r w:rsidRPr="0061436E">
        <w:rPr>
          <w:b/>
          <w:sz w:val="28"/>
          <w:szCs w:val="20"/>
        </w:rPr>
        <w:tab/>
      </w:r>
      <w:r w:rsidRPr="0061436E">
        <w:rPr>
          <w:b/>
          <w:sz w:val="28"/>
          <w:szCs w:val="20"/>
        </w:rPr>
        <w:fldChar w:fldCharType="begin"/>
      </w:r>
      <w:r w:rsidRPr="0061436E">
        <w:rPr>
          <w:b/>
          <w:sz w:val="28"/>
          <w:szCs w:val="20"/>
        </w:rPr>
        <w:instrText xml:space="preserve"> REF _Ref394826281 \h  \* MERGEFORMAT </w:instrText>
      </w:r>
      <w:r w:rsidRPr="0061436E">
        <w:rPr>
          <w:b/>
          <w:sz w:val="28"/>
          <w:szCs w:val="20"/>
        </w:rPr>
      </w:r>
      <w:r w:rsidRPr="0061436E">
        <w:rPr>
          <w:b/>
          <w:sz w:val="28"/>
          <w:szCs w:val="20"/>
        </w:rPr>
        <w:fldChar w:fldCharType="separate"/>
      </w:r>
      <w:r w:rsidR="00996996" w:rsidRPr="00996996">
        <w:rPr>
          <w:b/>
          <w:sz w:val="28"/>
          <w:szCs w:val="20"/>
        </w:rPr>
        <w:t>MISSILE</w:t>
      </w:r>
      <w:r w:rsidRPr="0061436E">
        <w:rPr>
          <w:b/>
          <w:sz w:val="28"/>
          <w:szCs w:val="20"/>
        </w:rPr>
        <w:fldChar w:fldCharType="end"/>
      </w:r>
    </w:p>
    <w:p w14:paraId="4899FC6F" w14:textId="4B863DAB" w:rsidR="00C0475E" w:rsidRPr="0061436E" w:rsidRDefault="00C0475E" w:rsidP="00C0475E">
      <w:pPr>
        <w:rPr>
          <w:b/>
          <w:sz w:val="28"/>
          <w:szCs w:val="20"/>
        </w:rPr>
      </w:pPr>
      <w:r w:rsidRPr="0061436E">
        <w:rPr>
          <w:b/>
          <w:sz w:val="28"/>
          <w:szCs w:val="20"/>
        </w:rPr>
        <w:fldChar w:fldCharType="begin"/>
      </w:r>
      <w:r w:rsidRPr="0061436E">
        <w:rPr>
          <w:b/>
          <w:sz w:val="28"/>
          <w:szCs w:val="20"/>
        </w:rPr>
        <w:instrText xml:space="preserve"> REF _Ref394770293 \r \h  \* MERGEFORMAT </w:instrText>
      </w:r>
      <w:r w:rsidRPr="0061436E">
        <w:rPr>
          <w:b/>
          <w:sz w:val="28"/>
          <w:szCs w:val="20"/>
        </w:rPr>
      </w:r>
      <w:r w:rsidRPr="0061436E">
        <w:rPr>
          <w:b/>
          <w:sz w:val="28"/>
          <w:szCs w:val="20"/>
        </w:rPr>
        <w:fldChar w:fldCharType="separate"/>
      </w:r>
      <w:r w:rsidR="00996996">
        <w:rPr>
          <w:b/>
          <w:sz w:val="28"/>
          <w:szCs w:val="20"/>
        </w:rPr>
        <w:t>K</w:t>
      </w:r>
      <w:r w:rsidRPr="0061436E">
        <w:rPr>
          <w:b/>
          <w:sz w:val="28"/>
          <w:szCs w:val="20"/>
        </w:rPr>
        <w:fldChar w:fldCharType="end"/>
      </w:r>
      <w:r w:rsidRPr="0061436E">
        <w:rPr>
          <w:b/>
          <w:sz w:val="28"/>
          <w:szCs w:val="20"/>
        </w:rPr>
        <w:tab/>
      </w:r>
      <w:r w:rsidRPr="0061436E">
        <w:rPr>
          <w:b/>
          <w:sz w:val="28"/>
          <w:szCs w:val="20"/>
        </w:rPr>
        <w:fldChar w:fldCharType="begin"/>
      </w:r>
      <w:r w:rsidRPr="0061436E">
        <w:rPr>
          <w:b/>
          <w:sz w:val="28"/>
          <w:szCs w:val="20"/>
        </w:rPr>
        <w:instrText xml:space="preserve"> REF _Ref394770293 \h  \* MERGEFORMAT </w:instrText>
      </w:r>
      <w:r w:rsidRPr="0061436E">
        <w:rPr>
          <w:b/>
          <w:sz w:val="28"/>
          <w:szCs w:val="20"/>
        </w:rPr>
      </w:r>
      <w:r w:rsidRPr="0061436E">
        <w:rPr>
          <w:b/>
          <w:sz w:val="28"/>
          <w:szCs w:val="20"/>
        </w:rPr>
        <w:fldChar w:fldCharType="separate"/>
      </w:r>
      <w:r w:rsidR="00996996" w:rsidRPr="00996996">
        <w:rPr>
          <w:b/>
          <w:sz w:val="28"/>
          <w:szCs w:val="20"/>
        </w:rPr>
        <w:t>MELEE</w:t>
      </w:r>
      <w:r w:rsidRPr="0061436E">
        <w:rPr>
          <w:b/>
          <w:sz w:val="28"/>
          <w:szCs w:val="20"/>
        </w:rPr>
        <w:fldChar w:fldCharType="end"/>
      </w:r>
    </w:p>
    <w:p w14:paraId="56760B02" w14:textId="1EC06F64" w:rsidR="00C0475E" w:rsidRDefault="00C0475E" w:rsidP="00C0475E">
      <w:pPr>
        <w:rPr>
          <w:b/>
          <w:sz w:val="28"/>
          <w:szCs w:val="20"/>
        </w:rPr>
      </w:pPr>
      <w:r w:rsidRPr="0061436E">
        <w:rPr>
          <w:b/>
          <w:sz w:val="28"/>
          <w:szCs w:val="20"/>
        </w:rPr>
        <w:fldChar w:fldCharType="begin"/>
      </w:r>
      <w:r w:rsidRPr="0061436E">
        <w:rPr>
          <w:b/>
          <w:sz w:val="28"/>
          <w:szCs w:val="20"/>
        </w:rPr>
        <w:instrText xml:space="preserve"> REF _Ref394826936 \r \h  \* MERGEFORMAT </w:instrText>
      </w:r>
      <w:r w:rsidRPr="0061436E">
        <w:rPr>
          <w:b/>
          <w:sz w:val="28"/>
          <w:szCs w:val="20"/>
        </w:rPr>
      </w:r>
      <w:r w:rsidRPr="0061436E">
        <w:rPr>
          <w:b/>
          <w:sz w:val="28"/>
          <w:szCs w:val="20"/>
        </w:rPr>
        <w:fldChar w:fldCharType="separate"/>
      </w:r>
      <w:r w:rsidR="00996996">
        <w:rPr>
          <w:b/>
          <w:sz w:val="28"/>
          <w:szCs w:val="20"/>
        </w:rPr>
        <w:t>L</w:t>
      </w:r>
      <w:r w:rsidRPr="0061436E">
        <w:rPr>
          <w:b/>
          <w:sz w:val="28"/>
          <w:szCs w:val="20"/>
        </w:rPr>
        <w:fldChar w:fldCharType="end"/>
      </w:r>
      <w:r w:rsidRPr="0061436E">
        <w:rPr>
          <w:b/>
          <w:sz w:val="28"/>
          <w:szCs w:val="20"/>
        </w:rPr>
        <w:tab/>
      </w:r>
      <w:r w:rsidRPr="0061436E">
        <w:rPr>
          <w:b/>
          <w:sz w:val="28"/>
          <w:szCs w:val="20"/>
        </w:rPr>
        <w:fldChar w:fldCharType="begin"/>
      </w:r>
      <w:r w:rsidRPr="0061436E">
        <w:rPr>
          <w:b/>
          <w:sz w:val="28"/>
          <w:szCs w:val="20"/>
        </w:rPr>
        <w:instrText xml:space="preserve"> REF _Ref394826936 \h  \* MERGEFORMAT </w:instrText>
      </w:r>
      <w:r w:rsidRPr="0061436E">
        <w:rPr>
          <w:b/>
          <w:sz w:val="28"/>
          <w:szCs w:val="20"/>
        </w:rPr>
      </w:r>
      <w:r w:rsidRPr="0061436E">
        <w:rPr>
          <w:b/>
          <w:sz w:val="28"/>
          <w:szCs w:val="20"/>
        </w:rPr>
        <w:fldChar w:fldCharType="separate"/>
      </w:r>
      <w:r w:rsidR="00996996" w:rsidRPr="00996996">
        <w:rPr>
          <w:b/>
          <w:sz w:val="28"/>
          <w:szCs w:val="20"/>
        </w:rPr>
        <w:t>TERRAIN</w:t>
      </w:r>
      <w:r w:rsidRPr="0061436E">
        <w:rPr>
          <w:b/>
          <w:sz w:val="28"/>
          <w:szCs w:val="20"/>
        </w:rPr>
        <w:fldChar w:fldCharType="end"/>
      </w:r>
    </w:p>
    <w:p w14:paraId="3CC285EB" w14:textId="733E92D3" w:rsidR="0054188F" w:rsidRDefault="0054188F" w:rsidP="00C0475E">
      <w:pPr>
        <w:rPr>
          <w:b/>
          <w:sz w:val="28"/>
          <w:szCs w:val="20"/>
        </w:rPr>
      </w:pPr>
      <w:r>
        <w:rPr>
          <w:b/>
          <w:sz w:val="28"/>
          <w:szCs w:val="20"/>
        </w:rPr>
        <w:t>M</w:t>
      </w:r>
      <w:r>
        <w:rPr>
          <w:b/>
          <w:sz w:val="28"/>
          <w:szCs w:val="20"/>
        </w:rPr>
        <w:tab/>
        <w:t>COMMAND AND CONTROL</w:t>
      </w:r>
    </w:p>
    <w:p w14:paraId="2451AFB3" w14:textId="6312E51B" w:rsidR="00C0475E" w:rsidRDefault="0054188F" w:rsidP="00C0475E">
      <w:pPr>
        <w:rPr>
          <w:b/>
          <w:sz w:val="28"/>
          <w:szCs w:val="20"/>
        </w:rPr>
      </w:pPr>
      <w:r>
        <w:rPr>
          <w:b/>
          <w:sz w:val="28"/>
          <w:szCs w:val="20"/>
        </w:rPr>
        <w:t>N</w:t>
      </w:r>
      <w:r>
        <w:rPr>
          <w:b/>
          <w:sz w:val="28"/>
          <w:szCs w:val="20"/>
        </w:rPr>
        <w:tab/>
      </w:r>
      <w:r w:rsidR="000428F3">
        <w:rPr>
          <w:b/>
          <w:sz w:val="28"/>
          <w:szCs w:val="20"/>
        </w:rPr>
        <w:t>SCOUTING OBSERVATION AND HIDDEN UNITS</w:t>
      </w:r>
    </w:p>
    <w:p w14:paraId="0F88D24B" w14:textId="77777777" w:rsidR="000428F3" w:rsidRDefault="000428F3" w:rsidP="00C0475E">
      <w:pPr>
        <w:rPr>
          <w:b/>
          <w:sz w:val="28"/>
          <w:szCs w:val="20"/>
        </w:rPr>
      </w:pPr>
    </w:p>
    <w:p w14:paraId="3A19D702" w14:textId="27B72493" w:rsidR="00C0475E" w:rsidRDefault="0054188F" w:rsidP="00C0475E">
      <w:pPr>
        <w:rPr>
          <w:b/>
          <w:sz w:val="28"/>
          <w:szCs w:val="20"/>
        </w:rPr>
      </w:pPr>
      <w:r>
        <w:rPr>
          <w:b/>
          <w:sz w:val="28"/>
          <w:szCs w:val="20"/>
        </w:rPr>
        <w:t>O</w:t>
      </w:r>
      <w:r>
        <w:rPr>
          <w:b/>
          <w:sz w:val="28"/>
          <w:szCs w:val="20"/>
        </w:rPr>
        <w:tab/>
      </w:r>
      <w:r w:rsidR="00C0475E" w:rsidRPr="0061436E">
        <w:rPr>
          <w:b/>
          <w:sz w:val="28"/>
          <w:szCs w:val="20"/>
        </w:rPr>
        <w:fldChar w:fldCharType="begin"/>
      </w:r>
      <w:r w:rsidR="00C0475E" w:rsidRPr="0061436E">
        <w:rPr>
          <w:b/>
          <w:sz w:val="28"/>
          <w:szCs w:val="20"/>
        </w:rPr>
        <w:instrText xml:space="preserve"> REF _Ref394827022 \h  \* MERGEFORMAT </w:instrText>
      </w:r>
      <w:r w:rsidR="00C0475E" w:rsidRPr="0061436E">
        <w:rPr>
          <w:b/>
          <w:sz w:val="28"/>
          <w:szCs w:val="20"/>
        </w:rPr>
      </w:r>
      <w:r w:rsidR="00C0475E" w:rsidRPr="0061436E">
        <w:rPr>
          <w:b/>
          <w:sz w:val="28"/>
          <w:szCs w:val="20"/>
        </w:rPr>
        <w:fldChar w:fldCharType="separate"/>
      </w:r>
      <w:r w:rsidR="00996996" w:rsidRPr="00996996">
        <w:rPr>
          <w:b/>
          <w:sz w:val="28"/>
          <w:szCs w:val="20"/>
        </w:rPr>
        <w:t>SPECIAL</w:t>
      </w:r>
      <w:r w:rsidR="00C0475E" w:rsidRPr="0061436E">
        <w:rPr>
          <w:b/>
          <w:sz w:val="28"/>
          <w:szCs w:val="20"/>
        </w:rPr>
        <w:fldChar w:fldCharType="end"/>
      </w:r>
    </w:p>
    <w:p w14:paraId="0C5A4A69" w14:textId="77777777" w:rsidR="00C0475E" w:rsidRDefault="00C0475E" w:rsidP="00C0475E">
      <w:pPr>
        <w:rPr>
          <w:b/>
          <w:sz w:val="28"/>
          <w:szCs w:val="20"/>
        </w:rPr>
      </w:pPr>
    </w:p>
    <w:p w14:paraId="7EE55A15" w14:textId="77777777" w:rsidR="00C0475E" w:rsidRPr="00E3140A" w:rsidRDefault="00C0475E" w:rsidP="00C0475E">
      <w:pPr>
        <w:rPr>
          <w:b/>
          <w:sz w:val="28"/>
          <w:szCs w:val="20"/>
        </w:rPr>
      </w:pPr>
      <w:r w:rsidRPr="00E3140A">
        <w:rPr>
          <w:b/>
          <w:sz w:val="28"/>
          <w:szCs w:val="20"/>
        </w:rPr>
        <w:t>APPENDIX 1  -  FORMATIONS</w:t>
      </w:r>
    </w:p>
    <w:p w14:paraId="3FBDE3D2" w14:textId="77777777" w:rsidR="00C0475E" w:rsidRDefault="00C0475E" w:rsidP="00C0475E">
      <w:pPr>
        <w:rPr>
          <w:b/>
          <w:sz w:val="28"/>
          <w:szCs w:val="20"/>
        </w:rPr>
      </w:pPr>
      <w:r>
        <w:rPr>
          <w:b/>
          <w:sz w:val="28"/>
          <w:szCs w:val="20"/>
        </w:rPr>
        <w:t>APPENDIX 2  -  PLAYER AIDS AND TABLES</w:t>
      </w:r>
    </w:p>
    <w:p w14:paraId="72D9C36E" w14:textId="77777777" w:rsidR="00C0475E" w:rsidRDefault="00C0475E" w:rsidP="00C0475E">
      <w:pPr>
        <w:rPr>
          <w:b/>
          <w:sz w:val="28"/>
          <w:szCs w:val="20"/>
        </w:rPr>
      </w:pPr>
      <w:r>
        <w:rPr>
          <w:b/>
          <w:sz w:val="28"/>
          <w:szCs w:val="20"/>
        </w:rPr>
        <w:t>APPENDIX 3  -  DESIGNERS NOTES</w:t>
      </w:r>
    </w:p>
    <w:p w14:paraId="272B527E" w14:textId="77777777" w:rsidR="00C0475E" w:rsidRPr="0061436E" w:rsidRDefault="00C0475E" w:rsidP="00C0475E">
      <w:pPr>
        <w:rPr>
          <w:sz w:val="20"/>
          <w:szCs w:val="20"/>
        </w:rPr>
      </w:pPr>
      <w:r>
        <w:rPr>
          <w:sz w:val="20"/>
          <w:szCs w:val="20"/>
        </w:rPr>
        <w:t xml:space="preserve">                               </w:t>
      </w:r>
      <w:r>
        <w:rPr>
          <w:noProof/>
          <w:lang w:eastAsia="en-GB"/>
        </w:rPr>
        <w:drawing>
          <wp:inline distT="0" distB="0" distL="0" distR="0" wp14:anchorId="249C5B02" wp14:editId="1D5C1187">
            <wp:extent cx="745067" cy="969485"/>
            <wp:effectExtent l="0" t="0" r="0" b="2540"/>
            <wp:docPr id="8" name="Picture 8" descr="http://th03.deviantart.net/fs70/PRE/i/2014/255/c/4/glyph_of_significant_publication_by_jeffdee-d7yxf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03.deviantart.net/fs70/PRE/i/2014/255/c/4/glyph_of_significant_publication_by_jeffdee-d7yxfa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3799" cy="980848"/>
                    </a:xfrm>
                    <a:prstGeom prst="rect">
                      <a:avLst/>
                    </a:prstGeom>
                    <a:noFill/>
                    <a:ln>
                      <a:noFill/>
                    </a:ln>
                  </pic:spPr>
                </pic:pic>
              </a:graphicData>
            </a:graphic>
          </wp:inline>
        </w:drawing>
      </w:r>
      <w:r>
        <w:rPr>
          <w:sz w:val="20"/>
          <w:szCs w:val="20"/>
        </w:rPr>
        <w:tab/>
      </w:r>
      <w:r>
        <w:rPr>
          <w:sz w:val="20"/>
          <w:szCs w:val="20"/>
        </w:rPr>
        <w:tab/>
      </w:r>
      <w:r>
        <w:rPr>
          <w:sz w:val="20"/>
          <w:szCs w:val="20"/>
        </w:rPr>
        <w:tab/>
      </w:r>
      <w:r>
        <w:rPr>
          <w:sz w:val="20"/>
          <w:szCs w:val="20"/>
        </w:rPr>
        <w:tab/>
      </w:r>
      <w:r>
        <w:rPr>
          <w:sz w:val="20"/>
          <w:szCs w:val="20"/>
        </w:rPr>
        <w:tab/>
      </w:r>
      <w:r>
        <w:rPr>
          <w:noProof/>
          <w:lang w:eastAsia="en-GB"/>
        </w:rPr>
        <w:drawing>
          <wp:inline distT="0" distB="0" distL="0" distR="0" wp14:anchorId="70192B8D" wp14:editId="10A8B351">
            <wp:extent cx="782515" cy="980502"/>
            <wp:effectExtent l="0" t="0" r="0" b="0"/>
            <wp:docPr id="35" name="Picture 35" descr="http://th03.deviantart.net/fs70/PRE/i/2014/255/c/4/glyph_of_significant_publication_by_jeffdee-d7yxf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03.deviantart.net/fs70/PRE/i/2014/255/c/4/glyph_of_significant_publication_by_jeffdee-d7yxfa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1687" cy="991994"/>
                    </a:xfrm>
                    <a:prstGeom prst="rect">
                      <a:avLst/>
                    </a:prstGeom>
                    <a:noFill/>
                    <a:ln>
                      <a:noFill/>
                    </a:ln>
                  </pic:spPr>
                </pic:pic>
              </a:graphicData>
            </a:graphic>
          </wp:inline>
        </w:drawing>
      </w:r>
    </w:p>
    <w:p w14:paraId="4408653E" w14:textId="77777777" w:rsidR="00C0475E" w:rsidRDefault="00C0475E" w:rsidP="00C0475E">
      <w:pPr>
        <w:rPr>
          <w:b/>
          <w:sz w:val="28"/>
          <w:szCs w:val="20"/>
        </w:rPr>
      </w:pPr>
    </w:p>
    <w:p w14:paraId="1120E194" w14:textId="77777777" w:rsidR="00C0475E" w:rsidRDefault="00C0475E" w:rsidP="00C0475E">
      <w:pPr>
        <w:rPr>
          <w:b/>
          <w:sz w:val="28"/>
          <w:szCs w:val="20"/>
        </w:rPr>
      </w:pPr>
    </w:p>
    <w:p w14:paraId="59AC15F8" w14:textId="77777777" w:rsidR="00601494" w:rsidRDefault="00601494" w:rsidP="00C0475E">
      <w:pPr>
        <w:rPr>
          <w:b/>
          <w:sz w:val="28"/>
          <w:szCs w:val="20"/>
          <w:u w:val="single"/>
        </w:rPr>
      </w:pPr>
    </w:p>
    <w:p w14:paraId="357AAD61" w14:textId="7DDE7143" w:rsidR="00C0475E" w:rsidRPr="0061436E" w:rsidRDefault="00C0475E" w:rsidP="00C0475E">
      <w:pPr>
        <w:rPr>
          <w:b/>
          <w:sz w:val="28"/>
          <w:szCs w:val="20"/>
          <w:u w:val="single"/>
        </w:rPr>
      </w:pPr>
      <w:r w:rsidRPr="0061436E">
        <w:rPr>
          <w:b/>
          <w:sz w:val="28"/>
          <w:szCs w:val="20"/>
          <w:u w:val="single"/>
        </w:rPr>
        <w:t>OVERVIEW</w:t>
      </w:r>
    </w:p>
    <w:p w14:paraId="3E5A2812" w14:textId="77777777" w:rsidR="00C0475E" w:rsidRPr="0061436E" w:rsidRDefault="00C0475E" w:rsidP="00C0475E">
      <w:pPr>
        <w:rPr>
          <w:sz w:val="20"/>
          <w:szCs w:val="20"/>
        </w:rPr>
      </w:pPr>
    </w:p>
    <w:p w14:paraId="23C01F78" w14:textId="77777777" w:rsidR="00C0475E" w:rsidRDefault="00C0475E" w:rsidP="00C0475E">
      <w:pPr>
        <w:rPr>
          <w:sz w:val="20"/>
          <w:szCs w:val="20"/>
        </w:rPr>
      </w:pPr>
      <w:r w:rsidRPr="0061436E">
        <w:rPr>
          <w:sz w:val="20"/>
          <w:szCs w:val="20"/>
        </w:rPr>
        <w:t>In Kerdudalikoi players luxuriated in the detail of the battles of the troops of the Five Empires of Tekumel, cherishing every distinction between the legions.  Now in Kenengdalikoi they see life from the lofty height of the Kerdu commanding a great Keneng, with his staff of officers, wizards and priests conveying his orders across the span of mighty battlefields.</w:t>
      </w:r>
    </w:p>
    <w:p w14:paraId="1C840BC6" w14:textId="77777777" w:rsidR="00C0475E" w:rsidRDefault="00C0475E" w:rsidP="00C0475E">
      <w:pPr>
        <w:rPr>
          <w:sz w:val="20"/>
          <w:szCs w:val="20"/>
        </w:rPr>
      </w:pPr>
    </w:p>
    <w:p w14:paraId="10C461DB" w14:textId="26E986C2" w:rsidR="00C0475E" w:rsidRDefault="00C0475E" w:rsidP="00C0475E">
      <w:pPr>
        <w:rPr>
          <w:sz w:val="20"/>
          <w:szCs w:val="20"/>
        </w:rPr>
      </w:pPr>
      <w:r>
        <w:rPr>
          <w:sz w:val="20"/>
          <w:szCs w:val="20"/>
        </w:rPr>
        <w:t xml:space="preserve">Players will issue </w:t>
      </w:r>
      <w:r w:rsidRPr="003D30E3">
        <w:rPr>
          <w:b/>
          <w:sz w:val="20"/>
          <w:szCs w:val="20"/>
        </w:rPr>
        <w:t>commands</w:t>
      </w:r>
      <w:r>
        <w:rPr>
          <w:sz w:val="20"/>
          <w:szCs w:val="20"/>
        </w:rPr>
        <w:t xml:space="preserve">, a simple thing at first, but becoming more and more stressful as battle progresses and the enemies of the Palaces and their command structures disintegrate under the mighty blows of our Sra’ish  They will attempt to adapt their </w:t>
      </w:r>
      <w:r w:rsidRPr="003D30E3">
        <w:rPr>
          <w:b/>
          <w:sz w:val="20"/>
          <w:szCs w:val="20"/>
        </w:rPr>
        <w:t>formations</w:t>
      </w:r>
      <w:r>
        <w:rPr>
          <w:sz w:val="20"/>
          <w:szCs w:val="20"/>
        </w:rPr>
        <w:t xml:space="preserve"> to the centuries-sanctified selections of the Hakkumish of Ss’atis but they will fail.  The </w:t>
      </w:r>
      <w:r w:rsidRPr="003D30E3">
        <w:rPr>
          <w:b/>
          <w:sz w:val="20"/>
          <w:szCs w:val="20"/>
        </w:rPr>
        <w:t>cohesion</w:t>
      </w:r>
      <w:r>
        <w:rPr>
          <w:sz w:val="20"/>
          <w:szCs w:val="20"/>
        </w:rPr>
        <w:t xml:space="preserve"> of their units will start to fracture under the hammer blows of Victorious in </w:t>
      </w:r>
      <w:r w:rsidR="00435690">
        <w:rPr>
          <w:sz w:val="20"/>
          <w:szCs w:val="20"/>
        </w:rPr>
        <w:t>V</w:t>
      </w:r>
      <w:r>
        <w:rPr>
          <w:sz w:val="20"/>
          <w:szCs w:val="20"/>
        </w:rPr>
        <w:t>imuhla until they break and run screaming from the field, leaving only their prisoners to be committed to the Molochs of Hrsh, or sent to the living death of the Mines of Mm’orcha.</w:t>
      </w:r>
    </w:p>
    <w:p w14:paraId="58EAC781" w14:textId="77777777" w:rsidR="00C0475E" w:rsidRDefault="00C0475E" w:rsidP="00C0475E">
      <w:pPr>
        <w:rPr>
          <w:sz w:val="20"/>
          <w:szCs w:val="20"/>
        </w:rPr>
      </w:pPr>
    </w:p>
    <w:p w14:paraId="41F47B80" w14:textId="77777777" w:rsidR="00C0475E" w:rsidRPr="0061436E" w:rsidRDefault="00C0475E" w:rsidP="00C0475E">
      <w:pPr>
        <w:rPr>
          <w:sz w:val="20"/>
          <w:szCs w:val="20"/>
        </w:rPr>
      </w:pPr>
      <w:r>
        <w:rPr>
          <w:sz w:val="20"/>
          <w:szCs w:val="20"/>
        </w:rPr>
        <w:t>So Triumph the Orimunish of Glorious Ssa’atis.</w:t>
      </w:r>
    </w:p>
    <w:p w14:paraId="5B32BCF5" w14:textId="77777777" w:rsidR="00C0475E" w:rsidRPr="0061436E" w:rsidRDefault="00C0475E" w:rsidP="00C0475E">
      <w:pPr>
        <w:rPr>
          <w:sz w:val="20"/>
          <w:szCs w:val="20"/>
        </w:rPr>
      </w:pPr>
    </w:p>
    <w:p w14:paraId="4487EC94" w14:textId="77777777" w:rsidR="00C0475E" w:rsidRPr="0061436E" w:rsidRDefault="00C0475E" w:rsidP="00C0475E">
      <w:pPr>
        <w:pStyle w:val="ListParagraph"/>
        <w:numPr>
          <w:ilvl w:val="0"/>
          <w:numId w:val="3"/>
        </w:numPr>
        <w:rPr>
          <w:b/>
          <w:sz w:val="28"/>
          <w:szCs w:val="20"/>
          <w:u w:val="single"/>
        </w:rPr>
      </w:pPr>
      <w:bookmarkStart w:id="0" w:name="_Ref394765419"/>
      <w:r w:rsidRPr="0061436E">
        <w:rPr>
          <w:b/>
          <w:sz w:val="28"/>
          <w:szCs w:val="20"/>
          <w:u w:val="single"/>
        </w:rPr>
        <w:t>PREPARATION AND PRE-BATTLE ACTIVITY</w:t>
      </w:r>
      <w:bookmarkEnd w:id="0"/>
    </w:p>
    <w:p w14:paraId="2D8BC0FC" w14:textId="77777777" w:rsidR="00C0475E" w:rsidRPr="0061436E" w:rsidRDefault="00C0475E" w:rsidP="00C0475E">
      <w:pPr>
        <w:rPr>
          <w:b/>
          <w:sz w:val="20"/>
          <w:szCs w:val="20"/>
          <w:u w:val="single"/>
        </w:rPr>
      </w:pPr>
    </w:p>
    <w:p w14:paraId="65774781" w14:textId="77777777" w:rsidR="00C0475E" w:rsidRPr="0061436E" w:rsidRDefault="00C0475E" w:rsidP="00C0475E">
      <w:pPr>
        <w:rPr>
          <w:sz w:val="20"/>
          <w:szCs w:val="20"/>
        </w:rPr>
      </w:pPr>
      <w:r w:rsidRPr="0061436E">
        <w:rPr>
          <w:sz w:val="20"/>
          <w:szCs w:val="20"/>
        </w:rPr>
        <w:t xml:space="preserve">A battle scenario is prepared, ideally by an umpire but failing that by one or both sides.  This should cover the battle background, forces fighting, pre-battle activity, scouting, use of the Army vs Army module, deployment, off table movement and reinforcements, victory objectives, SSS available to each side, </w:t>
      </w:r>
      <w:r>
        <w:rPr>
          <w:sz w:val="20"/>
          <w:szCs w:val="20"/>
        </w:rPr>
        <w:t xml:space="preserve">Keneng initiative modification, artillery commanders, </w:t>
      </w:r>
      <w:r w:rsidRPr="0061436E">
        <w:rPr>
          <w:sz w:val="20"/>
          <w:szCs w:val="20"/>
        </w:rPr>
        <w:t xml:space="preserve">and any other material for adding colour (orders, captured letters etc).  </w:t>
      </w:r>
    </w:p>
    <w:p w14:paraId="2BFF1667" w14:textId="77777777" w:rsidR="00C0475E" w:rsidRPr="0061436E" w:rsidRDefault="00C0475E" w:rsidP="00C0475E">
      <w:pPr>
        <w:rPr>
          <w:sz w:val="20"/>
          <w:szCs w:val="20"/>
        </w:rPr>
      </w:pPr>
    </w:p>
    <w:p w14:paraId="740B2E87" w14:textId="388D7C62" w:rsidR="00C0475E" w:rsidRDefault="00C0475E" w:rsidP="00C0475E">
      <w:pPr>
        <w:rPr>
          <w:sz w:val="20"/>
          <w:szCs w:val="20"/>
        </w:rPr>
      </w:pPr>
      <w:r w:rsidRPr="0061436E">
        <w:rPr>
          <w:b/>
          <w:sz w:val="20"/>
          <w:szCs w:val="20"/>
        </w:rPr>
        <w:t xml:space="preserve">Appendix </w:t>
      </w:r>
      <w:r>
        <w:rPr>
          <w:b/>
          <w:sz w:val="20"/>
          <w:szCs w:val="20"/>
        </w:rPr>
        <w:t>2</w:t>
      </w:r>
      <w:r w:rsidRPr="0061436E">
        <w:rPr>
          <w:sz w:val="20"/>
          <w:szCs w:val="20"/>
        </w:rPr>
        <w:t xml:space="preserve"> has various suggestions for ways to use</w:t>
      </w:r>
      <w:r w:rsidR="00435690">
        <w:rPr>
          <w:sz w:val="20"/>
          <w:szCs w:val="20"/>
        </w:rPr>
        <w:t>V</w:t>
      </w:r>
      <w:r w:rsidRPr="0061436E">
        <w:rPr>
          <w:sz w:val="20"/>
          <w:szCs w:val="20"/>
        </w:rPr>
        <w:t xml:space="preserve"> player aids  to assist the battle to flow smoothly</w:t>
      </w:r>
      <w:r>
        <w:rPr>
          <w:sz w:val="20"/>
          <w:szCs w:val="20"/>
        </w:rPr>
        <w:t xml:space="preserve"> including </w:t>
      </w:r>
      <w:r w:rsidRPr="0061436E">
        <w:rPr>
          <w:sz w:val="20"/>
          <w:szCs w:val="20"/>
        </w:rPr>
        <w:t>sample battle instructions</w:t>
      </w:r>
      <w:r w:rsidR="00974829">
        <w:rPr>
          <w:sz w:val="20"/>
          <w:szCs w:val="20"/>
        </w:rPr>
        <w:t>.</w:t>
      </w:r>
    </w:p>
    <w:p w14:paraId="22AB4D7B" w14:textId="77777777" w:rsidR="00974829" w:rsidRDefault="00974829" w:rsidP="00C0475E">
      <w:pPr>
        <w:rPr>
          <w:sz w:val="20"/>
          <w:szCs w:val="20"/>
        </w:rPr>
      </w:pPr>
    </w:p>
    <w:p w14:paraId="3C2AB300" w14:textId="09F01659" w:rsidR="00974829" w:rsidRPr="0061436E" w:rsidRDefault="00974829" w:rsidP="00C0475E">
      <w:pPr>
        <w:rPr>
          <w:sz w:val="20"/>
          <w:szCs w:val="20"/>
        </w:rPr>
      </w:pPr>
      <w:r>
        <w:rPr>
          <w:sz w:val="20"/>
          <w:szCs w:val="20"/>
        </w:rPr>
        <w:t>Players should also agree whether once benders have been calculated and a roll made there is any look back in the event that they realise retrospectively that there has been an error made.  It is recommended that there is not once players are familiar with the system.</w:t>
      </w:r>
    </w:p>
    <w:p w14:paraId="6C04EB53" w14:textId="77777777" w:rsidR="00C0475E" w:rsidRPr="0061436E" w:rsidRDefault="00C0475E" w:rsidP="00C0475E">
      <w:pPr>
        <w:rPr>
          <w:sz w:val="20"/>
          <w:szCs w:val="20"/>
        </w:rPr>
      </w:pPr>
    </w:p>
    <w:p w14:paraId="13C4B9C7" w14:textId="77777777" w:rsidR="00C0475E" w:rsidRPr="0061436E" w:rsidRDefault="00C0475E" w:rsidP="00C0475E">
      <w:pPr>
        <w:pStyle w:val="Heading2"/>
        <w:rPr>
          <w:u w:val="single"/>
        </w:rPr>
      </w:pPr>
      <w:r w:rsidRPr="0061436E">
        <w:rPr>
          <w:u w:val="single"/>
        </w:rPr>
        <w:t>Pre-battle optional  -  depends on battle instructions</w:t>
      </w:r>
    </w:p>
    <w:p w14:paraId="7D17CD0C" w14:textId="77777777" w:rsidR="00C0475E" w:rsidRPr="0061436E" w:rsidRDefault="00C0475E" w:rsidP="00C0475E">
      <w:pPr>
        <w:rPr>
          <w:sz w:val="20"/>
          <w:szCs w:val="20"/>
        </w:rPr>
      </w:pPr>
    </w:p>
    <w:p w14:paraId="152249B0" w14:textId="77777777" w:rsidR="00C0475E" w:rsidRPr="0061436E" w:rsidRDefault="00C0475E" w:rsidP="00C0475E">
      <w:pPr>
        <w:numPr>
          <w:ilvl w:val="0"/>
          <w:numId w:val="23"/>
        </w:numPr>
        <w:rPr>
          <w:sz w:val="20"/>
          <w:szCs w:val="20"/>
        </w:rPr>
      </w:pPr>
      <w:r w:rsidRPr="0061436E">
        <w:rPr>
          <w:sz w:val="20"/>
          <w:szCs w:val="20"/>
        </w:rPr>
        <w:t>Deployment Phase</w:t>
      </w:r>
    </w:p>
    <w:p w14:paraId="5F719005" w14:textId="77777777" w:rsidR="00C0475E" w:rsidRPr="0061436E" w:rsidRDefault="00C0475E" w:rsidP="00C0475E">
      <w:pPr>
        <w:numPr>
          <w:ilvl w:val="0"/>
          <w:numId w:val="23"/>
        </w:numPr>
        <w:rPr>
          <w:sz w:val="20"/>
          <w:szCs w:val="20"/>
        </w:rPr>
      </w:pPr>
      <w:r w:rsidRPr="0061436E">
        <w:rPr>
          <w:sz w:val="20"/>
          <w:szCs w:val="20"/>
        </w:rPr>
        <w:t>Scouting Phase</w:t>
      </w:r>
    </w:p>
    <w:p w14:paraId="22AEFAAB" w14:textId="77777777" w:rsidR="00C0475E" w:rsidRPr="0061436E" w:rsidRDefault="00C0475E" w:rsidP="00C0475E">
      <w:pPr>
        <w:numPr>
          <w:ilvl w:val="0"/>
          <w:numId w:val="23"/>
        </w:numPr>
        <w:rPr>
          <w:sz w:val="20"/>
          <w:szCs w:val="20"/>
        </w:rPr>
      </w:pPr>
      <w:r w:rsidRPr="0061436E">
        <w:rPr>
          <w:sz w:val="20"/>
          <w:szCs w:val="20"/>
        </w:rPr>
        <w:t>Redeployment Phase</w:t>
      </w:r>
    </w:p>
    <w:p w14:paraId="2DD32659" w14:textId="77777777" w:rsidR="00C0475E" w:rsidRDefault="00C0475E" w:rsidP="00C0475E">
      <w:pPr>
        <w:numPr>
          <w:ilvl w:val="0"/>
          <w:numId w:val="23"/>
        </w:numPr>
        <w:rPr>
          <w:sz w:val="20"/>
          <w:szCs w:val="20"/>
        </w:rPr>
      </w:pPr>
      <w:r w:rsidRPr="0061436E">
        <w:rPr>
          <w:sz w:val="20"/>
          <w:szCs w:val="20"/>
        </w:rPr>
        <w:t>Chants. Orations, Execration of the Enemy, Praise to the Mitlanyal</w:t>
      </w:r>
      <w:r>
        <w:rPr>
          <w:sz w:val="20"/>
          <w:szCs w:val="20"/>
        </w:rPr>
        <w:t>, sacrifces on the ziggurats</w:t>
      </w:r>
      <w:r w:rsidRPr="0061436E">
        <w:rPr>
          <w:sz w:val="20"/>
          <w:szCs w:val="20"/>
        </w:rPr>
        <w:t xml:space="preserve"> etc</w:t>
      </w:r>
    </w:p>
    <w:p w14:paraId="1872EEF7" w14:textId="77777777" w:rsidR="00C0475E" w:rsidRDefault="00C0475E" w:rsidP="00C0475E">
      <w:pPr>
        <w:ind w:left="720"/>
        <w:rPr>
          <w:sz w:val="20"/>
          <w:szCs w:val="20"/>
        </w:rPr>
      </w:pPr>
    </w:p>
    <w:p w14:paraId="0C4629EA" w14:textId="77777777" w:rsidR="00C0475E" w:rsidRDefault="00C0475E" w:rsidP="00C0475E">
      <w:pPr>
        <w:rPr>
          <w:sz w:val="20"/>
          <w:szCs w:val="20"/>
        </w:rPr>
      </w:pPr>
    </w:p>
    <w:p w14:paraId="7AC2A19D" w14:textId="77777777" w:rsidR="00C0475E" w:rsidRDefault="00C0475E" w:rsidP="00C0475E">
      <w:pPr>
        <w:rPr>
          <w:sz w:val="20"/>
          <w:szCs w:val="20"/>
        </w:rPr>
      </w:pPr>
      <w:r>
        <w:rPr>
          <w:noProof/>
          <w:lang w:eastAsia="en-GB"/>
        </w:rPr>
        <w:lastRenderedPageBreak/>
        <w:drawing>
          <wp:inline distT="0" distB="0" distL="0" distR="0" wp14:anchorId="32F3DDE7" wp14:editId="5094B897">
            <wp:extent cx="4693185" cy="3460980"/>
            <wp:effectExtent l="0" t="0" r="0" b="6350"/>
            <wp:docPr id="44" name="Picture 44" descr="http://media-cache-ec0.pinimg.com/736x/fc/8f/5e/fc8f5e8225a691a7f0365731c13da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cache-ec0.pinimg.com/736x/fc/8f/5e/fc8f5e8225a691a7f0365731c13da8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7515" cy="3471548"/>
                    </a:xfrm>
                    <a:prstGeom prst="rect">
                      <a:avLst/>
                    </a:prstGeom>
                    <a:noFill/>
                    <a:ln>
                      <a:noFill/>
                    </a:ln>
                  </pic:spPr>
                </pic:pic>
              </a:graphicData>
            </a:graphic>
          </wp:inline>
        </w:drawing>
      </w:r>
    </w:p>
    <w:p w14:paraId="17BEF94D" w14:textId="77777777" w:rsidR="00C0475E" w:rsidRPr="0061436E" w:rsidRDefault="00C0475E" w:rsidP="00C0475E">
      <w:pPr>
        <w:rPr>
          <w:sz w:val="20"/>
          <w:szCs w:val="20"/>
        </w:rPr>
      </w:pPr>
    </w:p>
    <w:p w14:paraId="6F3FA513" w14:textId="77777777" w:rsidR="00C0475E" w:rsidRDefault="00C0475E" w:rsidP="00C0475E">
      <w:pPr>
        <w:pStyle w:val="ListParagraph"/>
        <w:numPr>
          <w:ilvl w:val="0"/>
          <w:numId w:val="3"/>
        </w:numPr>
        <w:rPr>
          <w:b/>
          <w:sz w:val="28"/>
          <w:szCs w:val="20"/>
          <w:u w:val="single"/>
        </w:rPr>
      </w:pPr>
      <w:bookmarkStart w:id="1" w:name="_Ref394765517"/>
      <w:r w:rsidRPr="00C20F48">
        <w:rPr>
          <w:b/>
          <w:sz w:val="28"/>
          <w:szCs w:val="20"/>
          <w:u w:val="single"/>
        </w:rPr>
        <w:t xml:space="preserve">GAME STRUCTURE </w:t>
      </w:r>
      <w:bookmarkEnd w:id="1"/>
    </w:p>
    <w:p w14:paraId="77ACCBE6" w14:textId="77777777" w:rsidR="00C0475E" w:rsidRPr="00C20F48" w:rsidRDefault="00C0475E" w:rsidP="00C0475E">
      <w:pPr>
        <w:pStyle w:val="ListParagraph"/>
        <w:ind w:left="454"/>
        <w:rPr>
          <w:b/>
          <w:sz w:val="28"/>
          <w:szCs w:val="20"/>
          <w:u w:val="single"/>
        </w:rPr>
      </w:pPr>
    </w:p>
    <w:p w14:paraId="3B173C74" w14:textId="77777777" w:rsidR="00C0475E" w:rsidRDefault="00C0475E" w:rsidP="00C0475E">
      <w:pPr>
        <w:rPr>
          <w:sz w:val="20"/>
          <w:szCs w:val="20"/>
        </w:rPr>
      </w:pPr>
    </w:p>
    <w:p w14:paraId="0576F866" w14:textId="62AFB267" w:rsidR="00C0475E" w:rsidRDefault="00C0475E" w:rsidP="00C0475E">
      <w:pPr>
        <w:rPr>
          <w:sz w:val="20"/>
          <w:szCs w:val="20"/>
        </w:rPr>
      </w:pPr>
      <w:r>
        <w:rPr>
          <w:sz w:val="20"/>
          <w:szCs w:val="20"/>
        </w:rPr>
        <w:t xml:space="preserve">Kenengdalikoi is played in a series of </w:t>
      </w:r>
      <w:r w:rsidRPr="00DF7750">
        <w:rPr>
          <w:b/>
          <w:sz w:val="20"/>
          <w:szCs w:val="20"/>
        </w:rPr>
        <w:t>Turns</w:t>
      </w:r>
      <w:r>
        <w:rPr>
          <w:sz w:val="20"/>
          <w:szCs w:val="20"/>
        </w:rPr>
        <w:t xml:space="preserve">, the number of which is determined in the Battle Scenario.  Each Turn has five </w:t>
      </w:r>
      <w:r w:rsidRPr="00DF7750">
        <w:rPr>
          <w:b/>
          <w:sz w:val="20"/>
          <w:szCs w:val="20"/>
        </w:rPr>
        <w:t>Phases</w:t>
      </w:r>
      <w:r>
        <w:rPr>
          <w:sz w:val="20"/>
          <w:szCs w:val="20"/>
        </w:rPr>
        <w:t xml:space="preserve">.  The key Phase is the </w:t>
      </w:r>
      <w:r w:rsidRPr="00DF7750">
        <w:rPr>
          <w:b/>
          <w:sz w:val="20"/>
          <w:szCs w:val="20"/>
        </w:rPr>
        <w:t>Integrated Action Phase (IAP</w:t>
      </w:r>
      <w:r>
        <w:rPr>
          <w:sz w:val="20"/>
          <w:szCs w:val="20"/>
        </w:rPr>
        <w:t xml:space="preserve">) during which </w:t>
      </w:r>
      <w:r w:rsidRPr="00DF7750">
        <w:rPr>
          <w:b/>
          <w:sz w:val="20"/>
          <w:szCs w:val="20"/>
        </w:rPr>
        <w:t>Commands</w:t>
      </w:r>
      <w:r>
        <w:rPr>
          <w:sz w:val="20"/>
          <w:szCs w:val="20"/>
        </w:rPr>
        <w:t xml:space="preserve"> are issued which allow </w:t>
      </w:r>
      <w:r w:rsidRPr="00DF7750">
        <w:rPr>
          <w:b/>
          <w:sz w:val="20"/>
          <w:szCs w:val="20"/>
        </w:rPr>
        <w:t>Units</w:t>
      </w:r>
      <w:r>
        <w:rPr>
          <w:sz w:val="20"/>
          <w:szCs w:val="20"/>
        </w:rPr>
        <w:t xml:space="preserve"> to take </w:t>
      </w:r>
      <w:r w:rsidRPr="00DF7750">
        <w:rPr>
          <w:b/>
          <w:sz w:val="20"/>
          <w:szCs w:val="20"/>
        </w:rPr>
        <w:t>Actions</w:t>
      </w:r>
      <w:r>
        <w:rPr>
          <w:sz w:val="20"/>
          <w:szCs w:val="20"/>
        </w:rPr>
        <w:t xml:space="preserve">.  The IAP runs in a series of </w:t>
      </w:r>
      <w:r w:rsidRPr="00DF7750">
        <w:rPr>
          <w:b/>
          <w:sz w:val="20"/>
          <w:szCs w:val="20"/>
        </w:rPr>
        <w:t>Cycles</w:t>
      </w:r>
      <w:r>
        <w:rPr>
          <w:b/>
          <w:sz w:val="20"/>
          <w:szCs w:val="20"/>
        </w:rPr>
        <w:t xml:space="preserve"> </w:t>
      </w:r>
      <w:r>
        <w:rPr>
          <w:sz w:val="20"/>
          <w:szCs w:val="20"/>
        </w:rPr>
        <w:t xml:space="preserve"> each of which has two </w:t>
      </w:r>
      <w:r w:rsidRPr="00C20F48">
        <w:rPr>
          <w:b/>
          <w:sz w:val="20"/>
          <w:szCs w:val="20"/>
        </w:rPr>
        <w:t>Segments</w:t>
      </w:r>
      <w:r>
        <w:rPr>
          <w:sz w:val="20"/>
          <w:szCs w:val="20"/>
        </w:rPr>
        <w:t xml:space="preserve">, one for each Army.  It terminates when neither Keneng wishes to issue more Commands.  The number of Commands which may be issued is limited </w:t>
      </w:r>
      <w:r w:rsidRPr="007846AB">
        <w:rPr>
          <w:b/>
          <w:sz w:val="20"/>
          <w:szCs w:val="20"/>
        </w:rPr>
        <w:t>(</w:t>
      </w:r>
      <w:r w:rsidRPr="007846AB">
        <w:rPr>
          <w:b/>
          <w:sz w:val="20"/>
          <w:szCs w:val="20"/>
        </w:rPr>
        <w:fldChar w:fldCharType="begin"/>
      </w:r>
      <w:r w:rsidRPr="007846AB">
        <w:rPr>
          <w:b/>
          <w:sz w:val="20"/>
          <w:szCs w:val="20"/>
        </w:rPr>
        <w:instrText xml:space="preserve"> REF _Ref394755025 \r \h </w:instrText>
      </w:r>
      <w:r>
        <w:rPr>
          <w:b/>
          <w:sz w:val="20"/>
          <w:szCs w:val="20"/>
        </w:rPr>
        <w:instrText xml:space="preserve"> \* MERGEFORMAT </w:instrText>
      </w:r>
      <w:r w:rsidRPr="007846AB">
        <w:rPr>
          <w:b/>
          <w:sz w:val="20"/>
          <w:szCs w:val="20"/>
        </w:rPr>
      </w:r>
      <w:r w:rsidRPr="007846AB">
        <w:rPr>
          <w:b/>
          <w:sz w:val="20"/>
          <w:szCs w:val="20"/>
        </w:rPr>
        <w:fldChar w:fldCharType="separate"/>
      </w:r>
      <w:r w:rsidR="00996996">
        <w:rPr>
          <w:b/>
          <w:sz w:val="20"/>
          <w:szCs w:val="20"/>
        </w:rPr>
        <w:t>C2</w:t>
      </w:r>
      <w:r w:rsidRPr="007846AB">
        <w:rPr>
          <w:b/>
          <w:sz w:val="20"/>
          <w:szCs w:val="20"/>
        </w:rPr>
        <w:fldChar w:fldCharType="end"/>
      </w:r>
      <w:r>
        <w:rPr>
          <w:sz w:val="20"/>
          <w:szCs w:val="20"/>
        </w:rPr>
        <w:t>).</w:t>
      </w:r>
    </w:p>
    <w:p w14:paraId="402414C1" w14:textId="77777777" w:rsidR="00C0475E" w:rsidRDefault="00C0475E" w:rsidP="00C0475E">
      <w:pPr>
        <w:rPr>
          <w:sz w:val="20"/>
          <w:szCs w:val="20"/>
        </w:rPr>
      </w:pPr>
    </w:p>
    <w:p w14:paraId="433D16B1" w14:textId="77777777" w:rsidR="00C0475E" w:rsidRDefault="00C0475E" w:rsidP="00C0475E">
      <w:pPr>
        <w:rPr>
          <w:b/>
          <w:sz w:val="28"/>
          <w:szCs w:val="20"/>
          <w:u w:val="single"/>
        </w:rPr>
      </w:pPr>
    </w:p>
    <w:p w14:paraId="199C5154" w14:textId="77777777" w:rsidR="00C0475E" w:rsidRPr="0061436E" w:rsidRDefault="00C0475E" w:rsidP="00C0475E">
      <w:pPr>
        <w:pStyle w:val="ListParagraph"/>
        <w:numPr>
          <w:ilvl w:val="1"/>
          <w:numId w:val="3"/>
        </w:numPr>
        <w:rPr>
          <w:b/>
          <w:szCs w:val="20"/>
          <w:u w:val="single"/>
        </w:rPr>
      </w:pPr>
      <w:bookmarkStart w:id="2" w:name="_Ref119347224"/>
      <w:r>
        <w:rPr>
          <w:b/>
          <w:szCs w:val="20"/>
          <w:u w:val="single"/>
        </w:rPr>
        <w:t>SEQUENCE OF PLAY</w:t>
      </w:r>
      <w:bookmarkEnd w:id="2"/>
      <w:r>
        <w:rPr>
          <w:b/>
          <w:szCs w:val="20"/>
          <w:u w:val="single"/>
        </w:rPr>
        <w:t xml:space="preserve"> </w:t>
      </w:r>
    </w:p>
    <w:p w14:paraId="1CE8D2DE" w14:textId="77777777" w:rsidR="00C0475E" w:rsidRDefault="00C0475E" w:rsidP="00C0475E">
      <w:pPr>
        <w:pStyle w:val="ListParagraph"/>
        <w:ind w:left="227"/>
        <w:rPr>
          <w:b/>
          <w:sz w:val="28"/>
          <w:szCs w:val="20"/>
          <w:u w:val="single"/>
        </w:rPr>
      </w:pPr>
    </w:p>
    <w:p w14:paraId="2AEE4FD6" w14:textId="77777777" w:rsidR="00C0475E" w:rsidRPr="00C20F48" w:rsidRDefault="00C0475E" w:rsidP="00C0475E">
      <w:pPr>
        <w:rPr>
          <w:sz w:val="20"/>
          <w:szCs w:val="20"/>
        </w:rPr>
      </w:pPr>
      <w:r w:rsidRPr="00C20F48">
        <w:rPr>
          <w:sz w:val="20"/>
          <w:szCs w:val="20"/>
        </w:rPr>
        <w:t>Each turn in played in a series of phases.</w:t>
      </w:r>
    </w:p>
    <w:p w14:paraId="13799FA2" w14:textId="77777777" w:rsidR="00C0475E" w:rsidRPr="0061436E" w:rsidRDefault="00C0475E" w:rsidP="00C0475E">
      <w:pPr>
        <w:pStyle w:val="ListParagraph"/>
        <w:ind w:left="454"/>
        <w:rPr>
          <w:sz w:val="20"/>
          <w:szCs w:val="20"/>
        </w:rPr>
      </w:pPr>
    </w:p>
    <w:p w14:paraId="3BEDC9FE" w14:textId="77777777" w:rsidR="00C0475E" w:rsidRPr="00760250" w:rsidRDefault="00C0475E" w:rsidP="00C0475E">
      <w:pPr>
        <w:pStyle w:val="ListParagraph"/>
        <w:numPr>
          <w:ilvl w:val="0"/>
          <w:numId w:val="4"/>
        </w:numPr>
        <w:rPr>
          <w:b/>
          <w:sz w:val="20"/>
          <w:szCs w:val="20"/>
          <w:u w:val="single"/>
        </w:rPr>
      </w:pPr>
      <w:bookmarkStart w:id="3" w:name="_Ref119347196"/>
      <w:bookmarkStart w:id="4" w:name="_Hlk148631133"/>
      <w:r w:rsidRPr="00760250">
        <w:rPr>
          <w:b/>
          <w:sz w:val="20"/>
          <w:szCs w:val="20"/>
          <w:u w:val="single"/>
        </w:rPr>
        <w:t>Sorcerous Subtleties of Subadim (SSS) Phase</w:t>
      </w:r>
      <w:bookmarkEnd w:id="3"/>
    </w:p>
    <w:p w14:paraId="2C6ADB55" w14:textId="77777777" w:rsidR="00C0475E" w:rsidRPr="0061436E" w:rsidRDefault="00C0475E" w:rsidP="00C0475E">
      <w:pPr>
        <w:rPr>
          <w:sz w:val="20"/>
          <w:szCs w:val="20"/>
        </w:rPr>
      </w:pPr>
    </w:p>
    <w:p w14:paraId="1A6D1F5A" w14:textId="77777777" w:rsidR="00C0475E" w:rsidRPr="00EF7B59" w:rsidRDefault="00C0475E" w:rsidP="00C0475E">
      <w:pPr>
        <w:pStyle w:val="ListParagraph"/>
        <w:numPr>
          <w:ilvl w:val="0"/>
          <w:numId w:val="33"/>
        </w:numPr>
        <w:rPr>
          <w:sz w:val="20"/>
          <w:szCs w:val="20"/>
        </w:rPr>
      </w:pPr>
      <w:r w:rsidRPr="00EF7B59">
        <w:rPr>
          <w:b/>
          <w:sz w:val="20"/>
          <w:szCs w:val="20"/>
        </w:rPr>
        <w:t>Recover SSS</w:t>
      </w:r>
      <w:r w:rsidRPr="00EF7B59">
        <w:rPr>
          <w:sz w:val="20"/>
          <w:szCs w:val="20"/>
        </w:rPr>
        <w:t xml:space="preserve"> and determine amount available to each Command Post..  </w:t>
      </w:r>
    </w:p>
    <w:p w14:paraId="4946D9A3" w14:textId="77777777" w:rsidR="00C0475E" w:rsidRPr="00EF7B59" w:rsidRDefault="00C0475E" w:rsidP="00C0475E">
      <w:pPr>
        <w:pStyle w:val="ListParagraph"/>
        <w:numPr>
          <w:ilvl w:val="0"/>
          <w:numId w:val="33"/>
        </w:numPr>
        <w:rPr>
          <w:sz w:val="20"/>
          <w:szCs w:val="20"/>
        </w:rPr>
      </w:pPr>
      <w:r>
        <w:rPr>
          <w:b/>
          <w:sz w:val="20"/>
          <w:szCs w:val="20"/>
        </w:rPr>
        <w:t>Secretly a</w:t>
      </w:r>
      <w:r w:rsidRPr="00EF7B59">
        <w:rPr>
          <w:b/>
          <w:sz w:val="20"/>
          <w:szCs w:val="20"/>
        </w:rPr>
        <w:t>llocate</w:t>
      </w:r>
      <w:r>
        <w:rPr>
          <w:b/>
          <w:sz w:val="20"/>
          <w:szCs w:val="20"/>
        </w:rPr>
        <w:t xml:space="preserve"> up to 10</w:t>
      </w:r>
      <w:r w:rsidRPr="00EF7B59">
        <w:rPr>
          <w:b/>
          <w:sz w:val="20"/>
          <w:szCs w:val="20"/>
        </w:rPr>
        <w:t xml:space="preserve"> SSS</w:t>
      </w:r>
      <w:r w:rsidRPr="00EF7B59">
        <w:rPr>
          <w:sz w:val="20"/>
          <w:szCs w:val="20"/>
        </w:rPr>
        <w:t xml:space="preserve"> to modify the Initiative Roll.  </w:t>
      </w:r>
    </w:p>
    <w:p w14:paraId="3E1816F6" w14:textId="70D3AABE" w:rsidR="00C0475E" w:rsidRPr="00EF7B59" w:rsidRDefault="00C0475E" w:rsidP="00C0475E">
      <w:pPr>
        <w:pStyle w:val="ListParagraph"/>
        <w:numPr>
          <w:ilvl w:val="0"/>
          <w:numId w:val="33"/>
        </w:numPr>
        <w:rPr>
          <w:sz w:val="20"/>
          <w:szCs w:val="20"/>
        </w:rPr>
      </w:pPr>
      <w:r>
        <w:rPr>
          <w:b/>
          <w:sz w:val="20"/>
          <w:szCs w:val="20"/>
        </w:rPr>
        <w:t xml:space="preserve">Detach / reincorporate </w:t>
      </w:r>
      <w:r w:rsidRPr="00EF7B59">
        <w:rPr>
          <w:b/>
          <w:sz w:val="20"/>
          <w:szCs w:val="20"/>
        </w:rPr>
        <w:t xml:space="preserve">Sub CPs </w:t>
      </w:r>
      <w:r>
        <w:rPr>
          <w:b/>
          <w:sz w:val="20"/>
          <w:szCs w:val="20"/>
        </w:rPr>
        <w:t>and change U</w:t>
      </w:r>
      <w:r w:rsidRPr="00EF7B59">
        <w:rPr>
          <w:b/>
          <w:sz w:val="20"/>
          <w:szCs w:val="20"/>
        </w:rPr>
        <w:t xml:space="preserve">nit </w:t>
      </w:r>
      <w:r>
        <w:rPr>
          <w:b/>
          <w:sz w:val="20"/>
          <w:szCs w:val="20"/>
        </w:rPr>
        <w:t>attachment</w:t>
      </w:r>
      <w:r w:rsidRPr="00EF7B59">
        <w:rPr>
          <w:sz w:val="20"/>
          <w:szCs w:val="20"/>
        </w:rPr>
        <w:t>.</w:t>
      </w:r>
      <w:r>
        <w:rPr>
          <w:sz w:val="20"/>
          <w:szCs w:val="20"/>
        </w:rPr>
        <w:t xml:space="preserve"> ( </w:t>
      </w:r>
      <w:r w:rsidRPr="00C20F48">
        <w:rPr>
          <w:b/>
          <w:sz w:val="20"/>
          <w:szCs w:val="20"/>
        </w:rPr>
        <w:fldChar w:fldCharType="begin"/>
      </w:r>
      <w:r w:rsidRPr="00C20F48">
        <w:rPr>
          <w:b/>
          <w:sz w:val="20"/>
          <w:szCs w:val="20"/>
        </w:rPr>
        <w:instrText xml:space="preserve"> REF _Ref486037451 \r \h </w:instrText>
      </w:r>
      <w:r>
        <w:rPr>
          <w:b/>
          <w:sz w:val="20"/>
          <w:szCs w:val="20"/>
        </w:rPr>
        <w:instrText xml:space="preserve"> \* MERGEFORMAT </w:instrText>
      </w:r>
      <w:r w:rsidRPr="00C20F48">
        <w:rPr>
          <w:b/>
          <w:sz w:val="20"/>
          <w:szCs w:val="20"/>
        </w:rPr>
      </w:r>
      <w:r w:rsidRPr="00C20F48">
        <w:rPr>
          <w:b/>
          <w:sz w:val="20"/>
          <w:szCs w:val="20"/>
        </w:rPr>
        <w:fldChar w:fldCharType="separate"/>
      </w:r>
      <w:r w:rsidR="00996996">
        <w:rPr>
          <w:b/>
          <w:sz w:val="20"/>
          <w:szCs w:val="20"/>
        </w:rPr>
        <w:t>M.3.1</w:t>
      </w:r>
      <w:r w:rsidRPr="00C20F48">
        <w:rPr>
          <w:b/>
          <w:sz w:val="20"/>
          <w:szCs w:val="20"/>
        </w:rPr>
        <w:fldChar w:fldCharType="end"/>
      </w:r>
      <w:r w:rsidRPr="00C20F48">
        <w:rPr>
          <w:b/>
          <w:sz w:val="20"/>
          <w:szCs w:val="20"/>
        </w:rPr>
        <w:t xml:space="preserve">, </w:t>
      </w:r>
      <w:r w:rsidRPr="00C20F48">
        <w:rPr>
          <w:b/>
          <w:sz w:val="20"/>
          <w:szCs w:val="20"/>
        </w:rPr>
        <w:fldChar w:fldCharType="begin"/>
      </w:r>
      <w:r w:rsidRPr="00C20F48">
        <w:rPr>
          <w:b/>
          <w:sz w:val="20"/>
          <w:szCs w:val="20"/>
        </w:rPr>
        <w:instrText xml:space="preserve"> REF _Ref486038355 \r \h </w:instrText>
      </w:r>
      <w:r>
        <w:rPr>
          <w:b/>
          <w:sz w:val="20"/>
          <w:szCs w:val="20"/>
        </w:rPr>
        <w:instrText xml:space="preserve"> \* MERGEFORMAT </w:instrText>
      </w:r>
      <w:r w:rsidRPr="00C20F48">
        <w:rPr>
          <w:b/>
          <w:sz w:val="20"/>
          <w:szCs w:val="20"/>
        </w:rPr>
      </w:r>
      <w:r w:rsidRPr="00C20F48">
        <w:rPr>
          <w:b/>
          <w:sz w:val="20"/>
          <w:szCs w:val="20"/>
        </w:rPr>
        <w:fldChar w:fldCharType="separate"/>
      </w:r>
      <w:r w:rsidR="00996996">
        <w:rPr>
          <w:b/>
          <w:sz w:val="20"/>
          <w:szCs w:val="20"/>
        </w:rPr>
        <w:t>M.3.2</w:t>
      </w:r>
      <w:r w:rsidRPr="00C20F48">
        <w:rPr>
          <w:b/>
          <w:sz w:val="20"/>
          <w:szCs w:val="20"/>
        </w:rPr>
        <w:fldChar w:fldCharType="end"/>
      </w:r>
      <w:r>
        <w:rPr>
          <w:sz w:val="20"/>
          <w:szCs w:val="20"/>
        </w:rPr>
        <w:t>)</w:t>
      </w:r>
    </w:p>
    <w:p w14:paraId="3D359F8D" w14:textId="77777777" w:rsidR="00C0475E" w:rsidRPr="0061436E" w:rsidRDefault="00C0475E" w:rsidP="00C0475E">
      <w:pPr>
        <w:ind w:left="720"/>
        <w:rPr>
          <w:sz w:val="20"/>
          <w:szCs w:val="20"/>
        </w:rPr>
      </w:pPr>
    </w:p>
    <w:p w14:paraId="4D36C94D" w14:textId="77777777" w:rsidR="00C0475E" w:rsidRPr="00760250" w:rsidRDefault="00C0475E" w:rsidP="00C0475E">
      <w:pPr>
        <w:pStyle w:val="ListParagraph"/>
        <w:numPr>
          <w:ilvl w:val="0"/>
          <w:numId w:val="4"/>
        </w:numPr>
        <w:rPr>
          <w:b/>
          <w:sz w:val="20"/>
          <w:szCs w:val="20"/>
          <w:u w:val="single"/>
        </w:rPr>
      </w:pPr>
      <w:bookmarkStart w:id="5" w:name="_Ref486207956"/>
      <w:r w:rsidRPr="00760250">
        <w:rPr>
          <w:b/>
          <w:sz w:val="20"/>
          <w:szCs w:val="20"/>
          <w:u w:val="single"/>
        </w:rPr>
        <w:t>Initiative Phase</w:t>
      </w:r>
      <w:bookmarkEnd w:id="5"/>
    </w:p>
    <w:p w14:paraId="49D56A16" w14:textId="77777777" w:rsidR="00C0475E" w:rsidRDefault="00C0475E" w:rsidP="00C0475E">
      <w:pPr>
        <w:pStyle w:val="ListParagraph"/>
        <w:ind w:left="814"/>
        <w:rPr>
          <w:b/>
          <w:sz w:val="20"/>
          <w:szCs w:val="20"/>
        </w:rPr>
      </w:pPr>
    </w:p>
    <w:p w14:paraId="1B53A30A" w14:textId="52D1A62D" w:rsidR="00C0475E" w:rsidRPr="00760250" w:rsidRDefault="00C0475E" w:rsidP="00C0475E">
      <w:pPr>
        <w:pStyle w:val="ListParagraph"/>
        <w:ind w:left="814"/>
        <w:rPr>
          <w:sz w:val="20"/>
          <w:szCs w:val="20"/>
        </w:rPr>
      </w:pPr>
      <w:r w:rsidRPr="00760250">
        <w:rPr>
          <w:sz w:val="20"/>
          <w:szCs w:val="20"/>
        </w:rPr>
        <w:t>Determine Initiative</w:t>
      </w:r>
      <w:r>
        <w:rPr>
          <w:sz w:val="20"/>
          <w:szCs w:val="20"/>
        </w:rPr>
        <w:t>.  Winning Keneng decrees Cycle Command Pattern   (</w:t>
      </w:r>
      <w:r>
        <w:rPr>
          <w:sz w:val="20"/>
          <w:szCs w:val="20"/>
        </w:rPr>
        <w:fldChar w:fldCharType="begin"/>
      </w:r>
      <w:r>
        <w:rPr>
          <w:sz w:val="20"/>
          <w:szCs w:val="20"/>
        </w:rPr>
        <w:instrText xml:space="preserve"> REF _Ref486792417 \r \h </w:instrText>
      </w:r>
      <w:r>
        <w:rPr>
          <w:sz w:val="20"/>
          <w:szCs w:val="20"/>
        </w:rPr>
      </w:r>
      <w:r>
        <w:rPr>
          <w:sz w:val="20"/>
          <w:szCs w:val="20"/>
        </w:rPr>
        <w:fldChar w:fldCharType="separate"/>
      </w:r>
      <w:r w:rsidR="00996996">
        <w:rPr>
          <w:sz w:val="20"/>
          <w:szCs w:val="20"/>
        </w:rPr>
        <w:t>C1</w:t>
      </w:r>
      <w:r>
        <w:rPr>
          <w:sz w:val="20"/>
          <w:szCs w:val="20"/>
        </w:rPr>
        <w:fldChar w:fldCharType="end"/>
      </w:r>
      <w:r>
        <w:rPr>
          <w:sz w:val="20"/>
          <w:szCs w:val="20"/>
        </w:rPr>
        <w:t>)</w:t>
      </w:r>
    </w:p>
    <w:p w14:paraId="72A27053" w14:textId="77777777" w:rsidR="00C0475E" w:rsidRPr="0061436E" w:rsidRDefault="00C0475E" w:rsidP="00C0475E">
      <w:pPr>
        <w:pStyle w:val="ListParagraph"/>
        <w:ind w:left="814"/>
        <w:rPr>
          <w:b/>
          <w:sz w:val="20"/>
          <w:szCs w:val="20"/>
        </w:rPr>
      </w:pPr>
    </w:p>
    <w:p w14:paraId="5CBC1B1C" w14:textId="77777777" w:rsidR="00C0475E" w:rsidRDefault="00C0475E" w:rsidP="00C0475E">
      <w:pPr>
        <w:pStyle w:val="ListParagraph"/>
        <w:numPr>
          <w:ilvl w:val="0"/>
          <w:numId w:val="4"/>
        </w:numPr>
        <w:rPr>
          <w:b/>
          <w:sz w:val="20"/>
          <w:szCs w:val="20"/>
          <w:u w:val="single"/>
        </w:rPr>
      </w:pPr>
      <w:r w:rsidRPr="00760250">
        <w:rPr>
          <w:b/>
          <w:sz w:val="20"/>
          <w:szCs w:val="20"/>
          <w:u w:val="single"/>
        </w:rPr>
        <w:t>Hlaka Phase</w:t>
      </w:r>
    </w:p>
    <w:p w14:paraId="3768DDDC" w14:textId="77777777" w:rsidR="00C0475E" w:rsidRDefault="00C0475E" w:rsidP="00C0475E">
      <w:pPr>
        <w:rPr>
          <w:b/>
          <w:sz w:val="20"/>
          <w:szCs w:val="20"/>
          <w:u w:val="single"/>
        </w:rPr>
      </w:pPr>
    </w:p>
    <w:p w14:paraId="4D140ED9" w14:textId="04CE66E1" w:rsidR="00C0475E" w:rsidRPr="00760250" w:rsidRDefault="00C0475E" w:rsidP="00C0475E">
      <w:pPr>
        <w:ind w:firstLine="720"/>
        <w:rPr>
          <w:b/>
          <w:sz w:val="20"/>
          <w:szCs w:val="20"/>
        </w:rPr>
      </w:pPr>
      <w:r w:rsidRPr="00760250">
        <w:rPr>
          <w:sz w:val="20"/>
          <w:szCs w:val="20"/>
        </w:rPr>
        <w:t xml:space="preserve">Execute in accordance with </w:t>
      </w:r>
      <w:r w:rsidRPr="00760250">
        <w:rPr>
          <w:b/>
          <w:sz w:val="20"/>
          <w:szCs w:val="20"/>
        </w:rPr>
        <w:fldChar w:fldCharType="begin"/>
      </w:r>
      <w:r w:rsidRPr="00760250">
        <w:rPr>
          <w:b/>
          <w:sz w:val="20"/>
          <w:szCs w:val="20"/>
        </w:rPr>
        <w:instrText xml:space="preserve"> REF _Ref486038727 \r \h  \* MERGEFORMAT </w:instrText>
      </w:r>
      <w:r w:rsidRPr="00760250">
        <w:rPr>
          <w:b/>
          <w:sz w:val="20"/>
          <w:szCs w:val="20"/>
        </w:rPr>
      </w:r>
      <w:r w:rsidRPr="00760250">
        <w:rPr>
          <w:b/>
          <w:sz w:val="20"/>
          <w:szCs w:val="20"/>
        </w:rPr>
        <w:fldChar w:fldCharType="separate"/>
      </w:r>
      <w:r w:rsidR="00996996">
        <w:rPr>
          <w:b/>
          <w:sz w:val="20"/>
          <w:szCs w:val="20"/>
        </w:rPr>
        <w:t>O.5.1</w:t>
      </w:r>
      <w:r w:rsidRPr="00760250">
        <w:rPr>
          <w:b/>
          <w:sz w:val="20"/>
          <w:szCs w:val="20"/>
        </w:rPr>
        <w:fldChar w:fldCharType="end"/>
      </w:r>
    </w:p>
    <w:p w14:paraId="158A7114" w14:textId="77777777" w:rsidR="00C0475E" w:rsidRPr="009E5BCC" w:rsidRDefault="00C0475E" w:rsidP="00C0475E">
      <w:pPr>
        <w:rPr>
          <w:b/>
          <w:sz w:val="20"/>
          <w:szCs w:val="20"/>
        </w:rPr>
      </w:pPr>
    </w:p>
    <w:p w14:paraId="7B20C25C" w14:textId="77777777" w:rsidR="00C0475E" w:rsidRPr="009E5BCC" w:rsidRDefault="00C0475E" w:rsidP="00C0475E">
      <w:pPr>
        <w:pStyle w:val="ListParagraph"/>
        <w:numPr>
          <w:ilvl w:val="0"/>
          <w:numId w:val="4"/>
        </w:numPr>
        <w:rPr>
          <w:b/>
          <w:sz w:val="20"/>
          <w:szCs w:val="20"/>
        </w:rPr>
      </w:pPr>
      <w:r w:rsidRPr="00760250">
        <w:rPr>
          <w:b/>
          <w:sz w:val="20"/>
          <w:szCs w:val="20"/>
          <w:u w:val="single"/>
        </w:rPr>
        <w:t>Integrated Action Phase  (IAP</w:t>
      </w:r>
      <w:r w:rsidRPr="009E5BCC">
        <w:rPr>
          <w:b/>
          <w:sz w:val="20"/>
          <w:szCs w:val="20"/>
        </w:rPr>
        <w:t>)</w:t>
      </w:r>
    </w:p>
    <w:p w14:paraId="32CD492C" w14:textId="77777777" w:rsidR="00C0475E" w:rsidRPr="009E5BCC" w:rsidRDefault="00C0475E" w:rsidP="00C0475E">
      <w:pPr>
        <w:pStyle w:val="ListParagraph"/>
        <w:rPr>
          <w:b/>
          <w:sz w:val="20"/>
          <w:szCs w:val="20"/>
        </w:rPr>
      </w:pPr>
    </w:p>
    <w:p w14:paraId="087CD94E" w14:textId="3FC7C0AE" w:rsidR="00C0475E" w:rsidRDefault="00C0475E" w:rsidP="00C0475E">
      <w:pPr>
        <w:ind w:left="720"/>
        <w:rPr>
          <w:sz w:val="20"/>
          <w:szCs w:val="20"/>
        </w:rPr>
      </w:pPr>
      <w:r>
        <w:rPr>
          <w:sz w:val="20"/>
          <w:szCs w:val="20"/>
        </w:rPr>
        <w:t xml:space="preserve">This </w:t>
      </w:r>
      <w:r w:rsidRPr="0061436E">
        <w:rPr>
          <w:sz w:val="20"/>
          <w:szCs w:val="20"/>
        </w:rPr>
        <w:t xml:space="preserve">is executed in a series of </w:t>
      </w:r>
      <w:r w:rsidRPr="0061436E">
        <w:rPr>
          <w:b/>
          <w:sz w:val="20"/>
          <w:szCs w:val="20"/>
        </w:rPr>
        <w:t>Cycles</w:t>
      </w:r>
      <w:r>
        <w:rPr>
          <w:sz w:val="20"/>
          <w:szCs w:val="20"/>
        </w:rPr>
        <w:t xml:space="preserve"> </w:t>
      </w:r>
      <w:r w:rsidRPr="0061436E">
        <w:rPr>
          <w:sz w:val="20"/>
          <w:szCs w:val="20"/>
        </w:rPr>
        <w:t>.</w:t>
      </w:r>
      <w:r>
        <w:rPr>
          <w:sz w:val="20"/>
          <w:szCs w:val="20"/>
        </w:rPr>
        <w:t>(</w:t>
      </w:r>
      <w:r w:rsidRPr="00E3140A">
        <w:rPr>
          <w:b/>
          <w:sz w:val="20"/>
          <w:szCs w:val="20"/>
        </w:rPr>
        <w:fldChar w:fldCharType="begin"/>
      </w:r>
      <w:r w:rsidRPr="00E3140A">
        <w:rPr>
          <w:b/>
          <w:sz w:val="20"/>
          <w:szCs w:val="20"/>
        </w:rPr>
        <w:instrText xml:space="preserve"> REF _Ref394755025 \r \h </w:instrText>
      </w:r>
      <w:r>
        <w:rPr>
          <w:b/>
          <w:sz w:val="20"/>
          <w:szCs w:val="20"/>
        </w:rPr>
        <w:instrText xml:space="preserve"> \* MERGEFORMAT </w:instrText>
      </w:r>
      <w:r w:rsidRPr="00E3140A">
        <w:rPr>
          <w:b/>
          <w:sz w:val="20"/>
          <w:szCs w:val="20"/>
        </w:rPr>
      </w:r>
      <w:r w:rsidRPr="00E3140A">
        <w:rPr>
          <w:b/>
          <w:sz w:val="20"/>
          <w:szCs w:val="20"/>
        </w:rPr>
        <w:fldChar w:fldCharType="separate"/>
      </w:r>
      <w:r w:rsidR="00996996">
        <w:rPr>
          <w:b/>
          <w:sz w:val="20"/>
          <w:szCs w:val="20"/>
        </w:rPr>
        <w:t>C2</w:t>
      </w:r>
      <w:r w:rsidRPr="00E3140A">
        <w:rPr>
          <w:b/>
          <w:sz w:val="20"/>
          <w:szCs w:val="20"/>
        </w:rPr>
        <w:fldChar w:fldCharType="end"/>
      </w:r>
      <w:r>
        <w:rPr>
          <w:sz w:val="20"/>
          <w:szCs w:val="20"/>
        </w:rPr>
        <w:t>), each split into two Segments, one for each army.</w:t>
      </w:r>
      <w:r w:rsidRPr="0061436E">
        <w:rPr>
          <w:sz w:val="20"/>
          <w:szCs w:val="20"/>
        </w:rPr>
        <w:t xml:space="preserve">  </w:t>
      </w:r>
      <w:r>
        <w:rPr>
          <w:sz w:val="20"/>
          <w:szCs w:val="20"/>
        </w:rPr>
        <w:t>Commands are issued and executed  (</w:t>
      </w:r>
      <w:r w:rsidRPr="00A9419D">
        <w:rPr>
          <w:b/>
          <w:sz w:val="20"/>
          <w:szCs w:val="20"/>
        </w:rPr>
        <w:fldChar w:fldCharType="begin"/>
      </w:r>
      <w:r w:rsidRPr="00A9419D">
        <w:rPr>
          <w:b/>
          <w:sz w:val="20"/>
          <w:szCs w:val="20"/>
        </w:rPr>
        <w:instrText xml:space="preserve"> REF _Ref394844522 \r \h </w:instrText>
      </w:r>
      <w:r>
        <w:rPr>
          <w:b/>
          <w:sz w:val="20"/>
          <w:szCs w:val="20"/>
        </w:rPr>
        <w:instrText xml:space="preserve"> \* MERGEFORMAT </w:instrText>
      </w:r>
      <w:r w:rsidRPr="00A9419D">
        <w:rPr>
          <w:b/>
          <w:sz w:val="20"/>
          <w:szCs w:val="20"/>
        </w:rPr>
      </w:r>
      <w:r w:rsidRPr="00A9419D">
        <w:rPr>
          <w:b/>
          <w:sz w:val="20"/>
          <w:szCs w:val="20"/>
        </w:rPr>
        <w:fldChar w:fldCharType="separate"/>
      </w:r>
      <w:r w:rsidR="00996996">
        <w:rPr>
          <w:b/>
          <w:sz w:val="20"/>
          <w:szCs w:val="20"/>
        </w:rPr>
        <w:t>D1</w:t>
      </w:r>
      <w:r w:rsidRPr="00A9419D">
        <w:rPr>
          <w:b/>
          <w:sz w:val="20"/>
          <w:szCs w:val="20"/>
        </w:rPr>
        <w:fldChar w:fldCharType="end"/>
      </w:r>
      <w:r>
        <w:rPr>
          <w:sz w:val="20"/>
          <w:szCs w:val="20"/>
        </w:rPr>
        <w:t xml:space="preserve">)  -  </w:t>
      </w:r>
      <w:r w:rsidRPr="0061436E">
        <w:rPr>
          <w:sz w:val="20"/>
          <w:szCs w:val="20"/>
        </w:rPr>
        <w:t xml:space="preserve"> moveme</w:t>
      </w:r>
      <w:r>
        <w:rPr>
          <w:sz w:val="20"/>
          <w:szCs w:val="20"/>
        </w:rPr>
        <w:t xml:space="preserve">nt,  recovery etc.  </w:t>
      </w:r>
    </w:p>
    <w:p w14:paraId="38A94148" w14:textId="0B0AE801" w:rsidR="00C0475E" w:rsidRPr="0061436E" w:rsidRDefault="00C0475E" w:rsidP="00C0475E">
      <w:pPr>
        <w:ind w:left="720"/>
        <w:rPr>
          <w:sz w:val="20"/>
          <w:szCs w:val="20"/>
        </w:rPr>
      </w:pPr>
      <w:r>
        <w:rPr>
          <w:sz w:val="20"/>
          <w:szCs w:val="20"/>
        </w:rPr>
        <w:t>At the end of the IAP move all Skirmishers types (ii) and (iii) (</w:t>
      </w:r>
      <w:r>
        <w:rPr>
          <w:sz w:val="20"/>
          <w:szCs w:val="20"/>
        </w:rPr>
        <w:fldChar w:fldCharType="begin"/>
      </w:r>
      <w:r>
        <w:rPr>
          <w:sz w:val="20"/>
          <w:szCs w:val="20"/>
        </w:rPr>
        <w:instrText xml:space="preserve"> REF _Ref5409961 \r \h </w:instrText>
      </w:r>
      <w:r>
        <w:rPr>
          <w:sz w:val="20"/>
          <w:szCs w:val="20"/>
        </w:rPr>
      </w:r>
      <w:r>
        <w:rPr>
          <w:sz w:val="20"/>
          <w:szCs w:val="20"/>
        </w:rPr>
        <w:fldChar w:fldCharType="separate"/>
      </w:r>
      <w:r w:rsidR="00996996">
        <w:rPr>
          <w:sz w:val="20"/>
          <w:szCs w:val="20"/>
        </w:rPr>
        <w:t>H8</w:t>
      </w:r>
      <w:r>
        <w:rPr>
          <w:sz w:val="20"/>
          <w:szCs w:val="20"/>
        </w:rPr>
        <w:fldChar w:fldCharType="end"/>
      </w:r>
      <w:r>
        <w:rPr>
          <w:sz w:val="20"/>
          <w:szCs w:val="20"/>
        </w:rPr>
        <w:t>)</w:t>
      </w:r>
    </w:p>
    <w:p w14:paraId="503A269F" w14:textId="77777777" w:rsidR="00C0475E" w:rsidRPr="0061436E" w:rsidRDefault="00C0475E" w:rsidP="00C0475E">
      <w:pPr>
        <w:rPr>
          <w:sz w:val="20"/>
          <w:szCs w:val="20"/>
        </w:rPr>
      </w:pPr>
    </w:p>
    <w:p w14:paraId="32ECF051" w14:textId="77777777" w:rsidR="00FE43AE" w:rsidRPr="00C20F48" w:rsidRDefault="00FE43AE" w:rsidP="00FE43AE">
      <w:pPr>
        <w:pStyle w:val="ListParagraph"/>
        <w:numPr>
          <w:ilvl w:val="0"/>
          <w:numId w:val="4"/>
        </w:numPr>
        <w:rPr>
          <w:b/>
          <w:sz w:val="20"/>
          <w:szCs w:val="20"/>
          <w:u w:val="single"/>
        </w:rPr>
      </w:pPr>
      <w:r w:rsidRPr="00C20F48">
        <w:rPr>
          <w:b/>
          <w:sz w:val="20"/>
          <w:szCs w:val="20"/>
          <w:u w:val="single"/>
        </w:rPr>
        <w:t>Melee Phase</w:t>
      </w:r>
    </w:p>
    <w:p w14:paraId="2B955FE1" w14:textId="77777777" w:rsidR="00FE43AE" w:rsidRDefault="00FE43AE" w:rsidP="00FE43AE">
      <w:pPr>
        <w:pStyle w:val="ListParagraph"/>
        <w:ind w:left="814"/>
        <w:rPr>
          <w:b/>
          <w:sz w:val="20"/>
          <w:szCs w:val="20"/>
          <w:u w:val="single"/>
        </w:rPr>
      </w:pPr>
    </w:p>
    <w:p w14:paraId="1591264F" w14:textId="77777777" w:rsidR="00FE43AE" w:rsidRPr="00B0010B" w:rsidRDefault="00FE43AE" w:rsidP="00FE43AE">
      <w:pPr>
        <w:pStyle w:val="ListParagraph"/>
        <w:numPr>
          <w:ilvl w:val="0"/>
          <w:numId w:val="5"/>
        </w:numPr>
        <w:rPr>
          <w:sz w:val="20"/>
          <w:szCs w:val="20"/>
        </w:rPr>
      </w:pPr>
      <w:r w:rsidRPr="00B0010B">
        <w:rPr>
          <w:sz w:val="20"/>
          <w:szCs w:val="20"/>
        </w:rPr>
        <w:lastRenderedPageBreak/>
        <w:t>Determine order of execution</w:t>
      </w:r>
    </w:p>
    <w:p w14:paraId="7C7755EC" w14:textId="77777777" w:rsidR="00FE43AE" w:rsidRPr="00B0010B" w:rsidRDefault="00FE43AE" w:rsidP="00FE43AE">
      <w:pPr>
        <w:pStyle w:val="ListParagraph"/>
        <w:numPr>
          <w:ilvl w:val="0"/>
          <w:numId w:val="5"/>
        </w:numPr>
        <w:rPr>
          <w:sz w:val="20"/>
          <w:szCs w:val="20"/>
        </w:rPr>
      </w:pPr>
      <w:r w:rsidRPr="00B0010B">
        <w:rPr>
          <w:sz w:val="20"/>
          <w:szCs w:val="20"/>
        </w:rPr>
        <w:t>Determine results for first melee</w:t>
      </w:r>
    </w:p>
    <w:p w14:paraId="09284BE7" w14:textId="77777777" w:rsidR="00FE43AE" w:rsidRPr="00B0010B" w:rsidRDefault="00FE43AE" w:rsidP="00FE43AE">
      <w:pPr>
        <w:pStyle w:val="ListParagraph"/>
        <w:numPr>
          <w:ilvl w:val="0"/>
          <w:numId w:val="5"/>
        </w:numPr>
        <w:rPr>
          <w:sz w:val="20"/>
          <w:szCs w:val="20"/>
        </w:rPr>
      </w:pPr>
      <w:r w:rsidRPr="00B0010B">
        <w:rPr>
          <w:sz w:val="20"/>
          <w:szCs w:val="20"/>
        </w:rPr>
        <w:t>Apply results for first melee</w:t>
      </w:r>
    </w:p>
    <w:p w14:paraId="69F4987C" w14:textId="77777777" w:rsidR="00FE43AE" w:rsidRPr="00B0010B" w:rsidRDefault="00FE43AE" w:rsidP="00FE43AE">
      <w:pPr>
        <w:pStyle w:val="ListParagraph"/>
        <w:numPr>
          <w:ilvl w:val="0"/>
          <w:numId w:val="5"/>
        </w:numPr>
        <w:rPr>
          <w:sz w:val="20"/>
          <w:szCs w:val="20"/>
        </w:rPr>
      </w:pPr>
      <w:r w:rsidRPr="00B0010B">
        <w:rPr>
          <w:sz w:val="20"/>
          <w:szCs w:val="20"/>
        </w:rPr>
        <w:t>Repeat (ii) and (iii) until all melees are</w:t>
      </w:r>
      <w:r>
        <w:rPr>
          <w:sz w:val="20"/>
          <w:szCs w:val="20"/>
        </w:rPr>
        <w:t xml:space="preserve"> e</w:t>
      </w:r>
      <w:r w:rsidRPr="00B0010B">
        <w:rPr>
          <w:sz w:val="20"/>
          <w:szCs w:val="20"/>
        </w:rPr>
        <w:t>xecuted</w:t>
      </w:r>
    </w:p>
    <w:p w14:paraId="76FE51B3" w14:textId="77777777" w:rsidR="00FE43AE" w:rsidRDefault="00FE43AE" w:rsidP="00FE43AE">
      <w:pPr>
        <w:pStyle w:val="ListParagraph"/>
        <w:ind w:left="814"/>
        <w:rPr>
          <w:b/>
          <w:sz w:val="20"/>
          <w:szCs w:val="20"/>
          <w:u w:val="single"/>
        </w:rPr>
      </w:pPr>
    </w:p>
    <w:p w14:paraId="21D1BCCD" w14:textId="77777777" w:rsidR="00FE43AE" w:rsidRDefault="00FE43AE" w:rsidP="00FE43AE">
      <w:pPr>
        <w:pStyle w:val="ListParagraph"/>
        <w:ind w:left="814"/>
        <w:rPr>
          <w:b/>
          <w:sz w:val="20"/>
          <w:szCs w:val="20"/>
          <w:u w:val="single"/>
        </w:rPr>
      </w:pPr>
    </w:p>
    <w:p w14:paraId="61E875D4" w14:textId="7F382F36" w:rsidR="00C0475E" w:rsidRPr="00C20F48" w:rsidRDefault="00FE43AE" w:rsidP="00C0475E">
      <w:pPr>
        <w:pStyle w:val="ListParagraph"/>
        <w:numPr>
          <w:ilvl w:val="0"/>
          <w:numId w:val="4"/>
        </w:numPr>
        <w:rPr>
          <w:b/>
          <w:sz w:val="20"/>
          <w:szCs w:val="20"/>
          <w:u w:val="single"/>
        </w:rPr>
      </w:pPr>
      <w:r>
        <w:rPr>
          <w:b/>
          <w:sz w:val="20"/>
          <w:szCs w:val="20"/>
          <w:u w:val="single"/>
        </w:rPr>
        <w:t>Clean Up</w:t>
      </w:r>
      <w:r w:rsidR="00C0475E" w:rsidRPr="00C20F48">
        <w:rPr>
          <w:b/>
          <w:sz w:val="20"/>
          <w:szCs w:val="20"/>
          <w:u w:val="single"/>
        </w:rPr>
        <w:t xml:space="preserve"> Phase</w:t>
      </w:r>
    </w:p>
    <w:p w14:paraId="2DFD3E94" w14:textId="77777777" w:rsidR="00C0475E" w:rsidRDefault="00C0475E" w:rsidP="00C0475E">
      <w:pPr>
        <w:rPr>
          <w:b/>
          <w:sz w:val="20"/>
          <w:szCs w:val="20"/>
        </w:rPr>
      </w:pPr>
    </w:p>
    <w:p w14:paraId="7FD0A5E6" w14:textId="7F9E9BC4" w:rsidR="00FE43AE" w:rsidRPr="00F843C8" w:rsidRDefault="00FE43AE" w:rsidP="00FE43AE">
      <w:pPr>
        <w:pStyle w:val="ListParagraph"/>
        <w:numPr>
          <w:ilvl w:val="0"/>
          <w:numId w:val="49"/>
        </w:numPr>
        <w:rPr>
          <w:bCs/>
          <w:sz w:val="20"/>
          <w:szCs w:val="20"/>
        </w:rPr>
      </w:pPr>
      <w:r w:rsidRPr="00F843C8">
        <w:rPr>
          <w:bCs/>
          <w:sz w:val="20"/>
          <w:szCs w:val="20"/>
        </w:rPr>
        <w:t>Apply end of turn effects like Undead presence</w:t>
      </w:r>
    </w:p>
    <w:p w14:paraId="31A07F6A" w14:textId="67D8A60C" w:rsidR="00FE43AE" w:rsidRPr="00F843C8" w:rsidRDefault="00FE43AE" w:rsidP="00FE43AE">
      <w:pPr>
        <w:pStyle w:val="ListParagraph"/>
        <w:numPr>
          <w:ilvl w:val="0"/>
          <w:numId w:val="49"/>
        </w:numPr>
        <w:rPr>
          <w:bCs/>
          <w:sz w:val="20"/>
          <w:szCs w:val="20"/>
        </w:rPr>
      </w:pPr>
      <w:r w:rsidRPr="00F843C8">
        <w:rPr>
          <w:bCs/>
          <w:sz w:val="20"/>
          <w:szCs w:val="20"/>
        </w:rPr>
        <w:t>Remove expired PoP cards</w:t>
      </w:r>
    </w:p>
    <w:p w14:paraId="6FB052F9" w14:textId="64A48D80" w:rsidR="00777DC1" w:rsidRPr="00F843C8" w:rsidRDefault="00777DC1" w:rsidP="00FE43AE">
      <w:pPr>
        <w:pStyle w:val="ListParagraph"/>
        <w:numPr>
          <w:ilvl w:val="0"/>
          <w:numId w:val="49"/>
        </w:numPr>
        <w:rPr>
          <w:bCs/>
          <w:sz w:val="20"/>
          <w:szCs w:val="20"/>
        </w:rPr>
      </w:pPr>
      <w:r w:rsidRPr="00F843C8">
        <w:rPr>
          <w:bCs/>
          <w:sz w:val="20"/>
          <w:szCs w:val="20"/>
        </w:rPr>
        <w:t xml:space="preserve">Wipe one turn effects off unit cards (ie contact +/-) </w:t>
      </w:r>
    </w:p>
    <w:p w14:paraId="504EB008" w14:textId="231A2627" w:rsidR="00F843C8" w:rsidRPr="00F843C8" w:rsidRDefault="00F843C8" w:rsidP="00FE43AE">
      <w:pPr>
        <w:pStyle w:val="ListParagraph"/>
        <w:numPr>
          <w:ilvl w:val="0"/>
          <w:numId w:val="49"/>
        </w:numPr>
        <w:rPr>
          <w:bCs/>
          <w:sz w:val="20"/>
          <w:szCs w:val="20"/>
        </w:rPr>
      </w:pPr>
      <w:r w:rsidRPr="00F843C8">
        <w:rPr>
          <w:bCs/>
          <w:sz w:val="20"/>
          <w:szCs w:val="20"/>
        </w:rPr>
        <w:t>Reset artillery crewmen</w:t>
      </w:r>
    </w:p>
    <w:p w14:paraId="72B8AE6E" w14:textId="77777777" w:rsidR="00FE43AE" w:rsidRPr="00F843C8" w:rsidRDefault="00FE43AE" w:rsidP="00FE43AE">
      <w:pPr>
        <w:pStyle w:val="ListParagraph"/>
        <w:ind w:left="1440"/>
        <w:rPr>
          <w:bCs/>
          <w:sz w:val="20"/>
          <w:szCs w:val="20"/>
        </w:rPr>
      </w:pPr>
    </w:p>
    <w:p w14:paraId="12455AEF" w14:textId="77777777" w:rsidR="00C0475E" w:rsidRPr="00B0010B" w:rsidRDefault="00C0475E" w:rsidP="00C0475E">
      <w:pPr>
        <w:rPr>
          <w:sz w:val="14"/>
          <w:szCs w:val="14"/>
        </w:rPr>
      </w:pPr>
    </w:p>
    <w:p w14:paraId="09BE2E23" w14:textId="77777777" w:rsidR="00C0475E" w:rsidRPr="0061436E" w:rsidRDefault="00C0475E" w:rsidP="00C0475E">
      <w:pPr>
        <w:pStyle w:val="ListParagraph"/>
        <w:numPr>
          <w:ilvl w:val="0"/>
          <w:numId w:val="3"/>
        </w:numPr>
        <w:rPr>
          <w:b/>
          <w:sz w:val="28"/>
          <w:szCs w:val="20"/>
          <w:u w:val="single"/>
        </w:rPr>
      </w:pPr>
      <w:bookmarkStart w:id="6" w:name="_Ref394826069"/>
      <w:bookmarkEnd w:id="4"/>
      <w:r w:rsidRPr="0061436E">
        <w:rPr>
          <w:b/>
          <w:sz w:val="28"/>
          <w:szCs w:val="20"/>
          <w:u w:val="single"/>
        </w:rPr>
        <w:t>INITIATIVE AND CYCLES</w:t>
      </w:r>
      <w:bookmarkEnd w:id="6"/>
    </w:p>
    <w:p w14:paraId="5FFCA7BD" w14:textId="77777777" w:rsidR="00C0475E" w:rsidRPr="0061436E" w:rsidRDefault="00C0475E" w:rsidP="00C0475E">
      <w:pPr>
        <w:rPr>
          <w:b/>
          <w:sz w:val="20"/>
          <w:szCs w:val="20"/>
          <w:u w:val="single"/>
        </w:rPr>
      </w:pPr>
    </w:p>
    <w:p w14:paraId="7ABBF23F" w14:textId="77777777" w:rsidR="00C0475E" w:rsidRPr="0061436E" w:rsidRDefault="00C0475E" w:rsidP="00C0475E">
      <w:pPr>
        <w:rPr>
          <w:sz w:val="20"/>
          <w:szCs w:val="20"/>
        </w:rPr>
      </w:pPr>
      <w:r w:rsidRPr="0061436E">
        <w:rPr>
          <w:sz w:val="20"/>
          <w:szCs w:val="20"/>
        </w:rPr>
        <w:t>Kenengs check initiative at the start of each tur</w:t>
      </w:r>
      <w:r>
        <w:rPr>
          <w:sz w:val="20"/>
          <w:szCs w:val="20"/>
        </w:rPr>
        <w:t>n.  This determines who issues C</w:t>
      </w:r>
      <w:r w:rsidRPr="0061436E">
        <w:rPr>
          <w:sz w:val="20"/>
          <w:szCs w:val="20"/>
        </w:rPr>
        <w:t xml:space="preserve">ommands first in each cycle and how many </w:t>
      </w:r>
      <w:r>
        <w:rPr>
          <w:sz w:val="20"/>
          <w:szCs w:val="20"/>
        </w:rPr>
        <w:t>may be issued in each Segment</w:t>
      </w:r>
      <w:r w:rsidRPr="0061436E">
        <w:rPr>
          <w:sz w:val="20"/>
          <w:szCs w:val="20"/>
        </w:rPr>
        <w:t xml:space="preserve">.  In addition it </w:t>
      </w:r>
      <w:r>
        <w:rPr>
          <w:sz w:val="20"/>
          <w:szCs w:val="20"/>
        </w:rPr>
        <w:t>may</w:t>
      </w:r>
      <w:r w:rsidRPr="0061436E">
        <w:rPr>
          <w:sz w:val="20"/>
          <w:szCs w:val="20"/>
        </w:rPr>
        <w:t xml:space="preserve"> affect melee determination.</w:t>
      </w:r>
    </w:p>
    <w:p w14:paraId="17494D01" w14:textId="77777777" w:rsidR="00C0475E" w:rsidRPr="0061436E" w:rsidRDefault="00C0475E" w:rsidP="00C0475E">
      <w:pPr>
        <w:rPr>
          <w:sz w:val="20"/>
          <w:szCs w:val="20"/>
        </w:rPr>
      </w:pPr>
    </w:p>
    <w:p w14:paraId="721BEB6A" w14:textId="77777777" w:rsidR="00C0475E" w:rsidRDefault="00C0475E" w:rsidP="00C0475E">
      <w:pPr>
        <w:pStyle w:val="ListParagraph"/>
        <w:numPr>
          <w:ilvl w:val="1"/>
          <w:numId w:val="3"/>
        </w:numPr>
        <w:rPr>
          <w:b/>
          <w:szCs w:val="20"/>
          <w:u w:val="single"/>
        </w:rPr>
      </w:pPr>
      <w:bookmarkStart w:id="7" w:name="_Ref486792417"/>
      <w:r w:rsidRPr="0061436E">
        <w:rPr>
          <w:b/>
          <w:szCs w:val="20"/>
          <w:u w:val="single"/>
        </w:rPr>
        <w:t>DETERMINING INITIATIVE</w:t>
      </w:r>
      <w:bookmarkEnd w:id="7"/>
    </w:p>
    <w:p w14:paraId="3423295C" w14:textId="77777777" w:rsidR="00C0475E" w:rsidRPr="0061436E" w:rsidRDefault="00C0475E" w:rsidP="00C0475E">
      <w:pPr>
        <w:rPr>
          <w:sz w:val="20"/>
          <w:szCs w:val="20"/>
        </w:rPr>
      </w:pPr>
    </w:p>
    <w:p w14:paraId="43F67EF8" w14:textId="77777777" w:rsidR="00C0475E" w:rsidRDefault="00C0475E" w:rsidP="00C0475E">
      <w:pPr>
        <w:rPr>
          <w:sz w:val="20"/>
          <w:szCs w:val="20"/>
        </w:rPr>
      </w:pPr>
      <w:r>
        <w:rPr>
          <w:sz w:val="20"/>
          <w:szCs w:val="20"/>
        </w:rPr>
        <w:t>O</w:t>
      </w:r>
      <w:r w:rsidRPr="0061436E">
        <w:rPr>
          <w:sz w:val="20"/>
          <w:szCs w:val="20"/>
        </w:rPr>
        <w:t xml:space="preserve">ne </w:t>
      </w:r>
      <w:r>
        <w:rPr>
          <w:sz w:val="20"/>
          <w:szCs w:val="20"/>
        </w:rPr>
        <w:t xml:space="preserve">player </w:t>
      </w:r>
      <w:r w:rsidRPr="0061436E">
        <w:rPr>
          <w:sz w:val="20"/>
          <w:szCs w:val="20"/>
        </w:rPr>
        <w:t xml:space="preserve">rolls 2D10 (if players are unable to decide who rolls they should determine this by seeing who can stab the other player in the eye with a tape measure first).  </w:t>
      </w:r>
      <w:r>
        <w:rPr>
          <w:sz w:val="20"/>
          <w:szCs w:val="20"/>
        </w:rPr>
        <w:t>The rolling player</w:t>
      </w:r>
      <w:r w:rsidRPr="0061436E">
        <w:rPr>
          <w:sz w:val="20"/>
          <w:szCs w:val="20"/>
        </w:rPr>
        <w:t xml:space="preserve"> </w:t>
      </w:r>
      <w:r w:rsidRPr="006E131F">
        <w:rPr>
          <w:b/>
          <w:sz w:val="20"/>
          <w:szCs w:val="20"/>
        </w:rPr>
        <w:t>adds</w:t>
      </w:r>
      <w:r w:rsidRPr="0061436E">
        <w:rPr>
          <w:sz w:val="20"/>
          <w:szCs w:val="20"/>
        </w:rPr>
        <w:t xml:space="preserve"> any SSS committed during the SSS phase</w:t>
      </w:r>
      <w:r>
        <w:rPr>
          <w:sz w:val="20"/>
          <w:szCs w:val="20"/>
        </w:rPr>
        <w:t xml:space="preserve"> and the Initiative V</w:t>
      </w:r>
      <w:r w:rsidRPr="0061436E">
        <w:rPr>
          <w:sz w:val="20"/>
          <w:szCs w:val="20"/>
        </w:rPr>
        <w:t>alue</w:t>
      </w:r>
      <w:r>
        <w:rPr>
          <w:sz w:val="20"/>
          <w:szCs w:val="20"/>
        </w:rPr>
        <w:t xml:space="preserve"> (IV)</w:t>
      </w:r>
      <w:r w:rsidRPr="0061436E">
        <w:rPr>
          <w:sz w:val="20"/>
          <w:szCs w:val="20"/>
        </w:rPr>
        <w:t xml:space="preserve"> of their Keneng</w:t>
      </w:r>
      <w:r>
        <w:rPr>
          <w:sz w:val="20"/>
          <w:szCs w:val="20"/>
        </w:rPr>
        <w:t xml:space="preserve"> (specified in Battle Instructions)</w:t>
      </w:r>
      <w:r w:rsidRPr="0061436E">
        <w:rPr>
          <w:sz w:val="20"/>
          <w:szCs w:val="20"/>
        </w:rPr>
        <w:t xml:space="preserve">. </w:t>
      </w:r>
      <w:r>
        <w:rPr>
          <w:sz w:val="20"/>
          <w:szCs w:val="20"/>
        </w:rPr>
        <w:t xml:space="preserve"> </w:t>
      </w:r>
      <w:r w:rsidRPr="0061436E">
        <w:rPr>
          <w:sz w:val="20"/>
          <w:szCs w:val="20"/>
        </w:rPr>
        <w:t xml:space="preserve"> </w:t>
      </w:r>
      <w:r>
        <w:rPr>
          <w:sz w:val="20"/>
          <w:szCs w:val="20"/>
        </w:rPr>
        <w:t xml:space="preserve">The non-roller </w:t>
      </w:r>
      <w:r w:rsidRPr="006E131F">
        <w:rPr>
          <w:b/>
          <w:sz w:val="20"/>
          <w:szCs w:val="20"/>
        </w:rPr>
        <w:t>subtracts</w:t>
      </w:r>
      <w:r>
        <w:rPr>
          <w:sz w:val="20"/>
          <w:szCs w:val="20"/>
        </w:rPr>
        <w:t xml:space="preserve"> committed SSS / Keneng IV.  </w:t>
      </w:r>
      <w:r w:rsidRPr="0061436E">
        <w:rPr>
          <w:sz w:val="20"/>
          <w:szCs w:val="20"/>
        </w:rPr>
        <w:t xml:space="preserve">Each point of SSS </w:t>
      </w:r>
      <w:r>
        <w:rPr>
          <w:sz w:val="20"/>
          <w:szCs w:val="20"/>
        </w:rPr>
        <w:t xml:space="preserve">(up to a </w:t>
      </w:r>
      <w:r w:rsidRPr="008A1F4B">
        <w:rPr>
          <w:b/>
          <w:sz w:val="20"/>
          <w:szCs w:val="20"/>
        </w:rPr>
        <w:t>maximum of 10</w:t>
      </w:r>
      <w:r>
        <w:rPr>
          <w:sz w:val="20"/>
          <w:szCs w:val="20"/>
        </w:rPr>
        <w:t xml:space="preserve">) / Keneng  IV </w:t>
      </w:r>
      <w:r w:rsidRPr="0061436E">
        <w:rPr>
          <w:sz w:val="20"/>
          <w:szCs w:val="20"/>
        </w:rPr>
        <w:t xml:space="preserve">adjusts the dice roll by 1 in that </w:t>
      </w:r>
      <w:r>
        <w:rPr>
          <w:sz w:val="20"/>
          <w:szCs w:val="20"/>
        </w:rPr>
        <w:t>Army’s</w:t>
      </w:r>
      <w:r w:rsidRPr="0061436E">
        <w:rPr>
          <w:sz w:val="20"/>
          <w:szCs w:val="20"/>
        </w:rPr>
        <w:t xml:space="preserve"> favour.</w:t>
      </w:r>
      <w:r>
        <w:rPr>
          <w:sz w:val="20"/>
          <w:szCs w:val="20"/>
        </w:rPr>
        <w:t xml:space="preserve">  </w:t>
      </w:r>
    </w:p>
    <w:p w14:paraId="7922A087" w14:textId="748E16D4" w:rsidR="00E121D2" w:rsidRPr="00E121D2" w:rsidRDefault="00E121D2" w:rsidP="00C0475E">
      <w:pPr>
        <w:rPr>
          <w:color w:val="FF0000"/>
          <w:sz w:val="20"/>
          <w:szCs w:val="20"/>
        </w:rPr>
      </w:pPr>
      <w:r w:rsidRPr="00E121D2">
        <w:rPr>
          <w:color w:val="FF0000"/>
          <w:sz w:val="20"/>
          <w:szCs w:val="20"/>
        </w:rPr>
        <w:t xml:space="preserve">Optional  -  Adjust the roll by the differential between the Initiative of the Kenengs.  </w:t>
      </w:r>
    </w:p>
    <w:p w14:paraId="6271D40C" w14:textId="77777777" w:rsidR="00C0475E" w:rsidRPr="0061436E" w:rsidRDefault="00C0475E" w:rsidP="00C0475E">
      <w:pPr>
        <w:rPr>
          <w:sz w:val="20"/>
          <w:szCs w:val="20"/>
        </w:rPr>
      </w:pPr>
    </w:p>
    <w:p w14:paraId="43E0B60A" w14:textId="77777777" w:rsidR="00C0475E" w:rsidRPr="0061436E" w:rsidRDefault="00C0475E" w:rsidP="00C0475E">
      <w:pPr>
        <w:rPr>
          <w:szCs w:val="20"/>
        </w:rPr>
      </w:pPr>
      <w:r w:rsidRPr="0061436E">
        <w:rPr>
          <w:b/>
          <w:szCs w:val="20"/>
        </w:rPr>
        <w:t>Results</w:t>
      </w:r>
      <w:r w:rsidRPr="0061436E">
        <w:rPr>
          <w:szCs w:val="20"/>
        </w:rPr>
        <w:t>:</w:t>
      </w:r>
    </w:p>
    <w:p w14:paraId="1EB463C5" w14:textId="77777777" w:rsidR="00C0475E" w:rsidRPr="0061436E" w:rsidRDefault="00C0475E" w:rsidP="00C0475E">
      <w:pPr>
        <w:rPr>
          <w:sz w:val="20"/>
          <w:szCs w:val="20"/>
        </w:rPr>
      </w:pPr>
    </w:p>
    <w:p w14:paraId="096430A5" w14:textId="77777777" w:rsidR="00C0475E" w:rsidRPr="0061436E" w:rsidRDefault="00C0475E" w:rsidP="00C0475E">
      <w:pPr>
        <w:ind w:firstLine="720"/>
        <w:rPr>
          <w:sz w:val="20"/>
          <w:szCs w:val="20"/>
        </w:rPr>
      </w:pPr>
      <w:r w:rsidRPr="00DB5353">
        <w:rPr>
          <w:b/>
          <w:sz w:val="20"/>
          <w:szCs w:val="20"/>
        </w:rPr>
        <w:t>&lt;2</w:t>
      </w:r>
      <w:r w:rsidRPr="00DB5353">
        <w:rPr>
          <w:b/>
          <w:sz w:val="20"/>
          <w:szCs w:val="20"/>
        </w:rPr>
        <w:tab/>
        <w:t>:</w:t>
      </w:r>
      <w:r w:rsidRPr="0061436E">
        <w:rPr>
          <w:sz w:val="20"/>
          <w:szCs w:val="20"/>
        </w:rPr>
        <w:t xml:space="preserve">  </w:t>
      </w:r>
      <w:r w:rsidRPr="0061436E">
        <w:rPr>
          <w:sz w:val="20"/>
          <w:szCs w:val="20"/>
        </w:rPr>
        <w:tab/>
        <w:t xml:space="preserve">Non- rolling army has </w:t>
      </w:r>
      <w:r w:rsidRPr="00F50618">
        <w:rPr>
          <w:b/>
          <w:sz w:val="20"/>
          <w:szCs w:val="20"/>
        </w:rPr>
        <w:t>Major</w:t>
      </w:r>
      <w:r w:rsidRPr="0061436E">
        <w:rPr>
          <w:sz w:val="20"/>
          <w:szCs w:val="20"/>
        </w:rPr>
        <w:t xml:space="preserve"> Initiative</w:t>
      </w:r>
    </w:p>
    <w:p w14:paraId="63AAE6A2" w14:textId="77777777" w:rsidR="00C0475E" w:rsidRPr="0061436E" w:rsidRDefault="00C0475E" w:rsidP="00C0475E">
      <w:pPr>
        <w:pStyle w:val="ListParagraph"/>
        <w:rPr>
          <w:sz w:val="20"/>
          <w:szCs w:val="20"/>
        </w:rPr>
      </w:pPr>
      <w:r w:rsidRPr="00DB5353">
        <w:rPr>
          <w:b/>
          <w:sz w:val="20"/>
          <w:szCs w:val="20"/>
        </w:rPr>
        <w:t>2 to 10</w:t>
      </w:r>
      <w:r w:rsidRPr="00DB5353">
        <w:rPr>
          <w:b/>
          <w:sz w:val="20"/>
          <w:szCs w:val="20"/>
        </w:rPr>
        <w:tab/>
        <w:t>:</w:t>
      </w:r>
      <w:r w:rsidRPr="0061436E">
        <w:rPr>
          <w:sz w:val="20"/>
          <w:szCs w:val="20"/>
        </w:rPr>
        <w:tab/>
        <w:t xml:space="preserve">Non rolling army has </w:t>
      </w:r>
      <w:r w:rsidRPr="00F50618">
        <w:rPr>
          <w:b/>
          <w:sz w:val="20"/>
          <w:szCs w:val="20"/>
        </w:rPr>
        <w:t>Minor</w:t>
      </w:r>
      <w:r w:rsidRPr="0061436E">
        <w:rPr>
          <w:sz w:val="20"/>
          <w:szCs w:val="20"/>
        </w:rPr>
        <w:t xml:space="preserve"> Initiative</w:t>
      </w:r>
    </w:p>
    <w:p w14:paraId="2E5EB3A3" w14:textId="77777777" w:rsidR="00C0475E" w:rsidRDefault="00C0475E" w:rsidP="00C0475E">
      <w:pPr>
        <w:pStyle w:val="ListParagraph"/>
        <w:rPr>
          <w:sz w:val="20"/>
          <w:szCs w:val="20"/>
        </w:rPr>
      </w:pPr>
      <w:r w:rsidRPr="00DB5353">
        <w:rPr>
          <w:b/>
          <w:sz w:val="20"/>
          <w:szCs w:val="20"/>
        </w:rPr>
        <w:t>11</w:t>
      </w:r>
      <w:r w:rsidRPr="00DB5353">
        <w:rPr>
          <w:b/>
          <w:sz w:val="20"/>
          <w:szCs w:val="20"/>
        </w:rPr>
        <w:tab/>
        <w:t>:</w:t>
      </w:r>
      <w:r w:rsidRPr="0061436E">
        <w:rPr>
          <w:sz w:val="20"/>
          <w:szCs w:val="20"/>
        </w:rPr>
        <w:tab/>
      </w:r>
      <w:r>
        <w:rPr>
          <w:sz w:val="20"/>
          <w:szCs w:val="20"/>
        </w:rPr>
        <w:t>Keneng with higher intiative has</w:t>
      </w:r>
      <w:r w:rsidRPr="0061436E">
        <w:rPr>
          <w:sz w:val="20"/>
          <w:szCs w:val="20"/>
        </w:rPr>
        <w:t xml:space="preserve"> </w:t>
      </w:r>
      <w:r w:rsidRPr="00F50618">
        <w:rPr>
          <w:b/>
          <w:sz w:val="20"/>
          <w:szCs w:val="20"/>
        </w:rPr>
        <w:t>Minor</w:t>
      </w:r>
      <w:r w:rsidRPr="0061436E">
        <w:rPr>
          <w:sz w:val="20"/>
          <w:szCs w:val="20"/>
        </w:rPr>
        <w:t xml:space="preserve"> Initiative</w:t>
      </w:r>
      <w:r>
        <w:rPr>
          <w:sz w:val="20"/>
          <w:szCs w:val="20"/>
        </w:rPr>
        <w:t>, if same flip a kaitar</w:t>
      </w:r>
      <w:r w:rsidRPr="0061436E">
        <w:rPr>
          <w:sz w:val="20"/>
          <w:szCs w:val="20"/>
        </w:rPr>
        <w:t xml:space="preserve"> </w:t>
      </w:r>
    </w:p>
    <w:p w14:paraId="021E4571" w14:textId="77777777" w:rsidR="00C0475E" w:rsidRPr="00DB5353" w:rsidRDefault="00C0475E" w:rsidP="00C0475E">
      <w:pPr>
        <w:pStyle w:val="ListParagraph"/>
        <w:rPr>
          <w:b/>
          <w:sz w:val="20"/>
          <w:szCs w:val="20"/>
        </w:rPr>
      </w:pPr>
      <w:r w:rsidRPr="00DB5353">
        <w:rPr>
          <w:b/>
          <w:sz w:val="20"/>
          <w:szCs w:val="20"/>
        </w:rPr>
        <w:t>12 to 20</w:t>
      </w:r>
      <w:r w:rsidRPr="00DB5353">
        <w:rPr>
          <w:b/>
          <w:sz w:val="20"/>
          <w:szCs w:val="20"/>
        </w:rPr>
        <w:tab/>
        <w:t>:</w:t>
      </w:r>
      <w:r w:rsidRPr="00DB5353">
        <w:rPr>
          <w:b/>
          <w:sz w:val="20"/>
          <w:szCs w:val="20"/>
        </w:rPr>
        <w:tab/>
      </w:r>
      <w:r>
        <w:rPr>
          <w:b/>
          <w:sz w:val="20"/>
          <w:szCs w:val="20"/>
        </w:rPr>
        <w:t>R</w:t>
      </w:r>
      <w:r w:rsidRPr="0061436E">
        <w:rPr>
          <w:sz w:val="20"/>
          <w:szCs w:val="20"/>
        </w:rPr>
        <w:t xml:space="preserve">olling army has </w:t>
      </w:r>
      <w:r w:rsidRPr="00F50618">
        <w:rPr>
          <w:b/>
          <w:sz w:val="20"/>
          <w:szCs w:val="20"/>
        </w:rPr>
        <w:t>Minor</w:t>
      </w:r>
      <w:r w:rsidRPr="0061436E">
        <w:rPr>
          <w:sz w:val="20"/>
          <w:szCs w:val="20"/>
        </w:rPr>
        <w:t xml:space="preserve"> Initiative</w:t>
      </w:r>
      <w:r w:rsidRPr="00DB5353">
        <w:rPr>
          <w:b/>
          <w:sz w:val="20"/>
          <w:szCs w:val="20"/>
        </w:rPr>
        <w:tab/>
      </w:r>
    </w:p>
    <w:p w14:paraId="5E5AAFA1" w14:textId="77777777" w:rsidR="00C0475E" w:rsidRPr="0061436E" w:rsidRDefault="00C0475E" w:rsidP="00C0475E">
      <w:pPr>
        <w:pStyle w:val="ListParagraph"/>
        <w:numPr>
          <w:ilvl w:val="0"/>
          <w:numId w:val="7"/>
        </w:numPr>
        <w:rPr>
          <w:sz w:val="20"/>
          <w:szCs w:val="20"/>
        </w:rPr>
      </w:pPr>
      <w:r w:rsidRPr="00DB5353">
        <w:rPr>
          <w:b/>
          <w:sz w:val="20"/>
          <w:szCs w:val="20"/>
        </w:rPr>
        <w:t xml:space="preserve">20 </w:t>
      </w:r>
      <w:r w:rsidRPr="00DB5353">
        <w:rPr>
          <w:b/>
          <w:sz w:val="20"/>
          <w:szCs w:val="20"/>
        </w:rPr>
        <w:tab/>
        <w:t>:</w:t>
      </w:r>
      <w:r w:rsidRPr="0061436E">
        <w:rPr>
          <w:sz w:val="20"/>
          <w:szCs w:val="20"/>
        </w:rPr>
        <w:tab/>
        <w:t xml:space="preserve">Rolling army has </w:t>
      </w:r>
      <w:r w:rsidRPr="00F50618">
        <w:rPr>
          <w:b/>
          <w:sz w:val="20"/>
          <w:szCs w:val="20"/>
        </w:rPr>
        <w:t>Major</w:t>
      </w:r>
      <w:r w:rsidRPr="0061436E">
        <w:rPr>
          <w:sz w:val="20"/>
          <w:szCs w:val="20"/>
        </w:rPr>
        <w:t xml:space="preserve"> Initiative</w:t>
      </w:r>
    </w:p>
    <w:p w14:paraId="58109A71" w14:textId="77777777" w:rsidR="00C0475E" w:rsidRPr="0061436E" w:rsidRDefault="00C0475E" w:rsidP="00C0475E">
      <w:pPr>
        <w:rPr>
          <w:sz w:val="20"/>
          <w:szCs w:val="20"/>
        </w:rPr>
      </w:pPr>
    </w:p>
    <w:p w14:paraId="1001C190" w14:textId="77777777" w:rsidR="00C0475E" w:rsidRPr="0061436E" w:rsidRDefault="00C0475E" w:rsidP="00C0475E">
      <w:pPr>
        <w:rPr>
          <w:b/>
          <w:sz w:val="20"/>
          <w:szCs w:val="20"/>
          <w:u w:val="single"/>
        </w:rPr>
      </w:pPr>
      <w:r w:rsidRPr="0061436E">
        <w:rPr>
          <w:b/>
          <w:sz w:val="20"/>
          <w:szCs w:val="20"/>
          <w:u w:val="single"/>
        </w:rPr>
        <w:t>Minor Initiative:</w:t>
      </w:r>
    </w:p>
    <w:p w14:paraId="2E6B62FE" w14:textId="77777777" w:rsidR="00C0475E" w:rsidRPr="0061436E" w:rsidRDefault="00C0475E" w:rsidP="00C0475E">
      <w:pPr>
        <w:rPr>
          <w:sz w:val="20"/>
          <w:szCs w:val="20"/>
        </w:rPr>
      </w:pPr>
    </w:p>
    <w:p w14:paraId="68C16E28" w14:textId="6B469F96" w:rsidR="00C0475E" w:rsidRDefault="00C0475E" w:rsidP="00C0475E">
      <w:pPr>
        <w:rPr>
          <w:sz w:val="20"/>
          <w:szCs w:val="20"/>
        </w:rPr>
      </w:pPr>
      <w:r>
        <w:rPr>
          <w:sz w:val="20"/>
          <w:szCs w:val="20"/>
        </w:rPr>
        <w:t>Keneng</w:t>
      </w:r>
      <w:r w:rsidRPr="0061436E">
        <w:rPr>
          <w:sz w:val="20"/>
          <w:szCs w:val="20"/>
        </w:rPr>
        <w:t xml:space="preserve"> winning Minor Initiative </w:t>
      </w:r>
      <w:r>
        <w:rPr>
          <w:sz w:val="20"/>
          <w:szCs w:val="20"/>
        </w:rPr>
        <w:t>decrees</w:t>
      </w:r>
      <w:r w:rsidRPr="0061436E">
        <w:rPr>
          <w:sz w:val="20"/>
          <w:szCs w:val="20"/>
        </w:rPr>
        <w:t xml:space="preserve"> which army acts first each Cycle</w:t>
      </w:r>
      <w:r>
        <w:rPr>
          <w:sz w:val="20"/>
          <w:szCs w:val="20"/>
        </w:rPr>
        <w:t>.</w:t>
      </w:r>
    </w:p>
    <w:p w14:paraId="3664D0CC" w14:textId="77777777" w:rsidR="00D072DA" w:rsidRDefault="00D072DA" w:rsidP="00C0475E">
      <w:pPr>
        <w:rPr>
          <w:sz w:val="20"/>
          <w:szCs w:val="20"/>
        </w:rPr>
      </w:pPr>
    </w:p>
    <w:p w14:paraId="1FCC1434" w14:textId="5F86808B" w:rsidR="00425130" w:rsidRDefault="00425130" w:rsidP="00C0475E">
      <w:pPr>
        <w:rPr>
          <w:sz w:val="20"/>
          <w:szCs w:val="20"/>
        </w:rPr>
      </w:pPr>
      <w:r>
        <w:rPr>
          <w:sz w:val="20"/>
          <w:szCs w:val="20"/>
        </w:rPr>
        <w:t xml:space="preserve">He can </w:t>
      </w:r>
      <w:r w:rsidR="00D072DA">
        <w:rPr>
          <w:sz w:val="20"/>
          <w:szCs w:val="20"/>
        </w:rPr>
        <w:t>also choose from</w:t>
      </w:r>
      <w:r>
        <w:rPr>
          <w:sz w:val="20"/>
          <w:szCs w:val="20"/>
        </w:rPr>
        <w:t xml:space="preserve"> the following </w:t>
      </w:r>
      <w:r w:rsidR="00D072DA">
        <w:rPr>
          <w:sz w:val="20"/>
          <w:szCs w:val="20"/>
        </w:rPr>
        <w:t xml:space="preserve">command </w:t>
      </w:r>
      <w:r>
        <w:rPr>
          <w:sz w:val="20"/>
          <w:szCs w:val="20"/>
        </w:rPr>
        <w:t>patterns for the First Cycle:</w:t>
      </w:r>
    </w:p>
    <w:p w14:paraId="6D83E56E" w14:textId="1638D38C" w:rsidR="00425130" w:rsidRDefault="00425130" w:rsidP="00C0475E">
      <w:pPr>
        <w:rPr>
          <w:sz w:val="20"/>
          <w:szCs w:val="20"/>
        </w:rPr>
      </w:pPr>
      <w:r w:rsidRPr="0061436E">
        <w:rPr>
          <w:b/>
          <w:sz w:val="20"/>
          <w:szCs w:val="20"/>
        </w:rPr>
        <w:t>2</w:t>
      </w:r>
      <w:r w:rsidRPr="0061436E">
        <w:rPr>
          <w:sz w:val="20"/>
          <w:szCs w:val="20"/>
        </w:rPr>
        <w:t xml:space="preserve"> / 1, </w:t>
      </w:r>
      <w:r w:rsidRPr="0061436E">
        <w:rPr>
          <w:b/>
          <w:sz w:val="20"/>
          <w:szCs w:val="20"/>
        </w:rPr>
        <w:t>3</w:t>
      </w:r>
      <w:r w:rsidRPr="0061436E">
        <w:rPr>
          <w:sz w:val="20"/>
          <w:szCs w:val="20"/>
        </w:rPr>
        <w:t xml:space="preserve"> / 2, </w:t>
      </w:r>
      <w:r w:rsidR="00D072DA" w:rsidRPr="00D072DA">
        <w:rPr>
          <w:b/>
          <w:bCs/>
          <w:sz w:val="20"/>
          <w:szCs w:val="20"/>
        </w:rPr>
        <w:t>3</w:t>
      </w:r>
      <w:r w:rsidR="00D072DA">
        <w:rPr>
          <w:sz w:val="20"/>
          <w:szCs w:val="20"/>
        </w:rPr>
        <w:t xml:space="preserve"> / 3, </w:t>
      </w:r>
      <w:r w:rsidRPr="0061436E">
        <w:rPr>
          <w:b/>
          <w:sz w:val="20"/>
          <w:szCs w:val="20"/>
        </w:rPr>
        <w:t xml:space="preserve">4 </w:t>
      </w:r>
      <w:r>
        <w:rPr>
          <w:sz w:val="20"/>
          <w:szCs w:val="20"/>
        </w:rPr>
        <w:t>/ 4 (bold = initiative winning army)</w:t>
      </w:r>
    </w:p>
    <w:p w14:paraId="5FABE419" w14:textId="77777777" w:rsidR="00C0475E" w:rsidRPr="0061436E" w:rsidRDefault="00C0475E" w:rsidP="00C0475E">
      <w:pPr>
        <w:rPr>
          <w:sz w:val="20"/>
          <w:szCs w:val="20"/>
        </w:rPr>
      </w:pPr>
    </w:p>
    <w:p w14:paraId="605A7EAD" w14:textId="77777777" w:rsidR="00C0475E" w:rsidRPr="0061436E" w:rsidRDefault="00C0475E" w:rsidP="00C0475E">
      <w:pPr>
        <w:rPr>
          <w:b/>
          <w:sz w:val="20"/>
          <w:szCs w:val="20"/>
          <w:u w:val="single"/>
        </w:rPr>
      </w:pPr>
      <w:r w:rsidRPr="0061436E">
        <w:rPr>
          <w:b/>
          <w:sz w:val="20"/>
          <w:szCs w:val="20"/>
          <w:u w:val="single"/>
        </w:rPr>
        <w:t>Major Initiative:</w:t>
      </w:r>
    </w:p>
    <w:p w14:paraId="0ABAACC2" w14:textId="77777777" w:rsidR="00C0475E" w:rsidRPr="0061436E" w:rsidRDefault="00C0475E" w:rsidP="00C0475E">
      <w:pPr>
        <w:rPr>
          <w:sz w:val="20"/>
          <w:szCs w:val="20"/>
        </w:rPr>
      </w:pPr>
    </w:p>
    <w:p w14:paraId="36825642" w14:textId="78B7494B" w:rsidR="00C0475E" w:rsidRPr="0061436E" w:rsidRDefault="00C0475E" w:rsidP="00C0475E">
      <w:pPr>
        <w:rPr>
          <w:sz w:val="20"/>
          <w:szCs w:val="20"/>
        </w:rPr>
      </w:pPr>
      <w:r w:rsidRPr="0061436E">
        <w:rPr>
          <w:sz w:val="20"/>
          <w:szCs w:val="20"/>
        </w:rPr>
        <w:t xml:space="preserve">As for Minor with </w:t>
      </w:r>
      <w:r w:rsidR="00425130">
        <w:rPr>
          <w:sz w:val="20"/>
          <w:szCs w:val="20"/>
        </w:rPr>
        <w:t>the</w:t>
      </w:r>
      <w:r w:rsidRPr="0061436E">
        <w:rPr>
          <w:sz w:val="20"/>
          <w:szCs w:val="20"/>
        </w:rPr>
        <w:t xml:space="preserve"> addition</w:t>
      </w:r>
      <w:r w:rsidR="00425130">
        <w:rPr>
          <w:sz w:val="20"/>
          <w:szCs w:val="20"/>
        </w:rPr>
        <w:t xml:space="preserve"> that</w:t>
      </w:r>
      <w:r w:rsidRPr="0061436E">
        <w:rPr>
          <w:sz w:val="20"/>
          <w:szCs w:val="20"/>
        </w:rPr>
        <w:t>:</w:t>
      </w:r>
    </w:p>
    <w:p w14:paraId="4133FC44" w14:textId="77777777" w:rsidR="00C0475E" w:rsidRPr="0061436E" w:rsidRDefault="00C0475E" w:rsidP="00C0475E">
      <w:pPr>
        <w:rPr>
          <w:sz w:val="20"/>
          <w:szCs w:val="20"/>
        </w:rPr>
      </w:pPr>
    </w:p>
    <w:p w14:paraId="74240C50" w14:textId="613A10A3" w:rsidR="00C0475E" w:rsidRPr="00425130" w:rsidRDefault="00C0475E" w:rsidP="00425130">
      <w:pPr>
        <w:rPr>
          <w:sz w:val="20"/>
          <w:szCs w:val="20"/>
        </w:rPr>
      </w:pPr>
      <w:r w:rsidRPr="00425130">
        <w:rPr>
          <w:b/>
          <w:sz w:val="20"/>
          <w:szCs w:val="20"/>
        </w:rPr>
        <w:t>The Initiative army attacks first in melee;</w:t>
      </w:r>
      <w:r w:rsidRPr="00425130">
        <w:rPr>
          <w:sz w:val="20"/>
          <w:szCs w:val="20"/>
        </w:rPr>
        <w:t xml:space="preserve">  the non-Initiative army </w:t>
      </w:r>
      <w:r w:rsidR="00425130">
        <w:rPr>
          <w:sz w:val="20"/>
          <w:szCs w:val="20"/>
        </w:rPr>
        <w:t xml:space="preserve">in a melee </w:t>
      </w:r>
      <w:r w:rsidRPr="00425130">
        <w:rPr>
          <w:sz w:val="20"/>
          <w:szCs w:val="20"/>
        </w:rPr>
        <w:t xml:space="preserve">attacks </w:t>
      </w:r>
      <w:r w:rsidRPr="00425130">
        <w:rPr>
          <w:b/>
          <w:sz w:val="20"/>
          <w:szCs w:val="20"/>
        </w:rPr>
        <w:t>AFTER</w:t>
      </w:r>
      <w:r w:rsidRPr="00425130">
        <w:rPr>
          <w:sz w:val="20"/>
          <w:szCs w:val="20"/>
        </w:rPr>
        <w:t xml:space="preserve"> the effects caused by the Initiative army have been inflicted.  This can mean, if a unit in the non-Initiative army is pushed back, recoils or breaks, that it does </w:t>
      </w:r>
      <w:r w:rsidRPr="00425130">
        <w:rPr>
          <w:b/>
          <w:sz w:val="20"/>
          <w:szCs w:val="20"/>
        </w:rPr>
        <w:t>not get a melee attack</w:t>
      </w:r>
      <w:r w:rsidRPr="00425130">
        <w:rPr>
          <w:sz w:val="20"/>
          <w:szCs w:val="20"/>
        </w:rPr>
        <w:t xml:space="preserve">.  </w:t>
      </w:r>
    </w:p>
    <w:p w14:paraId="25F94FE7" w14:textId="77777777" w:rsidR="00C0475E" w:rsidRPr="0061436E" w:rsidRDefault="00C0475E" w:rsidP="00C0475E">
      <w:pPr>
        <w:rPr>
          <w:sz w:val="20"/>
          <w:szCs w:val="20"/>
        </w:rPr>
      </w:pPr>
    </w:p>
    <w:p w14:paraId="687B1E9E" w14:textId="77777777" w:rsidR="00C0475E" w:rsidRPr="0061436E" w:rsidRDefault="00C0475E" w:rsidP="00C0475E">
      <w:pPr>
        <w:pStyle w:val="ListParagraph"/>
        <w:numPr>
          <w:ilvl w:val="1"/>
          <w:numId w:val="3"/>
        </w:numPr>
        <w:rPr>
          <w:b/>
          <w:szCs w:val="20"/>
          <w:u w:val="single"/>
        </w:rPr>
      </w:pPr>
      <w:bookmarkStart w:id="8" w:name="_Ref394755025"/>
      <w:r w:rsidRPr="0061436E">
        <w:rPr>
          <w:b/>
          <w:szCs w:val="20"/>
          <w:u w:val="single"/>
        </w:rPr>
        <w:t>CYCLES</w:t>
      </w:r>
      <w:bookmarkEnd w:id="8"/>
    </w:p>
    <w:p w14:paraId="56527B19" w14:textId="77777777" w:rsidR="00C0475E" w:rsidRPr="0061436E" w:rsidRDefault="00C0475E" w:rsidP="00C0475E">
      <w:pPr>
        <w:pStyle w:val="ListParagraph"/>
        <w:ind w:left="454"/>
        <w:rPr>
          <w:sz w:val="20"/>
          <w:szCs w:val="20"/>
        </w:rPr>
      </w:pPr>
    </w:p>
    <w:p w14:paraId="354956E8" w14:textId="77777777" w:rsidR="00C0475E" w:rsidRDefault="00C0475E" w:rsidP="00C0475E">
      <w:pPr>
        <w:rPr>
          <w:sz w:val="20"/>
          <w:szCs w:val="20"/>
        </w:rPr>
      </w:pPr>
      <w:r w:rsidRPr="0061436E">
        <w:rPr>
          <w:sz w:val="20"/>
          <w:szCs w:val="20"/>
        </w:rPr>
        <w:t xml:space="preserve">The Integrated Action Phase (IAP) is played in a series of Cycles.  During </w:t>
      </w:r>
      <w:r>
        <w:rPr>
          <w:sz w:val="20"/>
          <w:szCs w:val="20"/>
        </w:rPr>
        <w:t xml:space="preserve">his Segment of </w:t>
      </w:r>
      <w:r w:rsidRPr="0061436E">
        <w:rPr>
          <w:sz w:val="20"/>
          <w:szCs w:val="20"/>
        </w:rPr>
        <w:t xml:space="preserve">each Cycle the </w:t>
      </w:r>
      <w:r>
        <w:rPr>
          <w:sz w:val="20"/>
          <w:szCs w:val="20"/>
        </w:rPr>
        <w:t>Keneng</w:t>
      </w:r>
      <w:r w:rsidRPr="0061436E">
        <w:rPr>
          <w:sz w:val="20"/>
          <w:szCs w:val="20"/>
        </w:rPr>
        <w:t xml:space="preserve"> acting issues</w:t>
      </w:r>
      <w:r>
        <w:rPr>
          <w:sz w:val="20"/>
          <w:szCs w:val="20"/>
        </w:rPr>
        <w:t xml:space="preserve"> Commands.  The number of Commands issued has three restrictions:</w:t>
      </w:r>
    </w:p>
    <w:p w14:paraId="5997E08A" w14:textId="77777777" w:rsidR="00C0475E" w:rsidRDefault="00C0475E" w:rsidP="00C0475E">
      <w:pPr>
        <w:rPr>
          <w:sz w:val="20"/>
          <w:szCs w:val="20"/>
        </w:rPr>
      </w:pPr>
    </w:p>
    <w:p w14:paraId="328DFB4E" w14:textId="7E0219A9" w:rsidR="00C0475E" w:rsidRPr="00A33D12" w:rsidRDefault="00C0475E" w:rsidP="00C0475E">
      <w:pPr>
        <w:pStyle w:val="ListParagraph"/>
        <w:numPr>
          <w:ilvl w:val="0"/>
          <w:numId w:val="34"/>
        </w:numPr>
        <w:rPr>
          <w:sz w:val="20"/>
        </w:rPr>
      </w:pPr>
      <w:r w:rsidRPr="00A33D12">
        <w:rPr>
          <w:sz w:val="20"/>
          <w:szCs w:val="20"/>
        </w:rPr>
        <w:t xml:space="preserve">The Keneng has must have the required </w:t>
      </w:r>
      <w:r w:rsidRPr="00A33D12">
        <w:rPr>
          <w:b/>
          <w:sz w:val="20"/>
          <w:szCs w:val="20"/>
        </w:rPr>
        <w:t>SSS (</w:t>
      </w:r>
      <w:r w:rsidRPr="00A33D12">
        <w:rPr>
          <w:b/>
          <w:sz w:val="20"/>
        </w:rPr>
        <w:fldChar w:fldCharType="begin"/>
      </w:r>
      <w:r w:rsidRPr="00A33D12">
        <w:rPr>
          <w:b/>
          <w:sz w:val="20"/>
        </w:rPr>
        <w:instrText xml:space="preserve"> REF _Ref394826967 \r \h  \* MERGEFORMAT </w:instrText>
      </w:r>
      <w:r w:rsidRPr="00A33D12">
        <w:rPr>
          <w:b/>
          <w:sz w:val="20"/>
        </w:rPr>
      </w:r>
      <w:r w:rsidRPr="00A33D12">
        <w:rPr>
          <w:b/>
          <w:sz w:val="20"/>
        </w:rPr>
        <w:fldChar w:fldCharType="separate"/>
      </w:r>
      <w:r w:rsidR="00996996">
        <w:rPr>
          <w:b/>
          <w:sz w:val="20"/>
        </w:rPr>
        <w:t>M</w:t>
      </w:r>
      <w:r w:rsidRPr="00A33D12">
        <w:rPr>
          <w:b/>
          <w:sz w:val="20"/>
        </w:rPr>
        <w:fldChar w:fldCharType="end"/>
      </w:r>
      <w:r w:rsidRPr="00A33D12">
        <w:rPr>
          <w:b/>
          <w:sz w:val="20"/>
        </w:rPr>
        <w:t xml:space="preserve"> </w:t>
      </w:r>
      <w:r w:rsidRPr="00A33D12">
        <w:rPr>
          <w:b/>
          <w:sz w:val="20"/>
        </w:rPr>
        <w:fldChar w:fldCharType="begin"/>
      </w:r>
      <w:r w:rsidRPr="00A33D12">
        <w:rPr>
          <w:b/>
          <w:sz w:val="20"/>
        </w:rPr>
        <w:instrText xml:space="preserve"> REF _Ref394826967 \h  \* MERGEFORMAT </w:instrText>
      </w:r>
      <w:r w:rsidRPr="00A33D12">
        <w:rPr>
          <w:b/>
          <w:sz w:val="20"/>
        </w:rPr>
      </w:r>
      <w:r w:rsidRPr="00A33D12">
        <w:rPr>
          <w:b/>
          <w:sz w:val="20"/>
        </w:rPr>
        <w:fldChar w:fldCharType="separate"/>
      </w:r>
      <w:r w:rsidR="00996996" w:rsidRPr="00996996">
        <w:rPr>
          <w:b/>
          <w:sz w:val="20"/>
        </w:rPr>
        <w:t>COMMAND AND CONTROL</w:t>
      </w:r>
      <w:r w:rsidRPr="00A33D12">
        <w:rPr>
          <w:b/>
          <w:sz w:val="20"/>
        </w:rPr>
        <w:fldChar w:fldCharType="end"/>
      </w:r>
      <w:r w:rsidRPr="00A33D12">
        <w:rPr>
          <w:b/>
          <w:sz w:val="20"/>
        </w:rPr>
        <w:t>) available</w:t>
      </w:r>
      <w:r w:rsidRPr="00A33D12">
        <w:rPr>
          <w:sz w:val="20"/>
        </w:rPr>
        <w:t>.</w:t>
      </w:r>
    </w:p>
    <w:p w14:paraId="0BEEABC4" w14:textId="78BB2A11" w:rsidR="00C0475E" w:rsidRPr="00A33D12" w:rsidRDefault="00C0475E" w:rsidP="00C0475E">
      <w:pPr>
        <w:pStyle w:val="ListParagraph"/>
        <w:numPr>
          <w:ilvl w:val="0"/>
          <w:numId w:val="34"/>
        </w:numPr>
        <w:rPr>
          <w:sz w:val="20"/>
        </w:rPr>
      </w:pPr>
      <w:r w:rsidRPr="00A33D12">
        <w:rPr>
          <w:sz w:val="20"/>
        </w:rPr>
        <w:t xml:space="preserve">No </w:t>
      </w:r>
      <w:r w:rsidRPr="00A33D12">
        <w:rPr>
          <w:b/>
          <w:sz w:val="20"/>
        </w:rPr>
        <w:t>Unit</w:t>
      </w:r>
      <w:r w:rsidRPr="00A33D12">
        <w:rPr>
          <w:sz w:val="20"/>
        </w:rPr>
        <w:t xml:space="preserve"> may </w:t>
      </w:r>
      <w:r w:rsidR="00F247C2">
        <w:rPr>
          <w:sz w:val="20"/>
        </w:rPr>
        <w:t>be issued</w:t>
      </w:r>
      <w:r w:rsidRPr="00A33D12">
        <w:rPr>
          <w:sz w:val="20"/>
        </w:rPr>
        <w:t xml:space="preserve"> more than </w:t>
      </w:r>
      <w:r w:rsidRPr="00A33D12">
        <w:rPr>
          <w:b/>
          <w:sz w:val="20"/>
        </w:rPr>
        <w:t>THREE</w:t>
      </w:r>
      <w:r w:rsidRPr="00A33D12">
        <w:rPr>
          <w:sz w:val="20"/>
        </w:rPr>
        <w:t xml:space="preserve"> Commands in a single </w:t>
      </w:r>
      <w:r w:rsidRPr="00A33D12">
        <w:rPr>
          <w:b/>
          <w:sz w:val="20"/>
        </w:rPr>
        <w:t>Turn</w:t>
      </w:r>
      <w:r w:rsidRPr="00A33D12">
        <w:rPr>
          <w:sz w:val="20"/>
        </w:rPr>
        <w:t>.</w:t>
      </w:r>
    </w:p>
    <w:p w14:paraId="5E403C2B" w14:textId="4CC71888" w:rsidR="00C0475E" w:rsidRPr="00A33D12" w:rsidRDefault="00C0475E" w:rsidP="00C0475E">
      <w:pPr>
        <w:pStyle w:val="ListParagraph"/>
        <w:numPr>
          <w:ilvl w:val="0"/>
          <w:numId w:val="34"/>
        </w:numPr>
        <w:rPr>
          <w:sz w:val="20"/>
        </w:rPr>
      </w:pPr>
      <w:r w:rsidRPr="00A33D12">
        <w:rPr>
          <w:sz w:val="20"/>
        </w:rPr>
        <w:t xml:space="preserve">The </w:t>
      </w:r>
      <w:r w:rsidRPr="00A33D12">
        <w:rPr>
          <w:b/>
          <w:sz w:val="20"/>
        </w:rPr>
        <w:t>maximum</w:t>
      </w:r>
      <w:r w:rsidRPr="00A33D12">
        <w:rPr>
          <w:sz w:val="20"/>
        </w:rPr>
        <w:t xml:space="preserve"> number of Commands issued in a </w:t>
      </w:r>
      <w:r w:rsidRPr="00A33D12">
        <w:rPr>
          <w:b/>
          <w:sz w:val="20"/>
        </w:rPr>
        <w:t>Cycle</w:t>
      </w:r>
      <w:r w:rsidRPr="00A33D12">
        <w:rPr>
          <w:sz w:val="20"/>
        </w:rPr>
        <w:t xml:space="preserve"> may not exceed the number decreed in </w:t>
      </w:r>
      <w:r w:rsidRPr="00A33D12">
        <w:rPr>
          <w:b/>
          <w:sz w:val="20"/>
        </w:rPr>
        <w:fldChar w:fldCharType="begin"/>
      </w:r>
      <w:r w:rsidRPr="00A33D12">
        <w:rPr>
          <w:b/>
          <w:sz w:val="20"/>
        </w:rPr>
        <w:instrText xml:space="preserve"> REF _Ref486792417 \r \h  \* MERGEFORMAT </w:instrText>
      </w:r>
      <w:r w:rsidRPr="00A33D12">
        <w:rPr>
          <w:b/>
          <w:sz w:val="20"/>
        </w:rPr>
      </w:r>
      <w:r w:rsidRPr="00A33D12">
        <w:rPr>
          <w:b/>
          <w:sz w:val="20"/>
        </w:rPr>
        <w:fldChar w:fldCharType="separate"/>
      </w:r>
      <w:r w:rsidR="00996996">
        <w:rPr>
          <w:b/>
          <w:sz w:val="20"/>
        </w:rPr>
        <w:t>C1</w:t>
      </w:r>
      <w:r w:rsidRPr="00A33D12">
        <w:rPr>
          <w:b/>
          <w:sz w:val="20"/>
        </w:rPr>
        <w:fldChar w:fldCharType="end"/>
      </w:r>
      <w:r w:rsidRPr="00A33D12">
        <w:rPr>
          <w:sz w:val="20"/>
        </w:rPr>
        <w:t>.</w:t>
      </w:r>
    </w:p>
    <w:p w14:paraId="61511FC7" w14:textId="77777777" w:rsidR="00C0475E" w:rsidRDefault="00C0475E" w:rsidP="00C0475E">
      <w:pPr>
        <w:rPr>
          <w:b/>
          <w:sz w:val="22"/>
          <w:szCs w:val="20"/>
          <w:u w:val="single"/>
        </w:rPr>
      </w:pPr>
    </w:p>
    <w:p w14:paraId="003CED30" w14:textId="77777777" w:rsidR="00C0475E" w:rsidRDefault="00C0475E" w:rsidP="00C0475E">
      <w:pPr>
        <w:rPr>
          <w:sz w:val="20"/>
          <w:szCs w:val="20"/>
        </w:rPr>
      </w:pPr>
      <w:r>
        <w:rPr>
          <w:sz w:val="20"/>
          <w:szCs w:val="20"/>
        </w:rPr>
        <w:t xml:space="preserve">Commands in a Cycle may be issued to one or more units.  Keneng may issue </w:t>
      </w:r>
      <w:r w:rsidRPr="00A33D12">
        <w:rPr>
          <w:b/>
          <w:sz w:val="20"/>
          <w:szCs w:val="20"/>
        </w:rPr>
        <w:t>less</w:t>
      </w:r>
      <w:r>
        <w:rPr>
          <w:sz w:val="20"/>
          <w:szCs w:val="20"/>
        </w:rPr>
        <w:t xml:space="preserve"> than the maximum number of Commands.</w:t>
      </w:r>
    </w:p>
    <w:p w14:paraId="636FA769" w14:textId="77777777" w:rsidR="00C0475E" w:rsidRDefault="00C0475E" w:rsidP="00C0475E">
      <w:pPr>
        <w:rPr>
          <w:sz w:val="20"/>
          <w:szCs w:val="20"/>
        </w:rPr>
      </w:pPr>
      <w:r w:rsidRPr="0061436E">
        <w:rPr>
          <w:sz w:val="20"/>
          <w:szCs w:val="20"/>
        </w:rPr>
        <w:lastRenderedPageBreak/>
        <w:t xml:space="preserve">Once the first army has completed its </w:t>
      </w:r>
      <w:r>
        <w:rPr>
          <w:sz w:val="20"/>
          <w:szCs w:val="20"/>
        </w:rPr>
        <w:t>Segment</w:t>
      </w:r>
      <w:r w:rsidRPr="0061436E">
        <w:rPr>
          <w:sz w:val="20"/>
          <w:szCs w:val="20"/>
        </w:rPr>
        <w:t xml:space="preserve"> of the Cycle the second army repeats the process</w:t>
      </w:r>
      <w:r>
        <w:rPr>
          <w:sz w:val="20"/>
          <w:szCs w:val="20"/>
        </w:rPr>
        <w:t xml:space="preserve"> in its segment</w:t>
      </w:r>
      <w:r w:rsidRPr="0061436E">
        <w:rPr>
          <w:sz w:val="20"/>
          <w:szCs w:val="20"/>
        </w:rPr>
        <w:t>, and this completes a full Cycle.</w:t>
      </w:r>
    </w:p>
    <w:p w14:paraId="515C3F08" w14:textId="11F1A9B1" w:rsidR="00C0475E" w:rsidRPr="00A33D12" w:rsidRDefault="00C0475E" w:rsidP="00C0475E">
      <w:pPr>
        <w:rPr>
          <w:b/>
          <w:sz w:val="22"/>
          <w:szCs w:val="20"/>
          <w:u w:val="single"/>
        </w:rPr>
      </w:pPr>
      <w:r>
        <w:rPr>
          <w:sz w:val="20"/>
          <w:szCs w:val="20"/>
        </w:rPr>
        <w:t>If a Keneng issues NO Commands in a Cycle permissible Commands for that Keneng in subsequent Cycles are extremely restricted</w:t>
      </w:r>
      <w:r w:rsidRPr="00B061B0">
        <w:rPr>
          <w:b/>
          <w:sz w:val="20"/>
          <w:szCs w:val="20"/>
        </w:rPr>
        <w:t>. [</w:t>
      </w:r>
      <w:r w:rsidRPr="00B061B0">
        <w:rPr>
          <w:b/>
          <w:sz w:val="20"/>
          <w:szCs w:val="20"/>
        </w:rPr>
        <w:fldChar w:fldCharType="begin"/>
      </w:r>
      <w:r w:rsidRPr="00B061B0">
        <w:rPr>
          <w:b/>
          <w:sz w:val="20"/>
          <w:szCs w:val="20"/>
        </w:rPr>
        <w:instrText xml:space="preserve"> REF _Ref550605 \r \h </w:instrText>
      </w:r>
      <w:r>
        <w:rPr>
          <w:b/>
          <w:sz w:val="20"/>
          <w:szCs w:val="20"/>
        </w:rPr>
        <w:instrText xml:space="preserve"> \* MERGEFORMAT </w:instrText>
      </w:r>
      <w:r w:rsidRPr="00B061B0">
        <w:rPr>
          <w:b/>
          <w:sz w:val="20"/>
          <w:szCs w:val="20"/>
        </w:rPr>
      </w:r>
      <w:r w:rsidRPr="00B061B0">
        <w:rPr>
          <w:b/>
          <w:sz w:val="20"/>
          <w:szCs w:val="20"/>
        </w:rPr>
        <w:fldChar w:fldCharType="separate"/>
      </w:r>
      <w:r w:rsidR="00996996">
        <w:rPr>
          <w:b/>
          <w:sz w:val="20"/>
          <w:szCs w:val="20"/>
        </w:rPr>
        <w:t>D2</w:t>
      </w:r>
      <w:r w:rsidRPr="00B061B0">
        <w:rPr>
          <w:b/>
          <w:sz w:val="20"/>
          <w:szCs w:val="20"/>
        </w:rPr>
        <w:fldChar w:fldCharType="end"/>
      </w:r>
      <w:r>
        <w:rPr>
          <w:sz w:val="20"/>
          <w:szCs w:val="20"/>
        </w:rPr>
        <w:t>].</w:t>
      </w:r>
    </w:p>
    <w:p w14:paraId="01DCA57C" w14:textId="77777777" w:rsidR="00C0475E" w:rsidRDefault="00C0475E" w:rsidP="00C0475E">
      <w:pPr>
        <w:rPr>
          <w:sz w:val="20"/>
          <w:szCs w:val="20"/>
        </w:rPr>
      </w:pPr>
      <w:r>
        <w:rPr>
          <w:sz w:val="20"/>
          <w:szCs w:val="20"/>
        </w:rPr>
        <w:t>When neither player issues a Command in a Cycle the IAP ends.</w:t>
      </w:r>
    </w:p>
    <w:p w14:paraId="65DE60E7" w14:textId="77777777" w:rsidR="006F1959" w:rsidRDefault="006F1959" w:rsidP="00C0475E">
      <w:pPr>
        <w:rPr>
          <w:sz w:val="20"/>
          <w:szCs w:val="20"/>
        </w:rPr>
      </w:pPr>
    </w:p>
    <w:p w14:paraId="526E3DE9" w14:textId="5D3FDE51" w:rsidR="006F1959" w:rsidRDefault="006F1959" w:rsidP="00C0475E">
      <w:pPr>
        <w:rPr>
          <w:sz w:val="20"/>
          <w:szCs w:val="20"/>
        </w:rPr>
      </w:pPr>
      <w:r>
        <w:rPr>
          <w:sz w:val="20"/>
          <w:szCs w:val="20"/>
        </w:rPr>
        <w:t>In the event there are two different armies fighting on one side together (ie Yan Koryani vs Mu’ugalavyani) the Cycle limit applies to the pair, not to each army separately.</w:t>
      </w:r>
    </w:p>
    <w:p w14:paraId="1236B01B" w14:textId="77777777" w:rsidR="00C0475E" w:rsidRDefault="00C0475E" w:rsidP="00C0475E">
      <w:pPr>
        <w:rPr>
          <w:sz w:val="20"/>
          <w:szCs w:val="20"/>
        </w:rPr>
      </w:pPr>
    </w:p>
    <w:p w14:paraId="570EB891" w14:textId="77777777" w:rsidR="00C0475E" w:rsidRDefault="00C0475E" w:rsidP="00C0475E">
      <w:pPr>
        <w:pStyle w:val="ListParagraph"/>
        <w:numPr>
          <w:ilvl w:val="0"/>
          <w:numId w:val="3"/>
        </w:numPr>
        <w:rPr>
          <w:b/>
          <w:sz w:val="28"/>
          <w:szCs w:val="20"/>
          <w:u w:val="single"/>
        </w:rPr>
      </w:pPr>
      <w:bookmarkStart w:id="9" w:name="_Ref394826217"/>
      <w:r w:rsidRPr="001832EE">
        <w:rPr>
          <w:b/>
          <w:sz w:val="28"/>
          <w:szCs w:val="20"/>
          <w:u w:val="single"/>
        </w:rPr>
        <w:t>COMMANDING UNITS</w:t>
      </w:r>
      <w:bookmarkEnd w:id="9"/>
    </w:p>
    <w:p w14:paraId="3F4EA628" w14:textId="77777777" w:rsidR="00601494" w:rsidRPr="001832EE" w:rsidRDefault="00601494" w:rsidP="00601494">
      <w:pPr>
        <w:pStyle w:val="ListParagraph"/>
        <w:ind w:left="454"/>
        <w:rPr>
          <w:b/>
          <w:sz w:val="28"/>
          <w:szCs w:val="20"/>
          <w:u w:val="single"/>
        </w:rPr>
      </w:pPr>
    </w:p>
    <w:p w14:paraId="188EEB6C" w14:textId="4A10EAC7" w:rsidR="00C0475E" w:rsidRPr="0061436E" w:rsidRDefault="00C0475E" w:rsidP="00C0475E">
      <w:pPr>
        <w:rPr>
          <w:b/>
          <w:sz w:val="20"/>
          <w:szCs w:val="20"/>
          <w:u w:val="single"/>
        </w:rPr>
      </w:pPr>
      <w:r>
        <w:rPr>
          <w:b/>
          <w:sz w:val="20"/>
          <w:szCs w:val="20"/>
          <w:u w:val="single"/>
        </w:rPr>
        <w:t xml:space="preserve">                                      </w:t>
      </w:r>
      <w:r w:rsidR="00601494">
        <w:rPr>
          <w:b/>
          <w:sz w:val="20"/>
          <w:szCs w:val="20"/>
          <w:u w:val="single"/>
        </w:rPr>
        <w:t xml:space="preserve">       </w:t>
      </w:r>
      <w:r>
        <w:rPr>
          <w:b/>
          <w:sz w:val="20"/>
          <w:szCs w:val="20"/>
          <w:u w:val="single"/>
        </w:rPr>
        <w:t xml:space="preserve">  </w:t>
      </w:r>
      <w:r w:rsidRPr="0061436E">
        <w:rPr>
          <w:noProof/>
          <w:sz w:val="20"/>
          <w:szCs w:val="20"/>
          <w:lang w:eastAsia="en-GB"/>
        </w:rPr>
        <w:drawing>
          <wp:inline distT="0" distB="0" distL="0" distR="0" wp14:anchorId="747A523E" wp14:editId="1713E6DA">
            <wp:extent cx="1378176" cy="1581150"/>
            <wp:effectExtent l="0" t="0" r="0" b="0"/>
            <wp:docPr id="30" name="Picture 30" descr="http://www.tekumel.com/images/gaming/pic_siegepurdi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tekumel.com/images/gaming/pic_siegepurdima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7240" cy="1591549"/>
                    </a:xfrm>
                    <a:prstGeom prst="rect">
                      <a:avLst/>
                    </a:prstGeom>
                    <a:noFill/>
                    <a:ln>
                      <a:noFill/>
                    </a:ln>
                  </pic:spPr>
                </pic:pic>
              </a:graphicData>
            </a:graphic>
          </wp:inline>
        </w:drawing>
      </w:r>
    </w:p>
    <w:p w14:paraId="3DEA3C51" w14:textId="77777777" w:rsidR="00C0475E" w:rsidRPr="0061436E" w:rsidRDefault="00C0475E" w:rsidP="00C0475E">
      <w:pPr>
        <w:rPr>
          <w:b/>
          <w:sz w:val="20"/>
          <w:szCs w:val="20"/>
          <w:u w:val="single"/>
        </w:rPr>
      </w:pPr>
    </w:p>
    <w:p w14:paraId="5E18BE19" w14:textId="77777777" w:rsidR="00C0475E" w:rsidRDefault="00C0475E" w:rsidP="00C0475E">
      <w:pPr>
        <w:rPr>
          <w:sz w:val="20"/>
          <w:szCs w:val="20"/>
        </w:rPr>
      </w:pPr>
    </w:p>
    <w:p w14:paraId="7641BAA4" w14:textId="77777777" w:rsidR="00C0475E" w:rsidRPr="0061436E" w:rsidRDefault="00C0475E" w:rsidP="00C0475E">
      <w:pPr>
        <w:rPr>
          <w:sz w:val="20"/>
          <w:szCs w:val="20"/>
        </w:rPr>
      </w:pPr>
      <w:r>
        <w:rPr>
          <w:sz w:val="20"/>
          <w:szCs w:val="20"/>
        </w:rPr>
        <w:t>Units must receive C</w:t>
      </w:r>
      <w:r w:rsidRPr="0061436E">
        <w:rPr>
          <w:sz w:val="20"/>
          <w:szCs w:val="20"/>
        </w:rPr>
        <w:t xml:space="preserve">ommands to </w:t>
      </w:r>
      <w:r>
        <w:rPr>
          <w:sz w:val="20"/>
          <w:szCs w:val="20"/>
        </w:rPr>
        <w:t>take Actions</w:t>
      </w:r>
      <w:r w:rsidRPr="0061436E">
        <w:rPr>
          <w:sz w:val="20"/>
          <w:szCs w:val="20"/>
        </w:rPr>
        <w:t xml:space="preserve">.  </w:t>
      </w:r>
      <w:r>
        <w:rPr>
          <w:sz w:val="20"/>
          <w:szCs w:val="20"/>
        </w:rPr>
        <w:t xml:space="preserve">When issued a Command they will take the Action specified.  If not commanded they will take no voluntary Action.   They have two involuntary activities  -  fighting in </w:t>
      </w:r>
      <w:r w:rsidRPr="00A33D12">
        <w:rPr>
          <w:b/>
          <w:sz w:val="20"/>
          <w:szCs w:val="20"/>
        </w:rPr>
        <w:t>Melee</w:t>
      </w:r>
      <w:r>
        <w:rPr>
          <w:sz w:val="20"/>
          <w:szCs w:val="20"/>
        </w:rPr>
        <w:t xml:space="preserve"> if in contact, and taking compulsory </w:t>
      </w:r>
      <w:r w:rsidRPr="00A33D12">
        <w:rPr>
          <w:b/>
          <w:sz w:val="20"/>
          <w:szCs w:val="20"/>
        </w:rPr>
        <w:t>Quality Checks</w:t>
      </w:r>
      <w:r w:rsidRPr="0061436E">
        <w:rPr>
          <w:sz w:val="20"/>
          <w:szCs w:val="20"/>
        </w:rPr>
        <w:t>.</w:t>
      </w:r>
    </w:p>
    <w:p w14:paraId="52A2258E" w14:textId="77777777" w:rsidR="00C0475E" w:rsidRDefault="00C0475E" w:rsidP="00C0475E">
      <w:pPr>
        <w:rPr>
          <w:sz w:val="20"/>
          <w:szCs w:val="20"/>
        </w:rPr>
      </w:pPr>
    </w:p>
    <w:p w14:paraId="31879BB8" w14:textId="77777777" w:rsidR="00C0475E" w:rsidRPr="0061436E" w:rsidRDefault="00C0475E" w:rsidP="00C0475E">
      <w:pPr>
        <w:rPr>
          <w:sz w:val="20"/>
          <w:szCs w:val="20"/>
        </w:rPr>
      </w:pPr>
    </w:p>
    <w:p w14:paraId="3A6DA13C" w14:textId="77777777" w:rsidR="00C0475E" w:rsidRDefault="00C0475E" w:rsidP="00C0475E">
      <w:pPr>
        <w:pStyle w:val="ListParagraph"/>
        <w:numPr>
          <w:ilvl w:val="1"/>
          <w:numId w:val="3"/>
        </w:numPr>
        <w:ind w:left="454"/>
        <w:rPr>
          <w:b/>
          <w:u w:val="single"/>
        </w:rPr>
      </w:pPr>
      <w:bookmarkStart w:id="10" w:name="_Ref394844522"/>
      <w:r w:rsidRPr="00EF51BC">
        <w:rPr>
          <w:b/>
          <w:u w:val="single"/>
        </w:rPr>
        <w:t>ISSUING COMMANDS</w:t>
      </w:r>
      <w:bookmarkEnd w:id="10"/>
      <w:r>
        <w:rPr>
          <w:b/>
          <w:u w:val="single"/>
        </w:rPr>
        <w:t xml:space="preserve">  (THE INELUCTABLE WILL OF SSIRANDIR)</w:t>
      </w:r>
    </w:p>
    <w:p w14:paraId="1ACF47E7" w14:textId="77777777" w:rsidR="00C0475E" w:rsidRDefault="00C0475E" w:rsidP="00C0475E">
      <w:pPr>
        <w:rPr>
          <w:b/>
          <w:u w:val="single"/>
        </w:rPr>
      </w:pPr>
    </w:p>
    <w:p w14:paraId="1D0618E0" w14:textId="48543DE3" w:rsidR="00C0475E" w:rsidRDefault="00C0475E" w:rsidP="00C0475E">
      <w:pPr>
        <w:pStyle w:val="ListParagraph"/>
        <w:ind w:left="0"/>
        <w:jc w:val="both"/>
        <w:rPr>
          <w:sz w:val="20"/>
          <w:szCs w:val="20"/>
        </w:rPr>
      </w:pPr>
      <w:r w:rsidRPr="0061436E">
        <w:rPr>
          <w:sz w:val="20"/>
          <w:szCs w:val="20"/>
        </w:rPr>
        <w:t xml:space="preserve">Commands are issued by Command Posts to Units </w:t>
      </w:r>
      <w:r>
        <w:rPr>
          <w:sz w:val="20"/>
          <w:szCs w:val="20"/>
        </w:rPr>
        <w:t>attached to them in accordance with</w:t>
      </w:r>
      <w:r w:rsidRPr="00EF7B59">
        <w:rPr>
          <w:b/>
          <w:sz w:val="20"/>
          <w:szCs w:val="20"/>
        </w:rPr>
        <w:t xml:space="preserve"> (</w:t>
      </w:r>
      <w:r w:rsidRPr="00EF7B59">
        <w:rPr>
          <w:b/>
          <w:sz w:val="20"/>
          <w:szCs w:val="20"/>
        </w:rPr>
        <w:fldChar w:fldCharType="begin"/>
      </w:r>
      <w:r w:rsidRPr="00EF7B59">
        <w:rPr>
          <w:b/>
          <w:sz w:val="20"/>
          <w:szCs w:val="20"/>
        </w:rPr>
        <w:instrText xml:space="preserve"> REF _Ref394826967 \r \h </w:instrText>
      </w:r>
      <w:r>
        <w:rPr>
          <w:b/>
          <w:sz w:val="20"/>
          <w:szCs w:val="20"/>
        </w:rPr>
        <w:instrText xml:space="preserve"> \* MERGEFORMAT </w:instrText>
      </w:r>
      <w:r w:rsidRPr="00EF7B59">
        <w:rPr>
          <w:b/>
          <w:sz w:val="20"/>
          <w:szCs w:val="20"/>
        </w:rPr>
      </w:r>
      <w:r w:rsidRPr="00EF7B59">
        <w:rPr>
          <w:b/>
          <w:sz w:val="20"/>
          <w:szCs w:val="20"/>
        </w:rPr>
        <w:fldChar w:fldCharType="separate"/>
      </w:r>
      <w:r w:rsidR="00996996">
        <w:rPr>
          <w:b/>
          <w:sz w:val="20"/>
          <w:szCs w:val="20"/>
        </w:rPr>
        <w:t>M</w:t>
      </w:r>
      <w:r w:rsidRPr="00EF7B59">
        <w:rPr>
          <w:b/>
          <w:sz w:val="20"/>
          <w:szCs w:val="20"/>
        </w:rPr>
        <w:fldChar w:fldCharType="end"/>
      </w:r>
      <w:r w:rsidRPr="00EF7B59">
        <w:rPr>
          <w:b/>
          <w:sz w:val="20"/>
          <w:szCs w:val="20"/>
        </w:rPr>
        <w:t xml:space="preserve">. </w:t>
      </w:r>
      <w:r w:rsidRPr="00413D64">
        <w:rPr>
          <w:sz w:val="16"/>
          <w:szCs w:val="20"/>
        </w:rPr>
        <w:fldChar w:fldCharType="begin"/>
      </w:r>
      <w:r w:rsidRPr="00413D64">
        <w:rPr>
          <w:sz w:val="16"/>
          <w:szCs w:val="20"/>
        </w:rPr>
        <w:instrText xml:space="preserve"> REF _Ref394826967 \h  \* MERGEFORMAT </w:instrText>
      </w:r>
      <w:r w:rsidRPr="00413D64">
        <w:rPr>
          <w:sz w:val="16"/>
          <w:szCs w:val="20"/>
        </w:rPr>
      </w:r>
      <w:r w:rsidRPr="00413D64">
        <w:rPr>
          <w:sz w:val="16"/>
          <w:szCs w:val="20"/>
        </w:rPr>
        <w:fldChar w:fldCharType="separate"/>
      </w:r>
      <w:r w:rsidR="00996996" w:rsidRPr="00996996">
        <w:rPr>
          <w:b/>
          <w:sz w:val="20"/>
          <w:szCs w:val="20"/>
          <w:u w:val="single"/>
        </w:rPr>
        <w:t>COMMAND AND CONTROL</w:t>
      </w:r>
      <w:r w:rsidRPr="00413D64">
        <w:rPr>
          <w:sz w:val="16"/>
          <w:szCs w:val="20"/>
        </w:rPr>
        <w:fldChar w:fldCharType="end"/>
      </w:r>
      <w:r w:rsidRPr="00413D64">
        <w:rPr>
          <w:sz w:val="16"/>
          <w:szCs w:val="20"/>
        </w:rPr>
        <w:t>)</w:t>
      </w:r>
      <w:r>
        <w:rPr>
          <w:sz w:val="16"/>
          <w:szCs w:val="20"/>
        </w:rPr>
        <w:t xml:space="preserve">.  </w:t>
      </w:r>
      <w:r w:rsidRPr="00413D64">
        <w:rPr>
          <w:sz w:val="16"/>
          <w:szCs w:val="20"/>
        </w:rPr>
        <w:t xml:space="preserve"> </w:t>
      </w:r>
      <w:r>
        <w:rPr>
          <w:sz w:val="20"/>
          <w:szCs w:val="20"/>
        </w:rPr>
        <w:t xml:space="preserve">Each command must be paid for using </w:t>
      </w:r>
      <w:r w:rsidRPr="0061436E">
        <w:rPr>
          <w:sz w:val="20"/>
          <w:szCs w:val="20"/>
        </w:rPr>
        <w:t>available SSS</w:t>
      </w:r>
      <w:r>
        <w:rPr>
          <w:sz w:val="20"/>
          <w:szCs w:val="20"/>
        </w:rPr>
        <w:t xml:space="preserve"> </w:t>
      </w:r>
      <w:r w:rsidRPr="00EF7B59">
        <w:rPr>
          <w:b/>
          <w:sz w:val="20"/>
          <w:szCs w:val="20"/>
        </w:rPr>
        <w:t>(</w:t>
      </w:r>
      <w:r w:rsidRPr="00EF7B59">
        <w:rPr>
          <w:b/>
          <w:sz w:val="20"/>
          <w:szCs w:val="20"/>
        </w:rPr>
        <w:fldChar w:fldCharType="begin"/>
      </w:r>
      <w:r w:rsidRPr="00EF7B59">
        <w:rPr>
          <w:b/>
          <w:sz w:val="20"/>
          <w:szCs w:val="20"/>
        </w:rPr>
        <w:instrText xml:space="preserve"> REF _Ref486037235 \r \h </w:instrText>
      </w:r>
      <w:r>
        <w:rPr>
          <w:b/>
          <w:sz w:val="20"/>
          <w:szCs w:val="20"/>
        </w:rPr>
        <w:instrText xml:space="preserve"> \* MERGEFORMAT </w:instrText>
      </w:r>
      <w:r w:rsidRPr="00EF7B59">
        <w:rPr>
          <w:b/>
          <w:sz w:val="20"/>
          <w:szCs w:val="20"/>
        </w:rPr>
      </w:r>
      <w:r w:rsidRPr="00EF7B59">
        <w:rPr>
          <w:b/>
          <w:sz w:val="20"/>
          <w:szCs w:val="20"/>
        </w:rPr>
        <w:fldChar w:fldCharType="separate"/>
      </w:r>
      <w:r w:rsidR="00996996">
        <w:rPr>
          <w:b/>
          <w:sz w:val="20"/>
          <w:szCs w:val="20"/>
        </w:rPr>
        <w:t>M1</w:t>
      </w:r>
      <w:r w:rsidRPr="00EF7B59">
        <w:rPr>
          <w:b/>
          <w:sz w:val="20"/>
          <w:szCs w:val="20"/>
        </w:rPr>
        <w:fldChar w:fldCharType="end"/>
      </w:r>
      <w:r w:rsidRPr="00EF7B59">
        <w:rPr>
          <w:b/>
          <w:sz w:val="20"/>
          <w:szCs w:val="20"/>
        </w:rPr>
        <w:t xml:space="preserve"> </w:t>
      </w:r>
      <w:r w:rsidRPr="00413D64">
        <w:rPr>
          <w:sz w:val="20"/>
          <w:szCs w:val="20"/>
        </w:rPr>
        <w:fldChar w:fldCharType="begin"/>
      </w:r>
      <w:r w:rsidRPr="00413D64">
        <w:rPr>
          <w:sz w:val="20"/>
          <w:szCs w:val="20"/>
        </w:rPr>
        <w:instrText xml:space="preserve"> REF _Ref486037235 \h  \* MERGEFORMAT </w:instrText>
      </w:r>
      <w:r w:rsidRPr="00413D64">
        <w:rPr>
          <w:sz w:val="20"/>
          <w:szCs w:val="20"/>
        </w:rPr>
      </w:r>
      <w:r w:rsidRPr="00413D64">
        <w:rPr>
          <w:sz w:val="20"/>
          <w:szCs w:val="20"/>
        </w:rPr>
        <w:fldChar w:fldCharType="separate"/>
      </w:r>
      <w:r w:rsidR="00996996" w:rsidRPr="00996996">
        <w:rPr>
          <w:b/>
          <w:sz w:val="20"/>
          <w:szCs w:val="20"/>
          <w:u w:val="single"/>
        </w:rPr>
        <w:t>SORCEROUS SUBTLETIES OF SUBADIM</w:t>
      </w:r>
      <w:r w:rsidRPr="00413D64">
        <w:rPr>
          <w:sz w:val="20"/>
          <w:szCs w:val="20"/>
        </w:rPr>
        <w:fldChar w:fldCharType="end"/>
      </w:r>
      <w:r w:rsidRPr="00413D64">
        <w:rPr>
          <w:sz w:val="20"/>
          <w:szCs w:val="20"/>
        </w:rPr>
        <w:t>).</w:t>
      </w:r>
      <w:r w:rsidRPr="0061436E">
        <w:rPr>
          <w:sz w:val="20"/>
          <w:szCs w:val="20"/>
        </w:rPr>
        <w:t xml:space="preserve">  As </w:t>
      </w:r>
      <w:r>
        <w:rPr>
          <w:sz w:val="20"/>
          <w:szCs w:val="20"/>
        </w:rPr>
        <w:t>a</w:t>
      </w:r>
      <w:r w:rsidRPr="0061436E">
        <w:rPr>
          <w:sz w:val="20"/>
          <w:szCs w:val="20"/>
        </w:rPr>
        <w:t xml:space="preserve"> Command is issued to a Unit it should be recorded </w:t>
      </w:r>
      <w:r>
        <w:rPr>
          <w:sz w:val="20"/>
          <w:szCs w:val="20"/>
        </w:rPr>
        <w:t>(</w:t>
      </w:r>
      <w:r w:rsidRPr="00EF7B59">
        <w:rPr>
          <w:b/>
          <w:sz w:val="20"/>
          <w:szCs w:val="20"/>
        </w:rPr>
        <w:t>see Command Record Sheets,Appendix</w:t>
      </w:r>
      <w:r w:rsidRPr="00C2072E">
        <w:rPr>
          <w:b/>
          <w:sz w:val="20"/>
          <w:szCs w:val="20"/>
        </w:rPr>
        <w:t xml:space="preserve"> </w:t>
      </w:r>
      <w:r>
        <w:rPr>
          <w:b/>
          <w:sz w:val="20"/>
          <w:szCs w:val="20"/>
        </w:rPr>
        <w:t>2, Player Aids</w:t>
      </w:r>
      <w:r>
        <w:rPr>
          <w:sz w:val="20"/>
          <w:szCs w:val="20"/>
        </w:rPr>
        <w:t xml:space="preserve">) </w:t>
      </w:r>
      <w:r w:rsidRPr="0061436E">
        <w:rPr>
          <w:sz w:val="20"/>
          <w:szCs w:val="20"/>
        </w:rPr>
        <w:t xml:space="preserve">and the SSS used deducted from the Command Post’s </w:t>
      </w:r>
      <w:r>
        <w:rPr>
          <w:sz w:val="20"/>
          <w:szCs w:val="20"/>
        </w:rPr>
        <w:t>supply of SSS</w:t>
      </w:r>
      <w:r w:rsidRPr="0061436E">
        <w:rPr>
          <w:sz w:val="20"/>
          <w:szCs w:val="20"/>
        </w:rPr>
        <w:t xml:space="preserve"> </w:t>
      </w:r>
      <w:r>
        <w:rPr>
          <w:sz w:val="20"/>
          <w:szCs w:val="20"/>
        </w:rPr>
        <w:t>(</w:t>
      </w:r>
      <w:r>
        <w:rPr>
          <w:sz w:val="20"/>
          <w:szCs w:val="20"/>
        </w:rPr>
        <w:fldChar w:fldCharType="begin"/>
      </w:r>
      <w:r>
        <w:rPr>
          <w:sz w:val="20"/>
          <w:szCs w:val="20"/>
        </w:rPr>
        <w:instrText xml:space="preserve"> REF _Ref486037175 \r \h </w:instrText>
      </w:r>
      <w:r>
        <w:rPr>
          <w:sz w:val="20"/>
          <w:szCs w:val="20"/>
        </w:rPr>
      </w:r>
      <w:r>
        <w:rPr>
          <w:sz w:val="20"/>
          <w:szCs w:val="20"/>
        </w:rPr>
        <w:fldChar w:fldCharType="separate"/>
      </w:r>
      <w:r w:rsidR="00996996">
        <w:rPr>
          <w:sz w:val="20"/>
          <w:szCs w:val="20"/>
        </w:rPr>
        <w:t>M.1.3</w:t>
      </w:r>
      <w:r>
        <w:rPr>
          <w:sz w:val="20"/>
          <w:szCs w:val="20"/>
        </w:rPr>
        <w:fldChar w:fldCharType="end"/>
      </w:r>
      <w:r>
        <w:rPr>
          <w:sz w:val="20"/>
          <w:szCs w:val="20"/>
        </w:rPr>
        <w:t xml:space="preserve">). </w:t>
      </w:r>
      <w:r w:rsidRPr="0061436E">
        <w:rPr>
          <w:sz w:val="20"/>
          <w:szCs w:val="20"/>
        </w:rPr>
        <w:t xml:space="preserve">  </w:t>
      </w:r>
    </w:p>
    <w:p w14:paraId="0DF50672" w14:textId="77777777" w:rsidR="00C0475E" w:rsidRPr="0061436E" w:rsidRDefault="00C0475E" w:rsidP="00C0475E">
      <w:pPr>
        <w:pStyle w:val="ListParagraph"/>
        <w:ind w:left="0"/>
        <w:jc w:val="both"/>
        <w:rPr>
          <w:sz w:val="20"/>
          <w:szCs w:val="20"/>
        </w:rPr>
      </w:pPr>
    </w:p>
    <w:p w14:paraId="0C04F851" w14:textId="77777777" w:rsidR="00C0475E" w:rsidRDefault="00C0475E" w:rsidP="00C0475E">
      <w:pPr>
        <w:rPr>
          <w:sz w:val="20"/>
          <w:szCs w:val="20"/>
        </w:rPr>
      </w:pPr>
    </w:p>
    <w:p w14:paraId="35B6F80B" w14:textId="77777777" w:rsidR="00C0475E" w:rsidRPr="0049052A" w:rsidRDefault="00C0475E" w:rsidP="00C0475E">
      <w:pPr>
        <w:pStyle w:val="ListParagraph"/>
        <w:numPr>
          <w:ilvl w:val="2"/>
          <w:numId w:val="3"/>
        </w:numPr>
        <w:rPr>
          <w:b/>
          <w:color w:val="FF0000"/>
          <w:sz w:val="22"/>
          <w:u w:val="single"/>
        </w:rPr>
      </w:pPr>
      <w:r w:rsidRPr="0049052A">
        <w:rPr>
          <w:b/>
          <w:color w:val="FF0000"/>
          <w:sz w:val="22"/>
          <w:u w:val="single"/>
        </w:rPr>
        <w:t xml:space="preserve"> </w:t>
      </w:r>
      <w:bookmarkStart w:id="11" w:name="_Ref148713791"/>
      <w:r w:rsidRPr="0049052A">
        <w:rPr>
          <w:b/>
          <w:color w:val="FF0000"/>
          <w:sz w:val="22"/>
          <w:u w:val="single"/>
        </w:rPr>
        <w:t>Potential Failure  To Receive Command</w:t>
      </w:r>
      <w:bookmarkEnd w:id="11"/>
    </w:p>
    <w:p w14:paraId="475695D0" w14:textId="77777777" w:rsidR="00C0475E" w:rsidRPr="00C94B2B" w:rsidRDefault="00C0475E" w:rsidP="00C0475E">
      <w:pPr>
        <w:rPr>
          <w:b/>
          <w:sz w:val="22"/>
          <w:u w:val="single"/>
        </w:rPr>
      </w:pPr>
    </w:p>
    <w:p w14:paraId="29019E75" w14:textId="6E17CED1" w:rsidR="00F0173B" w:rsidRDefault="00C0475E" w:rsidP="00F0173B">
      <w:pPr>
        <w:rPr>
          <w:sz w:val="20"/>
          <w:szCs w:val="20"/>
        </w:rPr>
      </w:pPr>
      <w:r w:rsidRPr="00EF6F3B">
        <w:rPr>
          <w:sz w:val="20"/>
          <w:szCs w:val="20"/>
        </w:rPr>
        <w:t>In some cases (see</w:t>
      </w:r>
      <w:r w:rsidR="005852AB">
        <w:rPr>
          <w:sz w:val="20"/>
          <w:szCs w:val="20"/>
        </w:rPr>
        <w:t xml:space="preserve"> </w:t>
      </w:r>
      <w:r w:rsidR="005852AB">
        <w:rPr>
          <w:sz w:val="20"/>
          <w:szCs w:val="20"/>
        </w:rPr>
        <w:fldChar w:fldCharType="begin"/>
      </w:r>
      <w:r w:rsidR="005852AB">
        <w:rPr>
          <w:sz w:val="20"/>
          <w:szCs w:val="20"/>
        </w:rPr>
        <w:instrText xml:space="preserve"> REF _Ref394835472 \r \h </w:instrText>
      </w:r>
      <w:r w:rsidR="005852AB">
        <w:rPr>
          <w:sz w:val="20"/>
          <w:szCs w:val="20"/>
        </w:rPr>
      </w:r>
      <w:r w:rsidR="005852AB">
        <w:rPr>
          <w:sz w:val="20"/>
          <w:szCs w:val="20"/>
        </w:rPr>
        <w:fldChar w:fldCharType="separate"/>
      </w:r>
      <w:r w:rsidR="00996996">
        <w:rPr>
          <w:sz w:val="20"/>
          <w:szCs w:val="20"/>
        </w:rPr>
        <w:t>M2</w:t>
      </w:r>
      <w:r w:rsidR="005852AB">
        <w:rPr>
          <w:sz w:val="20"/>
          <w:szCs w:val="20"/>
        </w:rPr>
        <w:fldChar w:fldCharType="end"/>
      </w:r>
      <w:r w:rsidRPr="00EF6F3B">
        <w:rPr>
          <w:sz w:val="20"/>
          <w:szCs w:val="20"/>
        </w:rPr>
        <w:t xml:space="preserve">) a roll may be necessary to see if a Command is successfully received.  </w:t>
      </w:r>
      <w:r w:rsidR="005147C7">
        <w:rPr>
          <w:sz w:val="20"/>
          <w:szCs w:val="20"/>
        </w:rPr>
        <w:t>Roll for each Command issued and i</w:t>
      </w:r>
      <w:r w:rsidRPr="00EF6F3B">
        <w:rPr>
          <w:sz w:val="20"/>
          <w:szCs w:val="20"/>
        </w:rPr>
        <w:t xml:space="preserve">f </w:t>
      </w:r>
      <w:r w:rsidR="005147C7">
        <w:rPr>
          <w:sz w:val="20"/>
          <w:szCs w:val="20"/>
        </w:rPr>
        <w:t>this</w:t>
      </w:r>
      <w:r w:rsidRPr="00EF6F3B">
        <w:rPr>
          <w:sz w:val="20"/>
          <w:szCs w:val="20"/>
        </w:rPr>
        <w:t xml:space="preserve"> is not the Command fails</w:t>
      </w:r>
      <w:r w:rsidR="00F0173B">
        <w:rPr>
          <w:sz w:val="20"/>
          <w:szCs w:val="20"/>
        </w:rPr>
        <w:t xml:space="preserve">. Note the </w:t>
      </w:r>
      <w:r w:rsidR="005147C7">
        <w:rPr>
          <w:sz w:val="20"/>
          <w:szCs w:val="20"/>
        </w:rPr>
        <w:t>F</w:t>
      </w:r>
      <w:r w:rsidR="00F0173B">
        <w:rPr>
          <w:sz w:val="20"/>
          <w:szCs w:val="20"/>
        </w:rPr>
        <w:t>ail by crossing through the Command on the Record Sheet</w:t>
      </w:r>
      <w:r w:rsidR="00F021AA">
        <w:rPr>
          <w:sz w:val="20"/>
          <w:szCs w:val="20"/>
        </w:rPr>
        <w:t xml:space="preserve"> or use a different highlight colour.</w:t>
      </w:r>
    </w:p>
    <w:p w14:paraId="3E28C1C0" w14:textId="77777777" w:rsidR="00F0173B" w:rsidRDefault="00F0173B" w:rsidP="00F0173B">
      <w:pPr>
        <w:rPr>
          <w:sz w:val="20"/>
          <w:szCs w:val="20"/>
        </w:rPr>
      </w:pPr>
    </w:p>
    <w:p w14:paraId="7B0406B1" w14:textId="77777777" w:rsidR="005147C7" w:rsidRDefault="005147C7" w:rsidP="00C0475E">
      <w:pPr>
        <w:rPr>
          <w:sz w:val="20"/>
          <w:szCs w:val="20"/>
        </w:rPr>
      </w:pPr>
      <w:r>
        <w:rPr>
          <w:sz w:val="20"/>
          <w:szCs w:val="20"/>
        </w:rPr>
        <w:t>For</w:t>
      </w:r>
      <w:r w:rsidR="00C0475E" w:rsidRPr="00EF6F3B">
        <w:rPr>
          <w:sz w:val="20"/>
          <w:szCs w:val="20"/>
        </w:rPr>
        <w:t xml:space="preserve"> SSS cost and </w:t>
      </w:r>
      <w:r w:rsidR="00C0475E" w:rsidRPr="005147C7">
        <w:rPr>
          <w:b/>
          <w:bCs/>
          <w:sz w:val="20"/>
          <w:szCs w:val="20"/>
        </w:rPr>
        <w:t>total</w:t>
      </w:r>
      <w:r w:rsidR="00C0475E" w:rsidRPr="00EF6F3B">
        <w:rPr>
          <w:sz w:val="20"/>
          <w:szCs w:val="20"/>
        </w:rPr>
        <w:t xml:space="preserve"> Cycle Command issuance restriction (ie 3 / turn maximum Commands to a Unit) the Command is treated as if it has been issued successfully.  Thus, if a Command to move is given to a unit as its first Command of the turn it can now only receive two Commands.  </w:t>
      </w:r>
    </w:p>
    <w:p w14:paraId="58EC4735" w14:textId="05F2AC49" w:rsidR="00A4164A" w:rsidRDefault="005147C7" w:rsidP="00C0475E">
      <w:pPr>
        <w:rPr>
          <w:b/>
          <w:sz w:val="20"/>
          <w:szCs w:val="20"/>
        </w:rPr>
      </w:pPr>
      <w:r w:rsidRPr="005147C7">
        <w:rPr>
          <w:bCs/>
          <w:sz w:val="20"/>
          <w:szCs w:val="20"/>
        </w:rPr>
        <w:t xml:space="preserve">For the purpose of </w:t>
      </w:r>
      <w:r>
        <w:rPr>
          <w:bCs/>
          <w:sz w:val="20"/>
          <w:szCs w:val="20"/>
        </w:rPr>
        <w:t xml:space="preserve"> r</w:t>
      </w:r>
      <w:r w:rsidRPr="005147C7">
        <w:rPr>
          <w:bCs/>
          <w:sz w:val="20"/>
          <w:szCs w:val="20"/>
        </w:rPr>
        <w:t xml:space="preserve">estrictions </w:t>
      </w:r>
      <w:r>
        <w:rPr>
          <w:bCs/>
          <w:sz w:val="20"/>
          <w:szCs w:val="20"/>
        </w:rPr>
        <w:t xml:space="preserve">on issuance of  </w:t>
      </w:r>
      <w:r w:rsidRPr="005147C7">
        <w:rPr>
          <w:b/>
          <w:sz w:val="20"/>
          <w:szCs w:val="20"/>
        </w:rPr>
        <w:t>particular</w:t>
      </w:r>
      <w:r>
        <w:rPr>
          <w:bCs/>
          <w:sz w:val="20"/>
          <w:szCs w:val="20"/>
        </w:rPr>
        <w:t xml:space="preserve"> Commands </w:t>
      </w:r>
      <w:r w:rsidRPr="005147C7">
        <w:rPr>
          <w:bCs/>
          <w:sz w:val="20"/>
          <w:szCs w:val="20"/>
        </w:rPr>
        <w:t>the failed Command is ignored</w:t>
      </w:r>
      <w:r>
        <w:rPr>
          <w:b/>
          <w:sz w:val="20"/>
          <w:szCs w:val="20"/>
        </w:rPr>
        <w:t xml:space="preserve">.  </w:t>
      </w:r>
      <w:r w:rsidRPr="005147C7">
        <w:rPr>
          <w:bCs/>
          <w:sz w:val="20"/>
          <w:szCs w:val="20"/>
        </w:rPr>
        <w:t xml:space="preserve">For example, a Unit which receives a failed Move command </w:t>
      </w:r>
      <w:r w:rsidR="00C0475E" w:rsidRPr="005147C7">
        <w:rPr>
          <w:bCs/>
          <w:sz w:val="20"/>
          <w:szCs w:val="20"/>
        </w:rPr>
        <w:t>may still be give</w:t>
      </w:r>
      <w:r w:rsidRPr="005147C7">
        <w:rPr>
          <w:bCs/>
          <w:sz w:val="20"/>
          <w:szCs w:val="20"/>
        </w:rPr>
        <w:t>n</w:t>
      </w:r>
      <w:r w:rsidR="00A4164A" w:rsidRPr="005147C7">
        <w:rPr>
          <w:bCs/>
          <w:sz w:val="20"/>
          <w:szCs w:val="20"/>
        </w:rPr>
        <w:t xml:space="preserve"> </w:t>
      </w:r>
      <w:r w:rsidRPr="005147C7">
        <w:rPr>
          <w:bCs/>
          <w:sz w:val="20"/>
          <w:szCs w:val="20"/>
        </w:rPr>
        <w:t>a second</w:t>
      </w:r>
      <w:r w:rsidR="00C0475E" w:rsidRPr="005147C7">
        <w:rPr>
          <w:bCs/>
          <w:sz w:val="20"/>
          <w:szCs w:val="20"/>
        </w:rPr>
        <w:t xml:space="preserve"> Move Command since the unit did not actually move.</w:t>
      </w:r>
      <w:r w:rsidR="00A4164A" w:rsidRPr="005147C7">
        <w:rPr>
          <w:bCs/>
          <w:sz w:val="20"/>
          <w:szCs w:val="20"/>
        </w:rPr>
        <w:t xml:space="preserve"> </w:t>
      </w:r>
    </w:p>
    <w:p w14:paraId="5FBE21E7" w14:textId="087474CB" w:rsidR="00C0475E" w:rsidRPr="005147C7" w:rsidRDefault="00A4164A" w:rsidP="00C0475E">
      <w:pPr>
        <w:rPr>
          <w:bCs/>
          <w:sz w:val="20"/>
          <w:szCs w:val="20"/>
        </w:rPr>
      </w:pPr>
      <w:r w:rsidRPr="005147C7">
        <w:rPr>
          <w:bCs/>
          <w:sz w:val="20"/>
          <w:szCs w:val="20"/>
        </w:rPr>
        <w:t xml:space="preserve">Should Keneng wish they may issue </w:t>
      </w:r>
      <w:r w:rsidR="00ED4271" w:rsidRPr="005147C7">
        <w:rPr>
          <w:bCs/>
          <w:sz w:val="20"/>
          <w:szCs w:val="20"/>
        </w:rPr>
        <w:t xml:space="preserve">redundant Commands to a unit </w:t>
      </w:r>
      <w:r w:rsidR="005147C7">
        <w:rPr>
          <w:bCs/>
          <w:sz w:val="20"/>
          <w:szCs w:val="20"/>
        </w:rPr>
        <w:t xml:space="preserve">in a Cycle </w:t>
      </w:r>
      <w:r w:rsidR="00ED4271" w:rsidRPr="005147C7">
        <w:rPr>
          <w:bCs/>
          <w:sz w:val="20"/>
          <w:szCs w:val="20"/>
        </w:rPr>
        <w:t xml:space="preserve">in case </w:t>
      </w:r>
      <w:r w:rsidR="005147C7">
        <w:rPr>
          <w:bCs/>
          <w:sz w:val="20"/>
          <w:szCs w:val="20"/>
        </w:rPr>
        <w:t>one does not</w:t>
      </w:r>
      <w:r w:rsidR="00ED4271" w:rsidRPr="005147C7">
        <w:rPr>
          <w:bCs/>
          <w:sz w:val="20"/>
          <w:szCs w:val="20"/>
        </w:rPr>
        <w:t xml:space="preserve"> get through ie two Move Commands.  If the first succeeds the second is ignored </w:t>
      </w:r>
      <w:r w:rsidR="005147C7">
        <w:rPr>
          <w:bCs/>
          <w:sz w:val="20"/>
          <w:szCs w:val="20"/>
        </w:rPr>
        <w:t>but</w:t>
      </w:r>
      <w:r w:rsidR="00ED4271" w:rsidRPr="005147C7">
        <w:rPr>
          <w:bCs/>
          <w:sz w:val="20"/>
          <w:szCs w:val="20"/>
        </w:rPr>
        <w:t xml:space="preserve"> the SSS paid and wasted.</w:t>
      </w:r>
    </w:p>
    <w:p w14:paraId="1C2796DA" w14:textId="77777777" w:rsidR="00C0475E" w:rsidRDefault="00C0475E" w:rsidP="00C0475E">
      <w:pPr>
        <w:rPr>
          <w:b/>
          <w:u w:val="single"/>
        </w:rPr>
      </w:pPr>
    </w:p>
    <w:p w14:paraId="77E6A771" w14:textId="77777777" w:rsidR="00C0475E" w:rsidRDefault="00C0475E" w:rsidP="00C0475E">
      <w:pPr>
        <w:pStyle w:val="ListParagraph"/>
        <w:ind w:left="0"/>
        <w:rPr>
          <w:sz w:val="20"/>
          <w:szCs w:val="20"/>
        </w:rPr>
      </w:pPr>
    </w:p>
    <w:p w14:paraId="0E8C7653" w14:textId="075B3A9C" w:rsidR="00332219" w:rsidRDefault="00332219" w:rsidP="00C0475E">
      <w:pPr>
        <w:pStyle w:val="ListParagraph"/>
        <w:numPr>
          <w:ilvl w:val="2"/>
          <w:numId w:val="3"/>
        </w:numPr>
        <w:rPr>
          <w:b/>
          <w:sz w:val="22"/>
          <w:u w:val="single"/>
        </w:rPr>
      </w:pPr>
      <w:r w:rsidRPr="00C94B2B">
        <w:rPr>
          <w:b/>
          <w:sz w:val="22"/>
          <w:u w:val="single"/>
        </w:rPr>
        <w:t>Issue of Multiple Commands to a Unit</w:t>
      </w:r>
    </w:p>
    <w:p w14:paraId="382B1664" w14:textId="77777777" w:rsidR="00332219" w:rsidRDefault="00332219" w:rsidP="00332219">
      <w:pPr>
        <w:pStyle w:val="ListParagraph"/>
        <w:ind w:left="340"/>
        <w:rPr>
          <w:b/>
          <w:sz w:val="22"/>
          <w:u w:val="single"/>
        </w:rPr>
      </w:pPr>
    </w:p>
    <w:p w14:paraId="481B0D2A" w14:textId="77777777" w:rsidR="00332219" w:rsidRDefault="00332219" w:rsidP="00332219">
      <w:pPr>
        <w:pStyle w:val="ListParagraph"/>
        <w:ind w:left="0"/>
        <w:rPr>
          <w:sz w:val="20"/>
          <w:szCs w:val="20"/>
        </w:rPr>
      </w:pPr>
      <w:r>
        <w:rPr>
          <w:b/>
          <w:sz w:val="20"/>
          <w:szCs w:val="20"/>
        </w:rPr>
        <w:t>Up</w:t>
      </w:r>
      <w:r w:rsidRPr="004E09D2">
        <w:rPr>
          <w:b/>
          <w:sz w:val="20"/>
          <w:szCs w:val="20"/>
        </w:rPr>
        <w:t xml:space="preserve"> three commands can be issued to a given</w:t>
      </w:r>
      <w:r>
        <w:rPr>
          <w:sz w:val="20"/>
          <w:szCs w:val="20"/>
        </w:rPr>
        <w:t xml:space="preserve"> </w:t>
      </w:r>
      <w:r w:rsidRPr="004E09D2">
        <w:rPr>
          <w:b/>
          <w:sz w:val="20"/>
          <w:szCs w:val="20"/>
        </w:rPr>
        <w:t>unit</w:t>
      </w:r>
      <w:r>
        <w:rPr>
          <w:b/>
          <w:sz w:val="20"/>
          <w:szCs w:val="20"/>
        </w:rPr>
        <w:t xml:space="preserve"> during a Turn</w:t>
      </w:r>
      <w:r>
        <w:rPr>
          <w:sz w:val="20"/>
          <w:szCs w:val="20"/>
        </w:rPr>
        <w:t xml:space="preserve">.  </w:t>
      </w:r>
      <w:r w:rsidRPr="0061436E">
        <w:rPr>
          <w:b/>
          <w:sz w:val="20"/>
          <w:szCs w:val="20"/>
        </w:rPr>
        <w:t xml:space="preserve">These three commands can all be issued in one Cycle, or spread over </w:t>
      </w:r>
      <w:r>
        <w:rPr>
          <w:b/>
          <w:sz w:val="20"/>
          <w:szCs w:val="20"/>
        </w:rPr>
        <w:t>multiple</w:t>
      </w:r>
      <w:r w:rsidRPr="0061436E">
        <w:rPr>
          <w:b/>
          <w:sz w:val="20"/>
          <w:szCs w:val="20"/>
        </w:rPr>
        <w:t xml:space="preserve"> cycle</w:t>
      </w:r>
      <w:r>
        <w:rPr>
          <w:b/>
          <w:sz w:val="20"/>
          <w:szCs w:val="20"/>
        </w:rPr>
        <w:t xml:space="preserve">s.  </w:t>
      </w:r>
      <w:r w:rsidRPr="0061436E">
        <w:rPr>
          <w:sz w:val="20"/>
          <w:szCs w:val="20"/>
        </w:rPr>
        <w:t>A Unit could thus be commanded to recover in one Cycle, move in a second and fire in a third, or could receive all three Commands in one Cycle</w:t>
      </w:r>
    </w:p>
    <w:p w14:paraId="50D4D2A2" w14:textId="77777777" w:rsidR="00332219" w:rsidRDefault="00332219" w:rsidP="00332219">
      <w:pPr>
        <w:pStyle w:val="ListParagraph"/>
        <w:ind w:left="0"/>
        <w:rPr>
          <w:sz w:val="20"/>
          <w:szCs w:val="20"/>
        </w:rPr>
      </w:pPr>
    </w:p>
    <w:p w14:paraId="0FA16A8B" w14:textId="77777777" w:rsidR="00332219" w:rsidRPr="0061436E" w:rsidRDefault="00332219" w:rsidP="00332219">
      <w:pPr>
        <w:pStyle w:val="ListParagraph"/>
        <w:ind w:left="0"/>
        <w:rPr>
          <w:sz w:val="20"/>
          <w:szCs w:val="20"/>
        </w:rPr>
      </w:pPr>
      <w:r w:rsidRPr="0061436E">
        <w:rPr>
          <w:sz w:val="20"/>
          <w:szCs w:val="20"/>
        </w:rPr>
        <w:lastRenderedPageBreak/>
        <w:t xml:space="preserve">All Commands to a given unit in a single Cycle must be issued together;  players cannot wait to see if one succeeded before issuing the next.  However, it is permitted to issue the Commands in different Cycles.  </w:t>
      </w:r>
      <w:r w:rsidRPr="00194D14">
        <w:rPr>
          <w:sz w:val="20"/>
          <w:szCs w:val="20"/>
          <w:highlight w:val="cyan"/>
        </w:rPr>
        <w:t>[It is also permitted to abort any command that has been issued but the SSS cost is not recovered.  This will normally affect Contact.</w:t>
      </w:r>
      <w:r>
        <w:rPr>
          <w:sz w:val="20"/>
          <w:szCs w:val="20"/>
        </w:rPr>
        <w:t>]</w:t>
      </w:r>
    </w:p>
    <w:p w14:paraId="696DC2A3" w14:textId="77777777" w:rsidR="00332219" w:rsidRPr="00332219" w:rsidRDefault="00332219" w:rsidP="00332219">
      <w:pPr>
        <w:rPr>
          <w:b/>
          <w:sz w:val="22"/>
          <w:u w:val="single"/>
        </w:rPr>
      </w:pPr>
    </w:p>
    <w:p w14:paraId="6EB91FE7" w14:textId="303C8878" w:rsidR="00332219" w:rsidRPr="00332219" w:rsidRDefault="00332219" w:rsidP="00332219">
      <w:pPr>
        <w:pStyle w:val="ListParagraph"/>
        <w:numPr>
          <w:ilvl w:val="2"/>
          <w:numId w:val="3"/>
        </w:numPr>
        <w:rPr>
          <w:b/>
          <w:color w:val="FF0000"/>
          <w:u w:val="single"/>
        </w:rPr>
      </w:pPr>
      <w:bookmarkStart w:id="12" w:name="_Ref551889"/>
      <w:r w:rsidRPr="002460CF">
        <w:rPr>
          <w:b/>
          <w:color w:val="FF0000"/>
          <w:sz w:val="22"/>
          <w:u w:val="single"/>
        </w:rPr>
        <w:t xml:space="preserve">Reserve and Reaction Commands (THE DEVIOUS CONCATENATIONS OF PURDIMAL </w:t>
      </w:r>
    </w:p>
    <w:p w14:paraId="1175F625" w14:textId="77777777" w:rsidR="00332219" w:rsidRDefault="00332219" w:rsidP="00332219">
      <w:pPr>
        <w:rPr>
          <w:b/>
          <w:color w:val="FF0000"/>
          <w:u w:val="single"/>
        </w:rPr>
      </w:pPr>
    </w:p>
    <w:p w14:paraId="733D4ABF" w14:textId="4132ED5C" w:rsidR="00332219" w:rsidRDefault="00332219" w:rsidP="00332219">
      <w:pPr>
        <w:pStyle w:val="ListParagraph"/>
        <w:ind w:left="0"/>
        <w:rPr>
          <w:sz w:val="20"/>
          <w:szCs w:val="20"/>
        </w:rPr>
      </w:pPr>
      <w:r w:rsidRPr="00BE3622">
        <w:rPr>
          <w:sz w:val="20"/>
          <w:szCs w:val="20"/>
        </w:rPr>
        <w:t xml:space="preserve">Commands are generally issued and executed during the Keneng’s own segment of a cycle.   However Reserve and Reaction Commands permit </w:t>
      </w:r>
      <w:r>
        <w:rPr>
          <w:sz w:val="20"/>
          <w:szCs w:val="20"/>
        </w:rPr>
        <w:t xml:space="preserve">Keneng to </w:t>
      </w:r>
      <w:r w:rsidRPr="00BE3622">
        <w:rPr>
          <w:sz w:val="20"/>
          <w:szCs w:val="20"/>
        </w:rPr>
        <w:t xml:space="preserve">issue Commands during the enemy segment in respone to </w:t>
      </w:r>
      <w:r>
        <w:rPr>
          <w:sz w:val="20"/>
          <w:szCs w:val="20"/>
        </w:rPr>
        <w:t>their</w:t>
      </w:r>
      <w:r w:rsidRPr="00BE3622">
        <w:rPr>
          <w:sz w:val="20"/>
          <w:szCs w:val="20"/>
        </w:rPr>
        <w:t xml:space="preserve"> actions.  The</w:t>
      </w:r>
      <w:r>
        <w:rPr>
          <w:sz w:val="20"/>
          <w:szCs w:val="20"/>
        </w:rPr>
        <w:t xml:space="preserve">se </w:t>
      </w:r>
      <w:r w:rsidRPr="00BE3622">
        <w:rPr>
          <w:sz w:val="20"/>
          <w:szCs w:val="20"/>
        </w:rPr>
        <w:t xml:space="preserve">Commands issued during the enemy segment </w:t>
      </w:r>
      <w:r>
        <w:rPr>
          <w:sz w:val="20"/>
          <w:szCs w:val="20"/>
        </w:rPr>
        <w:t xml:space="preserve">require </w:t>
      </w:r>
      <w:r w:rsidRPr="00A33D12">
        <w:rPr>
          <w:b/>
          <w:sz w:val="20"/>
          <w:szCs w:val="20"/>
        </w:rPr>
        <w:t>SSS</w:t>
      </w:r>
      <w:r>
        <w:rPr>
          <w:b/>
          <w:sz w:val="20"/>
          <w:szCs w:val="20"/>
        </w:rPr>
        <w:t>,</w:t>
      </w:r>
      <w:r>
        <w:rPr>
          <w:sz w:val="20"/>
          <w:szCs w:val="20"/>
        </w:rPr>
        <w:t xml:space="preserve"> they </w:t>
      </w:r>
      <w:r w:rsidRPr="00BE3622">
        <w:rPr>
          <w:sz w:val="20"/>
          <w:szCs w:val="20"/>
        </w:rPr>
        <w:t xml:space="preserve">are subject to the </w:t>
      </w:r>
      <w:r w:rsidRPr="00A33D12">
        <w:rPr>
          <w:b/>
          <w:sz w:val="20"/>
          <w:szCs w:val="20"/>
        </w:rPr>
        <w:t>three</w:t>
      </w:r>
      <w:r>
        <w:rPr>
          <w:sz w:val="20"/>
          <w:szCs w:val="20"/>
        </w:rPr>
        <w:t xml:space="preserve"> commands per turn limit, and </w:t>
      </w:r>
      <w:r w:rsidRPr="00BE3622">
        <w:rPr>
          <w:b/>
          <w:sz w:val="20"/>
          <w:szCs w:val="20"/>
        </w:rPr>
        <w:t xml:space="preserve">are </w:t>
      </w:r>
      <w:r>
        <w:rPr>
          <w:b/>
          <w:sz w:val="20"/>
          <w:szCs w:val="20"/>
        </w:rPr>
        <w:t>subject to</w:t>
      </w:r>
      <w:r w:rsidRPr="00BE3622">
        <w:rPr>
          <w:b/>
          <w:sz w:val="20"/>
          <w:szCs w:val="20"/>
        </w:rPr>
        <w:t xml:space="preserve"> Cycle Command </w:t>
      </w:r>
      <w:r>
        <w:rPr>
          <w:b/>
          <w:sz w:val="20"/>
          <w:szCs w:val="20"/>
        </w:rPr>
        <w:t>Pattern</w:t>
      </w:r>
      <w:r w:rsidRPr="00BE3622">
        <w:rPr>
          <w:sz w:val="20"/>
          <w:szCs w:val="20"/>
        </w:rPr>
        <w:t xml:space="preserve"> [</w:t>
      </w:r>
      <w:r w:rsidRPr="00BE3622">
        <w:rPr>
          <w:b/>
          <w:sz w:val="20"/>
          <w:szCs w:val="20"/>
        </w:rPr>
        <w:fldChar w:fldCharType="begin"/>
      </w:r>
      <w:r w:rsidRPr="00BE3622">
        <w:rPr>
          <w:b/>
          <w:sz w:val="20"/>
          <w:szCs w:val="20"/>
        </w:rPr>
        <w:instrText xml:space="preserve"> REF _Ref486792417 \r \h  \* MERGEFORMAT </w:instrText>
      </w:r>
      <w:r w:rsidRPr="00BE3622">
        <w:rPr>
          <w:b/>
          <w:sz w:val="20"/>
          <w:szCs w:val="20"/>
        </w:rPr>
      </w:r>
      <w:r w:rsidRPr="00BE3622">
        <w:rPr>
          <w:b/>
          <w:sz w:val="20"/>
          <w:szCs w:val="20"/>
        </w:rPr>
        <w:fldChar w:fldCharType="separate"/>
      </w:r>
      <w:r w:rsidR="00996996">
        <w:rPr>
          <w:b/>
          <w:sz w:val="20"/>
          <w:szCs w:val="20"/>
        </w:rPr>
        <w:t>C1</w:t>
      </w:r>
      <w:r w:rsidRPr="00BE3622">
        <w:rPr>
          <w:b/>
          <w:sz w:val="20"/>
          <w:szCs w:val="20"/>
        </w:rPr>
        <w:fldChar w:fldCharType="end"/>
      </w:r>
      <w:r w:rsidRPr="00BE3622">
        <w:rPr>
          <w:b/>
          <w:sz w:val="20"/>
          <w:szCs w:val="20"/>
        </w:rPr>
        <w:t>]</w:t>
      </w:r>
      <w:r>
        <w:rPr>
          <w:sz w:val="20"/>
          <w:szCs w:val="20"/>
        </w:rPr>
        <w:t xml:space="preserve"> but they count against the maximum permitted  in the </w:t>
      </w:r>
      <w:r w:rsidRPr="00240278">
        <w:rPr>
          <w:b/>
          <w:sz w:val="20"/>
          <w:szCs w:val="20"/>
        </w:rPr>
        <w:t>NEXT</w:t>
      </w:r>
      <w:r>
        <w:rPr>
          <w:sz w:val="20"/>
          <w:szCs w:val="20"/>
        </w:rPr>
        <w:t xml:space="preserve"> friendly Segment, so can be issued even if the Keneng has already used the maximum permitted in the current Cycle.  They should be </w:t>
      </w:r>
      <w:r w:rsidRPr="00BE3622">
        <w:rPr>
          <w:sz w:val="20"/>
          <w:szCs w:val="20"/>
        </w:rPr>
        <w:t xml:space="preserve">marked on </w:t>
      </w:r>
      <w:r>
        <w:rPr>
          <w:sz w:val="20"/>
          <w:szCs w:val="20"/>
        </w:rPr>
        <w:t>the unit's Command Record Sheet accordingly.</w:t>
      </w:r>
    </w:p>
    <w:p w14:paraId="1169844A" w14:textId="77777777" w:rsidR="00332219" w:rsidRDefault="00332219" w:rsidP="00332219">
      <w:pPr>
        <w:pStyle w:val="ListParagraph"/>
        <w:ind w:left="0"/>
        <w:rPr>
          <w:sz w:val="20"/>
          <w:szCs w:val="20"/>
        </w:rPr>
      </w:pPr>
    </w:p>
    <w:p w14:paraId="1804CAF3" w14:textId="77777777" w:rsidR="00332219" w:rsidRPr="00BE3622" w:rsidRDefault="00332219" w:rsidP="00332219">
      <w:pPr>
        <w:pStyle w:val="ListParagraph"/>
        <w:ind w:left="0"/>
        <w:rPr>
          <w:sz w:val="20"/>
          <w:szCs w:val="20"/>
        </w:rPr>
      </w:pPr>
      <w:r>
        <w:rPr>
          <w:sz w:val="20"/>
          <w:szCs w:val="20"/>
        </w:rPr>
        <w:t>A</w:t>
      </w:r>
      <w:r w:rsidRPr="00BE3622">
        <w:rPr>
          <w:sz w:val="20"/>
          <w:szCs w:val="20"/>
        </w:rPr>
        <w:t xml:space="preserve"> unit may not exceed the limits per command per turn so for example a unit can only fire </w:t>
      </w:r>
      <w:r>
        <w:rPr>
          <w:sz w:val="20"/>
          <w:szCs w:val="20"/>
        </w:rPr>
        <w:t xml:space="preserve">twice </w:t>
      </w:r>
      <w:r w:rsidRPr="00BE3622">
        <w:rPr>
          <w:sz w:val="20"/>
          <w:szCs w:val="20"/>
        </w:rPr>
        <w:t xml:space="preserve">/ turn even if it has a Reserve Fire Command.   </w:t>
      </w:r>
    </w:p>
    <w:p w14:paraId="0AEA8B5F" w14:textId="77777777" w:rsidR="00332219" w:rsidRPr="00BE3622" w:rsidRDefault="00332219" w:rsidP="00332219">
      <w:pPr>
        <w:pStyle w:val="ListParagraph"/>
        <w:ind w:left="0"/>
        <w:rPr>
          <w:sz w:val="20"/>
          <w:szCs w:val="20"/>
        </w:rPr>
      </w:pPr>
    </w:p>
    <w:p w14:paraId="62F16CBD" w14:textId="77777777" w:rsidR="00332219" w:rsidRPr="00BE3622" w:rsidRDefault="00332219" w:rsidP="00332219">
      <w:pPr>
        <w:pStyle w:val="ListParagraph"/>
        <w:ind w:left="0"/>
        <w:rPr>
          <w:sz w:val="20"/>
          <w:szCs w:val="20"/>
        </w:rPr>
      </w:pPr>
      <w:r w:rsidRPr="00BE3622">
        <w:rPr>
          <w:b/>
          <w:sz w:val="20"/>
          <w:szCs w:val="20"/>
          <w:u w:val="single"/>
        </w:rPr>
        <w:t>Reserve Commands</w:t>
      </w:r>
    </w:p>
    <w:p w14:paraId="62E57576" w14:textId="77777777" w:rsidR="00332219" w:rsidRPr="00BE3622" w:rsidRDefault="00332219" w:rsidP="00332219">
      <w:pPr>
        <w:pStyle w:val="ListParagraph"/>
        <w:ind w:left="0"/>
        <w:rPr>
          <w:sz w:val="20"/>
          <w:szCs w:val="20"/>
        </w:rPr>
      </w:pPr>
    </w:p>
    <w:p w14:paraId="17D811CD" w14:textId="77777777" w:rsidR="00332219" w:rsidRPr="00BE3622" w:rsidRDefault="00332219" w:rsidP="00332219">
      <w:pPr>
        <w:pStyle w:val="ListParagraph"/>
        <w:ind w:left="0"/>
        <w:rPr>
          <w:sz w:val="20"/>
          <w:szCs w:val="20"/>
        </w:rPr>
      </w:pPr>
      <w:r w:rsidRPr="00BE3622">
        <w:rPr>
          <w:sz w:val="20"/>
          <w:szCs w:val="20"/>
        </w:rPr>
        <w:t>Far sighted Keneng, such as the leaders of the great hosts of Mighty Ssa'atis, are able to prepare their units to be able to</w:t>
      </w:r>
      <w:r>
        <w:rPr>
          <w:sz w:val="20"/>
          <w:szCs w:val="20"/>
        </w:rPr>
        <w:t xml:space="preserve"> respond to enemy actions </w:t>
      </w:r>
      <w:r w:rsidRPr="00BE3622">
        <w:rPr>
          <w:sz w:val="20"/>
          <w:szCs w:val="20"/>
        </w:rPr>
        <w:t>by issuing Reserve Commands in their own segment.  These are:</w:t>
      </w:r>
    </w:p>
    <w:p w14:paraId="572FA875" w14:textId="77777777" w:rsidR="00332219" w:rsidRPr="00BE3622" w:rsidRDefault="00332219" w:rsidP="00332219">
      <w:pPr>
        <w:pStyle w:val="ListParagraph"/>
        <w:ind w:left="0"/>
        <w:rPr>
          <w:sz w:val="20"/>
          <w:szCs w:val="20"/>
        </w:rPr>
      </w:pPr>
    </w:p>
    <w:p w14:paraId="5A5E792D" w14:textId="057DC16C" w:rsidR="00332219" w:rsidRPr="00BE3622" w:rsidRDefault="00332219" w:rsidP="00332219">
      <w:pPr>
        <w:pStyle w:val="ListParagraph"/>
        <w:ind w:left="0"/>
        <w:rPr>
          <w:sz w:val="20"/>
          <w:szCs w:val="20"/>
        </w:rPr>
      </w:pPr>
      <w:r w:rsidRPr="00BE3622">
        <w:rPr>
          <w:sz w:val="20"/>
          <w:szCs w:val="20"/>
        </w:rPr>
        <w:t>Reserve Fire:</w:t>
      </w:r>
      <w:r w:rsidRPr="00BE3622">
        <w:rPr>
          <w:sz w:val="20"/>
          <w:szCs w:val="20"/>
        </w:rPr>
        <w:tab/>
      </w:r>
      <w:r w:rsidRPr="00BE3622">
        <w:rPr>
          <w:sz w:val="20"/>
          <w:szCs w:val="20"/>
        </w:rPr>
        <w:tab/>
      </w:r>
      <w:r w:rsidRPr="00BE3622">
        <w:rPr>
          <w:sz w:val="20"/>
          <w:szCs w:val="20"/>
        </w:rPr>
        <w:tab/>
      </w:r>
      <w:r>
        <w:rPr>
          <w:sz w:val="20"/>
          <w:szCs w:val="20"/>
        </w:rPr>
        <w:t>(</w:t>
      </w:r>
      <w:r>
        <w:rPr>
          <w:sz w:val="20"/>
          <w:szCs w:val="20"/>
        </w:rPr>
        <w:fldChar w:fldCharType="begin"/>
      </w:r>
      <w:r>
        <w:rPr>
          <w:sz w:val="20"/>
          <w:szCs w:val="20"/>
        </w:rPr>
        <w:instrText xml:space="preserve"> REF _Ref4752581 \r \h </w:instrText>
      </w:r>
      <w:r>
        <w:rPr>
          <w:sz w:val="20"/>
          <w:szCs w:val="20"/>
        </w:rPr>
      </w:r>
      <w:r>
        <w:rPr>
          <w:sz w:val="20"/>
          <w:szCs w:val="20"/>
        </w:rPr>
        <w:fldChar w:fldCharType="separate"/>
      </w:r>
      <w:r w:rsidR="00996996">
        <w:rPr>
          <w:sz w:val="20"/>
          <w:szCs w:val="20"/>
        </w:rPr>
        <w:t>D.3.10</w:t>
      </w:r>
      <w:r>
        <w:rPr>
          <w:sz w:val="20"/>
          <w:szCs w:val="20"/>
        </w:rPr>
        <w:fldChar w:fldCharType="end"/>
      </w:r>
      <w:r>
        <w:rPr>
          <w:sz w:val="20"/>
          <w:szCs w:val="20"/>
        </w:rPr>
        <w:t>)</w:t>
      </w:r>
    </w:p>
    <w:p w14:paraId="755BAA08" w14:textId="619A3B40" w:rsidR="00332219" w:rsidRPr="00BE3622" w:rsidRDefault="00332219" w:rsidP="00332219">
      <w:pPr>
        <w:pStyle w:val="ListParagraph"/>
        <w:ind w:left="0"/>
        <w:rPr>
          <w:sz w:val="20"/>
          <w:szCs w:val="20"/>
        </w:rPr>
      </w:pPr>
      <w:r w:rsidRPr="00BE3622">
        <w:rPr>
          <w:sz w:val="20"/>
          <w:szCs w:val="20"/>
        </w:rPr>
        <w:t xml:space="preserve">Reserve Formation Change:  </w:t>
      </w:r>
      <w:r w:rsidRPr="00BE3622">
        <w:rPr>
          <w:sz w:val="20"/>
          <w:szCs w:val="20"/>
        </w:rPr>
        <w:tab/>
      </w:r>
      <w:r>
        <w:rPr>
          <w:sz w:val="20"/>
          <w:szCs w:val="20"/>
        </w:rPr>
        <w:t>(</w:t>
      </w:r>
      <w:r>
        <w:rPr>
          <w:sz w:val="20"/>
          <w:szCs w:val="20"/>
        </w:rPr>
        <w:fldChar w:fldCharType="begin"/>
      </w:r>
      <w:r>
        <w:rPr>
          <w:sz w:val="20"/>
          <w:szCs w:val="20"/>
        </w:rPr>
        <w:instrText xml:space="preserve"> REF _Ref4752592 \r \h </w:instrText>
      </w:r>
      <w:r>
        <w:rPr>
          <w:sz w:val="20"/>
          <w:szCs w:val="20"/>
        </w:rPr>
      </w:r>
      <w:r>
        <w:rPr>
          <w:sz w:val="20"/>
          <w:szCs w:val="20"/>
        </w:rPr>
        <w:fldChar w:fldCharType="separate"/>
      </w:r>
      <w:r w:rsidR="00996996">
        <w:rPr>
          <w:sz w:val="20"/>
          <w:szCs w:val="20"/>
        </w:rPr>
        <w:t>D.3.11</w:t>
      </w:r>
      <w:r>
        <w:rPr>
          <w:sz w:val="20"/>
          <w:szCs w:val="20"/>
        </w:rPr>
        <w:fldChar w:fldCharType="end"/>
      </w:r>
      <w:r>
        <w:rPr>
          <w:sz w:val="20"/>
          <w:szCs w:val="20"/>
        </w:rPr>
        <w:t>)</w:t>
      </w:r>
    </w:p>
    <w:p w14:paraId="5896EA51" w14:textId="4B5CC743" w:rsidR="00332219" w:rsidRPr="00BE3622" w:rsidRDefault="00332219" w:rsidP="00332219">
      <w:pPr>
        <w:pStyle w:val="ListParagraph"/>
        <w:ind w:left="0"/>
        <w:rPr>
          <w:sz w:val="20"/>
          <w:szCs w:val="20"/>
        </w:rPr>
      </w:pPr>
      <w:r w:rsidRPr="00BE3622">
        <w:rPr>
          <w:sz w:val="20"/>
          <w:szCs w:val="20"/>
        </w:rPr>
        <w:t xml:space="preserve">Reserve Switch:.  </w:t>
      </w:r>
      <w:r w:rsidRPr="00BE3622">
        <w:rPr>
          <w:sz w:val="20"/>
          <w:szCs w:val="20"/>
        </w:rPr>
        <w:tab/>
      </w:r>
      <w:r w:rsidRPr="00BE3622">
        <w:rPr>
          <w:sz w:val="20"/>
          <w:szCs w:val="20"/>
        </w:rPr>
        <w:tab/>
      </w:r>
      <w:r>
        <w:rPr>
          <w:sz w:val="20"/>
          <w:szCs w:val="20"/>
        </w:rPr>
        <w:t>(</w:t>
      </w:r>
      <w:r>
        <w:rPr>
          <w:sz w:val="20"/>
          <w:szCs w:val="20"/>
        </w:rPr>
        <w:fldChar w:fldCharType="begin"/>
      </w:r>
      <w:r>
        <w:rPr>
          <w:sz w:val="20"/>
          <w:szCs w:val="20"/>
        </w:rPr>
        <w:instrText xml:space="preserve"> REF _Ref4752601 \r \h </w:instrText>
      </w:r>
      <w:r>
        <w:rPr>
          <w:sz w:val="20"/>
          <w:szCs w:val="20"/>
        </w:rPr>
      </w:r>
      <w:r>
        <w:rPr>
          <w:sz w:val="20"/>
          <w:szCs w:val="20"/>
        </w:rPr>
        <w:fldChar w:fldCharType="separate"/>
      </w:r>
      <w:r w:rsidR="00996996">
        <w:rPr>
          <w:sz w:val="20"/>
          <w:szCs w:val="20"/>
        </w:rPr>
        <w:t>D.3.12</w:t>
      </w:r>
      <w:r>
        <w:rPr>
          <w:sz w:val="20"/>
          <w:szCs w:val="20"/>
        </w:rPr>
        <w:fldChar w:fldCharType="end"/>
      </w:r>
      <w:r>
        <w:rPr>
          <w:sz w:val="20"/>
          <w:szCs w:val="20"/>
        </w:rPr>
        <w:t>)</w:t>
      </w:r>
    </w:p>
    <w:p w14:paraId="30A8178B" w14:textId="77777777" w:rsidR="00332219" w:rsidRPr="00BE3622" w:rsidRDefault="00332219" w:rsidP="00332219">
      <w:pPr>
        <w:pStyle w:val="ListParagraph"/>
        <w:ind w:left="0"/>
        <w:rPr>
          <w:sz w:val="20"/>
          <w:szCs w:val="20"/>
        </w:rPr>
      </w:pPr>
    </w:p>
    <w:p w14:paraId="3B9BFB79" w14:textId="77777777" w:rsidR="00332219" w:rsidRDefault="00332219" w:rsidP="00332219">
      <w:pPr>
        <w:pStyle w:val="ListParagraph"/>
        <w:ind w:left="0"/>
        <w:rPr>
          <w:sz w:val="20"/>
          <w:szCs w:val="20"/>
        </w:rPr>
      </w:pPr>
      <w:r w:rsidRPr="00BE3622">
        <w:rPr>
          <w:sz w:val="20"/>
          <w:szCs w:val="20"/>
        </w:rPr>
        <w:t xml:space="preserve">Once these are issued to a unit this should be marked on the Unit Tag.  A unit may be issued both </w:t>
      </w:r>
      <w:r w:rsidRPr="000376C0">
        <w:rPr>
          <w:b/>
          <w:bCs/>
          <w:sz w:val="20"/>
          <w:szCs w:val="20"/>
        </w:rPr>
        <w:t>Reserve Fire and Reserve Switch</w:t>
      </w:r>
      <w:r w:rsidRPr="00BE3622">
        <w:rPr>
          <w:sz w:val="20"/>
          <w:szCs w:val="20"/>
        </w:rPr>
        <w:t xml:space="preserve"> </w:t>
      </w:r>
      <w:r>
        <w:rPr>
          <w:sz w:val="20"/>
          <w:szCs w:val="20"/>
        </w:rPr>
        <w:t xml:space="preserve">or </w:t>
      </w:r>
      <w:r w:rsidRPr="000376C0">
        <w:rPr>
          <w:b/>
          <w:bCs/>
          <w:sz w:val="20"/>
          <w:szCs w:val="20"/>
        </w:rPr>
        <w:t>Reserve Fire and Reserve Formation Change</w:t>
      </w:r>
      <w:r>
        <w:rPr>
          <w:sz w:val="20"/>
          <w:szCs w:val="20"/>
        </w:rPr>
        <w:t xml:space="preserve"> </w:t>
      </w:r>
      <w:r w:rsidRPr="00BE3622">
        <w:rPr>
          <w:sz w:val="20"/>
          <w:szCs w:val="20"/>
        </w:rPr>
        <w:t xml:space="preserve">and have both available.  </w:t>
      </w:r>
    </w:p>
    <w:p w14:paraId="6A0B31D6" w14:textId="77777777" w:rsidR="00332219" w:rsidRDefault="00332219" w:rsidP="00332219">
      <w:pPr>
        <w:pStyle w:val="ListParagraph"/>
        <w:ind w:left="0"/>
        <w:rPr>
          <w:sz w:val="20"/>
          <w:szCs w:val="20"/>
        </w:rPr>
      </w:pPr>
    </w:p>
    <w:p w14:paraId="4A83D9A0" w14:textId="77777777" w:rsidR="00332219" w:rsidRDefault="00332219" w:rsidP="00332219">
      <w:pPr>
        <w:pStyle w:val="ListParagraph"/>
        <w:ind w:left="0"/>
        <w:rPr>
          <w:sz w:val="20"/>
          <w:szCs w:val="20"/>
        </w:rPr>
      </w:pPr>
      <w:r>
        <w:rPr>
          <w:sz w:val="20"/>
          <w:szCs w:val="20"/>
        </w:rPr>
        <w:t xml:space="preserve">A unit with any of these Reserve Commands may continue to get </w:t>
      </w:r>
      <w:r w:rsidRPr="00B200AE">
        <w:rPr>
          <w:b/>
          <w:bCs/>
          <w:sz w:val="20"/>
          <w:szCs w:val="20"/>
        </w:rPr>
        <w:t>Fire and Recover Commands</w:t>
      </w:r>
      <w:r>
        <w:rPr>
          <w:sz w:val="20"/>
          <w:szCs w:val="20"/>
        </w:rPr>
        <w:t xml:space="preserve"> and keep the Reserve Command.  Any other Command will nullify the Reserve Command which should be removed from the Unit Tag as will contact with an enemy unit.</w:t>
      </w:r>
    </w:p>
    <w:p w14:paraId="3F40A4C5" w14:textId="77777777" w:rsidR="00332219" w:rsidRDefault="00332219" w:rsidP="00332219">
      <w:pPr>
        <w:pStyle w:val="ListParagraph"/>
        <w:ind w:left="0"/>
        <w:rPr>
          <w:sz w:val="20"/>
          <w:szCs w:val="20"/>
        </w:rPr>
      </w:pPr>
    </w:p>
    <w:p w14:paraId="2DFDE4A5" w14:textId="77777777" w:rsidR="00332219" w:rsidRDefault="00332219" w:rsidP="00332219">
      <w:pPr>
        <w:pStyle w:val="ListParagraph"/>
        <w:ind w:left="0"/>
        <w:rPr>
          <w:sz w:val="20"/>
          <w:szCs w:val="20"/>
        </w:rPr>
      </w:pPr>
      <w:r>
        <w:rPr>
          <w:sz w:val="20"/>
          <w:szCs w:val="20"/>
        </w:rPr>
        <w:t>A Reserve Command may be triggered during the enemy segment of a cycle:</w:t>
      </w:r>
    </w:p>
    <w:p w14:paraId="003967EF" w14:textId="77777777" w:rsidR="00332219" w:rsidRDefault="00332219" w:rsidP="00332219">
      <w:pPr>
        <w:pStyle w:val="ListParagraph"/>
        <w:ind w:left="0"/>
        <w:rPr>
          <w:sz w:val="20"/>
          <w:szCs w:val="20"/>
        </w:rPr>
      </w:pPr>
    </w:p>
    <w:p w14:paraId="3554F512" w14:textId="77777777" w:rsidR="00332219" w:rsidRPr="00100E91" w:rsidRDefault="00332219" w:rsidP="00332219">
      <w:pPr>
        <w:pStyle w:val="ListParagraph"/>
        <w:numPr>
          <w:ilvl w:val="0"/>
          <w:numId w:val="47"/>
        </w:numPr>
        <w:rPr>
          <w:sz w:val="20"/>
          <w:szCs w:val="20"/>
        </w:rPr>
      </w:pPr>
      <w:r w:rsidRPr="00100E91">
        <w:rPr>
          <w:sz w:val="20"/>
          <w:szCs w:val="20"/>
        </w:rPr>
        <w:t>After issue but before execution of an enemy command or</w:t>
      </w:r>
      <w:r>
        <w:rPr>
          <w:sz w:val="20"/>
          <w:szCs w:val="20"/>
        </w:rPr>
        <w:t xml:space="preserve"> d</w:t>
      </w:r>
      <w:r w:rsidRPr="00100E91">
        <w:rPr>
          <w:sz w:val="20"/>
          <w:szCs w:val="20"/>
        </w:rPr>
        <w:t>uring the movement of an enemy unit</w:t>
      </w:r>
    </w:p>
    <w:p w14:paraId="174A84B1" w14:textId="77777777" w:rsidR="00332219" w:rsidRDefault="00332219" w:rsidP="00332219">
      <w:pPr>
        <w:pStyle w:val="ListParagraph"/>
        <w:numPr>
          <w:ilvl w:val="0"/>
          <w:numId w:val="47"/>
        </w:numPr>
        <w:rPr>
          <w:sz w:val="20"/>
          <w:szCs w:val="20"/>
        </w:rPr>
      </w:pPr>
      <w:r w:rsidRPr="00100E91">
        <w:rPr>
          <w:b/>
          <w:bCs/>
          <w:sz w:val="22"/>
          <w:szCs w:val="22"/>
        </w:rPr>
        <w:t>If</w:t>
      </w:r>
      <w:r>
        <w:rPr>
          <w:sz w:val="20"/>
          <w:szCs w:val="20"/>
        </w:rPr>
        <w:t xml:space="preserve"> the unit triggering has not yet received three Commands this Cycle.</w:t>
      </w:r>
    </w:p>
    <w:p w14:paraId="20D1314D" w14:textId="77777777" w:rsidR="00332219" w:rsidRDefault="00332219" w:rsidP="00332219">
      <w:pPr>
        <w:pStyle w:val="ListParagraph"/>
        <w:rPr>
          <w:sz w:val="20"/>
          <w:szCs w:val="20"/>
        </w:rPr>
      </w:pPr>
    </w:p>
    <w:p w14:paraId="145D16E4" w14:textId="77777777" w:rsidR="00332219" w:rsidRDefault="00332219" w:rsidP="00332219">
      <w:pPr>
        <w:pStyle w:val="ListParagraph"/>
        <w:ind w:left="0"/>
        <w:rPr>
          <w:sz w:val="20"/>
          <w:szCs w:val="20"/>
        </w:rPr>
      </w:pPr>
      <w:r>
        <w:rPr>
          <w:sz w:val="20"/>
          <w:szCs w:val="20"/>
        </w:rPr>
        <w:t>The executed Command should be marked on the Command Sheet as FiR / FoR / SwR and counts against the total Cycle Command limit of three and the Fire Command limit of two.  However it costs no additional SSS.</w:t>
      </w:r>
    </w:p>
    <w:p w14:paraId="5243D9FB" w14:textId="77777777" w:rsidR="00332219" w:rsidRDefault="00332219" w:rsidP="00332219">
      <w:pPr>
        <w:pStyle w:val="ListParagraph"/>
        <w:ind w:left="0"/>
        <w:rPr>
          <w:sz w:val="20"/>
          <w:szCs w:val="20"/>
        </w:rPr>
      </w:pPr>
    </w:p>
    <w:p w14:paraId="100E5205" w14:textId="77777777" w:rsidR="00332219" w:rsidRPr="00100E91" w:rsidRDefault="00332219" w:rsidP="00332219">
      <w:pPr>
        <w:pStyle w:val="ListParagraph"/>
        <w:ind w:left="0"/>
        <w:rPr>
          <w:sz w:val="20"/>
          <w:szCs w:val="20"/>
        </w:rPr>
      </w:pPr>
      <w:r w:rsidRPr="00100E91">
        <w:rPr>
          <w:sz w:val="20"/>
          <w:szCs w:val="20"/>
        </w:rPr>
        <w:t>[</w:t>
      </w:r>
      <w:r>
        <w:rPr>
          <w:sz w:val="20"/>
          <w:szCs w:val="20"/>
          <w:highlight w:val="green"/>
        </w:rPr>
        <w:t>Thus</w:t>
      </w:r>
      <w:r w:rsidRPr="00100E91">
        <w:rPr>
          <w:sz w:val="20"/>
          <w:szCs w:val="20"/>
          <w:highlight w:val="green"/>
        </w:rPr>
        <w:t xml:space="preserve"> you cannot use it to increase total action in the Cycle.  It may also help to mark it in a different colour to avoid double counting SSS.]</w:t>
      </w:r>
      <w:r w:rsidRPr="00100E91">
        <w:rPr>
          <w:sz w:val="20"/>
          <w:szCs w:val="20"/>
        </w:rPr>
        <w:t xml:space="preserve"> </w:t>
      </w:r>
    </w:p>
    <w:p w14:paraId="106D4982" w14:textId="77777777" w:rsidR="00332219" w:rsidRDefault="00332219" w:rsidP="00332219">
      <w:pPr>
        <w:pStyle w:val="ListParagraph"/>
        <w:ind w:left="0"/>
        <w:rPr>
          <w:sz w:val="20"/>
          <w:szCs w:val="20"/>
        </w:rPr>
      </w:pPr>
    </w:p>
    <w:p w14:paraId="4BA9C2D6" w14:textId="77777777" w:rsidR="00332219" w:rsidRPr="00BE3622" w:rsidRDefault="00332219" w:rsidP="00332219">
      <w:pPr>
        <w:pStyle w:val="ListParagraph"/>
        <w:ind w:left="0"/>
        <w:rPr>
          <w:sz w:val="20"/>
          <w:szCs w:val="20"/>
        </w:rPr>
      </w:pPr>
      <w:r w:rsidRPr="00BE3622">
        <w:rPr>
          <w:sz w:val="20"/>
          <w:szCs w:val="20"/>
        </w:rPr>
        <w:t xml:space="preserve">During the enemy segment of a cycle a unit with a Reserve Command marked may be issued the relevant Command (ie Fire for Reserve Fire etc) </w:t>
      </w:r>
      <w:r>
        <w:rPr>
          <w:sz w:val="20"/>
          <w:szCs w:val="20"/>
        </w:rPr>
        <w:t xml:space="preserve">paying the usual cost </w:t>
      </w:r>
      <w:r w:rsidRPr="00BE3622">
        <w:rPr>
          <w:sz w:val="20"/>
          <w:szCs w:val="20"/>
        </w:rPr>
        <w:t>either:</w:t>
      </w:r>
    </w:p>
    <w:p w14:paraId="4AA477F0" w14:textId="77777777" w:rsidR="00332219" w:rsidRPr="00BE3622" w:rsidRDefault="00332219" w:rsidP="00332219">
      <w:pPr>
        <w:pStyle w:val="ListParagraph"/>
        <w:ind w:left="0"/>
        <w:rPr>
          <w:sz w:val="20"/>
          <w:szCs w:val="20"/>
        </w:rPr>
      </w:pPr>
    </w:p>
    <w:p w14:paraId="229A171E" w14:textId="77777777" w:rsidR="00332219" w:rsidRPr="00BE3622" w:rsidRDefault="00332219" w:rsidP="00332219">
      <w:pPr>
        <w:pStyle w:val="ListParagraph"/>
        <w:ind w:left="0"/>
        <w:rPr>
          <w:sz w:val="20"/>
          <w:szCs w:val="20"/>
        </w:rPr>
      </w:pPr>
      <w:r w:rsidRPr="00BE3622">
        <w:rPr>
          <w:sz w:val="20"/>
          <w:szCs w:val="20"/>
        </w:rPr>
        <w:t>If it has Reserve Fire and Reserve Switch it may Fire and then Switch, subject to the 3 commands / turn limit.</w:t>
      </w:r>
    </w:p>
    <w:p w14:paraId="0C75A714" w14:textId="77777777" w:rsidR="00332219" w:rsidRPr="00BE3622" w:rsidRDefault="00332219" w:rsidP="00332219">
      <w:pPr>
        <w:pStyle w:val="ListParagraph"/>
        <w:ind w:left="0"/>
        <w:rPr>
          <w:sz w:val="20"/>
          <w:szCs w:val="20"/>
        </w:rPr>
      </w:pPr>
      <w:r w:rsidRPr="00BE3622">
        <w:rPr>
          <w:sz w:val="20"/>
          <w:szCs w:val="20"/>
        </w:rPr>
        <w:t xml:space="preserve">   </w:t>
      </w:r>
    </w:p>
    <w:p w14:paraId="18976131" w14:textId="77777777" w:rsidR="00332219" w:rsidRPr="00BE3622" w:rsidRDefault="00332219" w:rsidP="00332219">
      <w:pPr>
        <w:pStyle w:val="ListParagraph"/>
        <w:ind w:left="0"/>
        <w:rPr>
          <w:sz w:val="20"/>
          <w:szCs w:val="20"/>
        </w:rPr>
      </w:pPr>
      <w:r w:rsidRPr="00BE3622">
        <w:rPr>
          <w:b/>
          <w:sz w:val="20"/>
          <w:szCs w:val="20"/>
          <w:u w:val="single"/>
        </w:rPr>
        <w:t>Reaction Commands</w:t>
      </w:r>
    </w:p>
    <w:p w14:paraId="02784DC0" w14:textId="77777777" w:rsidR="00332219" w:rsidRPr="00BE3622" w:rsidRDefault="00332219" w:rsidP="00332219">
      <w:pPr>
        <w:pStyle w:val="ListParagraph"/>
        <w:ind w:left="0"/>
        <w:rPr>
          <w:sz w:val="20"/>
          <w:szCs w:val="20"/>
        </w:rPr>
      </w:pPr>
    </w:p>
    <w:p w14:paraId="5C4B7406" w14:textId="77777777" w:rsidR="00332219" w:rsidRPr="00BE3622" w:rsidRDefault="00332219" w:rsidP="00332219">
      <w:pPr>
        <w:pStyle w:val="ListParagraph"/>
        <w:ind w:left="0"/>
        <w:rPr>
          <w:sz w:val="20"/>
          <w:szCs w:val="20"/>
        </w:rPr>
      </w:pPr>
      <w:r w:rsidRPr="00BE3622">
        <w:rPr>
          <w:sz w:val="20"/>
          <w:szCs w:val="20"/>
        </w:rPr>
        <w:t>Well disciplined units, such as those of the Four Palaces, may in some circumstances also be issued certain Reaction Commands during the enemy segment.  These are:</w:t>
      </w:r>
    </w:p>
    <w:p w14:paraId="55AEE9A4" w14:textId="77777777" w:rsidR="00332219" w:rsidRPr="00BE3622" w:rsidRDefault="00332219" w:rsidP="00332219">
      <w:pPr>
        <w:pStyle w:val="ListParagraph"/>
        <w:ind w:left="0"/>
        <w:rPr>
          <w:sz w:val="20"/>
          <w:szCs w:val="20"/>
        </w:rPr>
      </w:pPr>
    </w:p>
    <w:p w14:paraId="324612CB" w14:textId="7A229ED9" w:rsidR="00332219" w:rsidRPr="00BE3622" w:rsidRDefault="00332219" w:rsidP="00332219">
      <w:pPr>
        <w:pStyle w:val="ListParagraph"/>
        <w:ind w:left="0"/>
        <w:rPr>
          <w:sz w:val="20"/>
          <w:szCs w:val="20"/>
        </w:rPr>
      </w:pPr>
      <w:r w:rsidRPr="00BE3622">
        <w:rPr>
          <w:sz w:val="20"/>
          <w:szCs w:val="20"/>
        </w:rPr>
        <w:t>Reaction Formation Change:</w:t>
      </w:r>
      <w:r w:rsidRPr="00BE3622">
        <w:rPr>
          <w:sz w:val="20"/>
          <w:szCs w:val="20"/>
        </w:rPr>
        <w:tab/>
      </w:r>
      <w:r>
        <w:rPr>
          <w:sz w:val="20"/>
          <w:szCs w:val="20"/>
        </w:rPr>
        <w:t>(</w:t>
      </w:r>
      <w:r>
        <w:rPr>
          <w:sz w:val="20"/>
          <w:szCs w:val="20"/>
        </w:rPr>
        <w:fldChar w:fldCharType="begin"/>
      </w:r>
      <w:r>
        <w:rPr>
          <w:sz w:val="20"/>
          <w:szCs w:val="20"/>
        </w:rPr>
        <w:instrText xml:space="preserve"> REF _Ref487057085 \r \h </w:instrText>
      </w:r>
      <w:r>
        <w:rPr>
          <w:sz w:val="20"/>
          <w:szCs w:val="20"/>
        </w:rPr>
      </w:r>
      <w:r>
        <w:rPr>
          <w:sz w:val="20"/>
          <w:szCs w:val="20"/>
        </w:rPr>
        <w:fldChar w:fldCharType="separate"/>
      </w:r>
      <w:r w:rsidR="00996996">
        <w:rPr>
          <w:sz w:val="20"/>
          <w:szCs w:val="20"/>
        </w:rPr>
        <w:t>D.3.6</w:t>
      </w:r>
      <w:r>
        <w:rPr>
          <w:sz w:val="20"/>
          <w:szCs w:val="20"/>
        </w:rPr>
        <w:fldChar w:fldCharType="end"/>
      </w:r>
      <w:r>
        <w:rPr>
          <w:sz w:val="20"/>
          <w:szCs w:val="20"/>
        </w:rPr>
        <w:t>)</w:t>
      </w:r>
    </w:p>
    <w:p w14:paraId="454BC3E5" w14:textId="112115EB" w:rsidR="00332219" w:rsidRPr="00BE3622" w:rsidRDefault="00332219" w:rsidP="00332219">
      <w:pPr>
        <w:pStyle w:val="ListParagraph"/>
        <w:ind w:left="0"/>
        <w:rPr>
          <w:sz w:val="20"/>
          <w:szCs w:val="20"/>
        </w:rPr>
      </w:pPr>
      <w:r w:rsidRPr="00BE3622">
        <w:rPr>
          <w:sz w:val="20"/>
          <w:szCs w:val="20"/>
        </w:rPr>
        <w:t>Reaction Switch:</w:t>
      </w:r>
      <w:r w:rsidRPr="00BE3622">
        <w:rPr>
          <w:sz w:val="20"/>
          <w:szCs w:val="20"/>
        </w:rPr>
        <w:tab/>
      </w:r>
      <w:r w:rsidRPr="00BE3622">
        <w:rPr>
          <w:sz w:val="20"/>
          <w:szCs w:val="20"/>
        </w:rPr>
        <w:tab/>
      </w:r>
      <w:r w:rsidRPr="00BE3622">
        <w:rPr>
          <w:sz w:val="20"/>
          <w:szCs w:val="20"/>
        </w:rPr>
        <w:tab/>
      </w:r>
      <w:r>
        <w:rPr>
          <w:sz w:val="20"/>
          <w:szCs w:val="20"/>
        </w:rPr>
        <w:t>(</w:t>
      </w:r>
      <w:r>
        <w:rPr>
          <w:sz w:val="20"/>
          <w:szCs w:val="20"/>
        </w:rPr>
        <w:fldChar w:fldCharType="begin"/>
      </w:r>
      <w:r>
        <w:rPr>
          <w:sz w:val="20"/>
          <w:szCs w:val="20"/>
        </w:rPr>
        <w:instrText xml:space="preserve"> REF _Ref4752471 \r \h </w:instrText>
      </w:r>
      <w:r>
        <w:rPr>
          <w:sz w:val="20"/>
          <w:szCs w:val="20"/>
        </w:rPr>
      </w:r>
      <w:r>
        <w:rPr>
          <w:sz w:val="20"/>
          <w:szCs w:val="20"/>
        </w:rPr>
        <w:fldChar w:fldCharType="separate"/>
      </w:r>
      <w:r w:rsidR="00996996">
        <w:rPr>
          <w:sz w:val="20"/>
          <w:szCs w:val="20"/>
        </w:rPr>
        <w:t>D.3.7</w:t>
      </w:r>
      <w:r>
        <w:rPr>
          <w:sz w:val="20"/>
          <w:szCs w:val="20"/>
        </w:rPr>
        <w:fldChar w:fldCharType="end"/>
      </w:r>
      <w:r>
        <w:rPr>
          <w:sz w:val="20"/>
          <w:szCs w:val="20"/>
        </w:rPr>
        <w:t>)</w:t>
      </w:r>
    </w:p>
    <w:p w14:paraId="06A71358" w14:textId="77777777" w:rsidR="00332219" w:rsidRPr="00BE3622" w:rsidRDefault="00332219" w:rsidP="00332219">
      <w:pPr>
        <w:pStyle w:val="ListParagraph"/>
        <w:ind w:left="0"/>
        <w:rPr>
          <w:sz w:val="20"/>
          <w:szCs w:val="20"/>
        </w:rPr>
      </w:pPr>
    </w:p>
    <w:p w14:paraId="529DC0B4" w14:textId="577F00DE" w:rsidR="00332219" w:rsidRPr="00BE3622" w:rsidRDefault="00332219" w:rsidP="00332219">
      <w:pPr>
        <w:pStyle w:val="ListParagraph"/>
        <w:ind w:left="0"/>
        <w:rPr>
          <w:sz w:val="20"/>
          <w:szCs w:val="20"/>
        </w:rPr>
      </w:pPr>
      <w:r w:rsidRPr="00BE3622">
        <w:rPr>
          <w:sz w:val="20"/>
          <w:szCs w:val="20"/>
        </w:rPr>
        <w:t xml:space="preserve">These may be issued if there is </w:t>
      </w:r>
      <w:r w:rsidRPr="00BE3622">
        <w:rPr>
          <w:sz w:val="20"/>
        </w:rPr>
        <w:t xml:space="preserve">a friendly Hlaka </w:t>
      </w:r>
      <w:r>
        <w:rPr>
          <w:sz w:val="20"/>
        </w:rPr>
        <w:t xml:space="preserve">on Eye of Subadim </w:t>
      </w:r>
      <w:r w:rsidRPr="00BE3622">
        <w:rPr>
          <w:sz w:val="20"/>
        </w:rPr>
        <w:t xml:space="preserve">within </w:t>
      </w:r>
      <w:r w:rsidR="00993AE6">
        <w:rPr>
          <w:sz w:val="20"/>
        </w:rPr>
        <w:t>range</w:t>
      </w:r>
      <w:r w:rsidRPr="00BE3622">
        <w:rPr>
          <w:sz w:val="20"/>
        </w:rPr>
        <w:t xml:space="preserve"> of  the reacting unit </w:t>
      </w:r>
      <w:r w:rsidRPr="00BE3622">
        <w:rPr>
          <w:sz w:val="20"/>
          <w:szCs w:val="20"/>
        </w:rPr>
        <w:t xml:space="preserve">at any time during the execution of an enemy Move command in which </w:t>
      </w:r>
      <w:r>
        <w:rPr>
          <w:sz w:val="20"/>
          <w:szCs w:val="20"/>
        </w:rPr>
        <w:t>the enemy</w:t>
      </w:r>
      <w:r w:rsidRPr="00BE3622">
        <w:rPr>
          <w:sz w:val="20"/>
          <w:szCs w:val="20"/>
        </w:rPr>
        <w:t xml:space="preserve"> unit enters the CZ of the reacting unit, or after issue of a Command to Contact the reacting unit.  Only</w:t>
      </w:r>
      <w:r>
        <w:rPr>
          <w:sz w:val="20"/>
          <w:szCs w:val="20"/>
        </w:rPr>
        <w:t xml:space="preserve"> </w:t>
      </w:r>
      <w:r w:rsidRPr="00BE3622">
        <w:rPr>
          <w:sz w:val="20"/>
          <w:szCs w:val="20"/>
        </w:rPr>
        <w:t xml:space="preserve">one may be issued to a unit in a Turn.  </w:t>
      </w:r>
    </w:p>
    <w:p w14:paraId="08F699E7" w14:textId="77777777" w:rsidR="00332219" w:rsidRPr="00BE3622" w:rsidRDefault="00332219" w:rsidP="00332219">
      <w:pPr>
        <w:pStyle w:val="ListParagraph"/>
        <w:ind w:left="0"/>
        <w:rPr>
          <w:sz w:val="20"/>
          <w:szCs w:val="20"/>
        </w:rPr>
      </w:pPr>
    </w:p>
    <w:p w14:paraId="777AE498" w14:textId="77777777" w:rsidR="00332219" w:rsidRPr="00BE3622" w:rsidRDefault="00332219" w:rsidP="00332219">
      <w:pPr>
        <w:pStyle w:val="ListParagraph"/>
        <w:ind w:left="0"/>
        <w:rPr>
          <w:sz w:val="20"/>
          <w:szCs w:val="20"/>
        </w:rPr>
      </w:pPr>
      <w:r w:rsidRPr="00BE3622">
        <w:rPr>
          <w:sz w:val="20"/>
          <w:szCs w:val="20"/>
        </w:rPr>
        <w:t>A unit may be issued a Reaction Command even if it has already triggered a Reserve Command</w:t>
      </w:r>
      <w:r>
        <w:rPr>
          <w:sz w:val="20"/>
          <w:szCs w:val="20"/>
        </w:rPr>
        <w:t>.</w:t>
      </w:r>
    </w:p>
    <w:p w14:paraId="6A5FAB58" w14:textId="77777777" w:rsidR="00332219" w:rsidRPr="00332219" w:rsidRDefault="00332219" w:rsidP="00332219">
      <w:pPr>
        <w:rPr>
          <w:b/>
          <w:color w:val="FF0000"/>
          <w:u w:val="single"/>
        </w:rPr>
      </w:pPr>
    </w:p>
    <w:p w14:paraId="6EFCC8DF" w14:textId="27CC2F0A" w:rsidR="00C0475E" w:rsidRPr="00332219" w:rsidRDefault="00332219" w:rsidP="00C0475E">
      <w:pPr>
        <w:pStyle w:val="ListParagraph"/>
        <w:numPr>
          <w:ilvl w:val="2"/>
          <w:numId w:val="3"/>
        </w:numPr>
        <w:rPr>
          <w:b/>
          <w:color w:val="FF0000"/>
          <w:u w:val="single"/>
        </w:rPr>
      </w:pPr>
      <w:r>
        <w:rPr>
          <w:b/>
          <w:color w:val="FF0000"/>
          <w:sz w:val="22"/>
          <w:u w:val="single"/>
        </w:rPr>
        <w:t>Ex</w:t>
      </w:r>
      <w:bookmarkEnd w:id="12"/>
      <w:r>
        <w:rPr>
          <w:b/>
          <w:color w:val="FF0000"/>
          <w:sz w:val="22"/>
          <w:u w:val="single"/>
        </w:rPr>
        <w:t>ecution of Commands after Reserve / Reaction</w:t>
      </w:r>
    </w:p>
    <w:p w14:paraId="4DA31823" w14:textId="77777777" w:rsidR="00332219" w:rsidRDefault="00332219" w:rsidP="00332219">
      <w:pPr>
        <w:rPr>
          <w:b/>
          <w:color w:val="FF0000"/>
          <w:u w:val="single"/>
        </w:rPr>
      </w:pPr>
    </w:p>
    <w:p w14:paraId="1C402137" w14:textId="0D22C2D1" w:rsidR="00332219" w:rsidRPr="00332219" w:rsidRDefault="00332219" w:rsidP="00332219">
      <w:pPr>
        <w:rPr>
          <w:b/>
          <w:color w:val="FF0000"/>
          <w:u w:val="single"/>
        </w:rPr>
      </w:pPr>
      <w:r>
        <w:rPr>
          <w:sz w:val="20"/>
          <w:szCs w:val="20"/>
        </w:rPr>
        <w:t xml:space="preserve">Commands issued to friendly units must continue to be executed even if the situation changes due to an enemy Reaction / Reserve action.  For example, if some dishonourable Greasy Beard melee unit is attempting to close up to and melee the heroic bowmen </w:t>
      </w:r>
      <w:r w:rsidR="00115261">
        <w:rPr>
          <w:sz w:val="20"/>
          <w:szCs w:val="20"/>
        </w:rPr>
        <w:t>of Long Arrow (Move &amp; Contact commands), but finds due to a Reserve Switch brilliantly preplanned by the great Keneng of Ssa’atis they are now facing the might of Slay All, they must continue their move up to the FMZ and then execute the Contact.  And be duly destroyed by the Legions of the Square.</w:t>
      </w:r>
    </w:p>
    <w:p w14:paraId="72B313E3" w14:textId="77777777" w:rsidR="00C0475E" w:rsidRDefault="00C0475E" w:rsidP="00C0475E">
      <w:pPr>
        <w:pStyle w:val="ListParagraph"/>
        <w:ind w:left="340"/>
        <w:rPr>
          <w:b/>
          <w:color w:val="FF0000"/>
          <w:sz w:val="22"/>
          <w:u w:val="single"/>
        </w:rPr>
      </w:pPr>
    </w:p>
    <w:p w14:paraId="7129CE63" w14:textId="77777777" w:rsidR="00C0475E" w:rsidRDefault="00C0475E" w:rsidP="00C0475E">
      <w:pPr>
        <w:pStyle w:val="ListParagraph"/>
        <w:numPr>
          <w:ilvl w:val="1"/>
          <w:numId w:val="3"/>
        </w:numPr>
        <w:ind w:left="454"/>
        <w:rPr>
          <w:b/>
          <w:u w:val="single"/>
        </w:rPr>
      </w:pPr>
      <w:bookmarkStart w:id="13" w:name="_Ref550605"/>
      <w:r>
        <w:rPr>
          <w:b/>
          <w:u w:val="single"/>
        </w:rPr>
        <w:t>SSS COST AND PERMISSIBLE COMMANDS</w:t>
      </w:r>
      <w:bookmarkEnd w:id="13"/>
    </w:p>
    <w:p w14:paraId="6BDF9D54" w14:textId="77777777" w:rsidR="00C0475E" w:rsidRDefault="00C0475E" w:rsidP="00C0475E">
      <w:pPr>
        <w:rPr>
          <w:b/>
          <w:u w:val="single"/>
        </w:rPr>
      </w:pPr>
    </w:p>
    <w:p w14:paraId="7CA398F9" w14:textId="77777777" w:rsidR="00C0475E" w:rsidRPr="00B061B0" w:rsidRDefault="00C0475E" w:rsidP="00C0475E">
      <w:pPr>
        <w:rPr>
          <w:b/>
          <w:u w:val="single"/>
        </w:rPr>
      </w:pPr>
    </w:p>
    <w:p w14:paraId="2B30733B" w14:textId="77777777" w:rsidR="00C0475E" w:rsidRPr="00B061B0" w:rsidRDefault="00C0475E" w:rsidP="00C0475E">
      <w:pPr>
        <w:rPr>
          <w:b/>
          <w:u w:val="single"/>
        </w:rPr>
      </w:pPr>
      <w:r w:rsidRPr="00B061B0">
        <w:rPr>
          <w:b/>
          <w:u w:val="single"/>
        </w:rPr>
        <w:t xml:space="preserve">SSS cost </w:t>
      </w:r>
    </w:p>
    <w:p w14:paraId="7CC17220" w14:textId="77777777" w:rsidR="00C0475E" w:rsidRDefault="00C0475E" w:rsidP="00C0475E">
      <w:pPr>
        <w:rPr>
          <w:b/>
          <w:sz w:val="20"/>
          <w:szCs w:val="20"/>
        </w:rPr>
      </w:pPr>
    </w:p>
    <w:p w14:paraId="244431B5" w14:textId="77777777" w:rsidR="00C0475E" w:rsidRDefault="00C0475E" w:rsidP="00C0475E">
      <w:pPr>
        <w:rPr>
          <w:b/>
          <w:sz w:val="20"/>
          <w:szCs w:val="20"/>
        </w:rPr>
      </w:pPr>
      <w:r>
        <w:rPr>
          <w:b/>
          <w:sz w:val="20"/>
          <w:szCs w:val="20"/>
        </w:rPr>
        <w:t xml:space="preserve">The cost </w:t>
      </w:r>
      <w:r w:rsidRPr="00496C95">
        <w:rPr>
          <w:b/>
          <w:sz w:val="20"/>
          <w:szCs w:val="20"/>
        </w:rPr>
        <w:t xml:space="preserve">of  issuing a Command to a </w:t>
      </w:r>
      <w:r>
        <w:rPr>
          <w:b/>
          <w:sz w:val="20"/>
          <w:szCs w:val="20"/>
        </w:rPr>
        <w:t xml:space="preserve">(non-Artillery) </w:t>
      </w:r>
      <w:r w:rsidRPr="00496C95">
        <w:rPr>
          <w:b/>
          <w:sz w:val="20"/>
          <w:szCs w:val="20"/>
        </w:rPr>
        <w:t>unit depends on the number issued to that unit in a given Turn.</w:t>
      </w:r>
    </w:p>
    <w:p w14:paraId="6733BECC" w14:textId="77777777" w:rsidR="00C0475E" w:rsidRPr="00496C95" w:rsidRDefault="00C0475E" w:rsidP="00C0475E">
      <w:pPr>
        <w:rPr>
          <w:b/>
          <w:sz w:val="20"/>
          <w:szCs w:val="20"/>
        </w:rPr>
      </w:pPr>
    </w:p>
    <w:p w14:paraId="472B9457" w14:textId="77777777" w:rsidR="00C0475E" w:rsidRPr="00496C95" w:rsidRDefault="00C0475E" w:rsidP="00C0475E">
      <w:pPr>
        <w:rPr>
          <w:b/>
          <w:sz w:val="20"/>
          <w:szCs w:val="20"/>
        </w:rPr>
      </w:pPr>
      <w:r w:rsidRPr="00496C95">
        <w:rPr>
          <w:b/>
          <w:sz w:val="20"/>
          <w:szCs w:val="20"/>
        </w:rPr>
        <w:t>First Command of Turn:</w:t>
      </w:r>
      <w:r w:rsidRPr="00496C95">
        <w:rPr>
          <w:b/>
          <w:sz w:val="20"/>
          <w:szCs w:val="20"/>
        </w:rPr>
        <w:tab/>
      </w:r>
      <w:r w:rsidRPr="00496C95">
        <w:rPr>
          <w:b/>
          <w:sz w:val="20"/>
          <w:szCs w:val="20"/>
        </w:rPr>
        <w:tab/>
      </w:r>
      <w:r>
        <w:rPr>
          <w:b/>
          <w:sz w:val="20"/>
          <w:szCs w:val="20"/>
        </w:rPr>
        <w:tab/>
      </w:r>
      <w:r w:rsidRPr="00496C95">
        <w:rPr>
          <w:b/>
          <w:sz w:val="20"/>
          <w:szCs w:val="20"/>
        </w:rPr>
        <w:t>1</w:t>
      </w:r>
    </w:p>
    <w:p w14:paraId="6DE6AD96" w14:textId="77777777" w:rsidR="00C0475E" w:rsidRPr="00496C95" w:rsidRDefault="00C0475E" w:rsidP="00C0475E">
      <w:pPr>
        <w:rPr>
          <w:b/>
          <w:sz w:val="20"/>
          <w:szCs w:val="20"/>
        </w:rPr>
      </w:pPr>
      <w:r w:rsidRPr="00496C95">
        <w:rPr>
          <w:b/>
          <w:sz w:val="20"/>
          <w:szCs w:val="20"/>
        </w:rPr>
        <w:t>Second Command of Turn:</w:t>
      </w:r>
      <w:r w:rsidRPr="00496C95">
        <w:rPr>
          <w:b/>
          <w:sz w:val="20"/>
          <w:szCs w:val="20"/>
        </w:rPr>
        <w:tab/>
      </w:r>
      <w:r>
        <w:rPr>
          <w:b/>
          <w:sz w:val="20"/>
          <w:szCs w:val="20"/>
        </w:rPr>
        <w:tab/>
      </w:r>
      <w:r w:rsidRPr="00496C95">
        <w:rPr>
          <w:b/>
          <w:sz w:val="20"/>
          <w:szCs w:val="20"/>
        </w:rPr>
        <w:t>2</w:t>
      </w:r>
    </w:p>
    <w:p w14:paraId="459E477B" w14:textId="77777777" w:rsidR="00C0475E" w:rsidRPr="00496C95" w:rsidRDefault="00C0475E" w:rsidP="00C0475E">
      <w:pPr>
        <w:rPr>
          <w:b/>
          <w:sz w:val="20"/>
          <w:szCs w:val="20"/>
        </w:rPr>
      </w:pPr>
      <w:r w:rsidRPr="00496C95">
        <w:rPr>
          <w:b/>
          <w:sz w:val="20"/>
          <w:szCs w:val="20"/>
        </w:rPr>
        <w:t>Third Command of Turn:</w:t>
      </w:r>
      <w:r w:rsidRPr="00496C95">
        <w:rPr>
          <w:b/>
          <w:sz w:val="20"/>
          <w:szCs w:val="20"/>
        </w:rPr>
        <w:tab/>
      </w:r>
      <w:r w:rsidRPr="00496C95">
        <w:rPr>
          <w:b/>
          <w:sz w:val="20"/>
          <w:szCs w:val="20"/>
        </w:rPr>
        <w:tab/>
        <w:t>3</w:t>
      </w:r>
    </w:p>
    <w:p w14:paraId="64291A6A" w14:textId="40319D2F" w:rsidR="00C0475E" w:rsidRPr="00F247C2" w:rsidRDefault="00F247C2" w:rsidP="00C0475E">
      <w:pPr>
        <w:rPr>
          <w:b/>
          <w:bCs/>
          <w:sz w:val="20"/>
          <w:szCs w:val="20"/>
        </w:rPr>
      </w:pPr>
      <w:r w:rsidRPr="00F247C2">
        <w:rPr>
          <w:b/>
          <w:bCs/>
          <w:sz w:val="20"/>
          <w:szCs w:val="20"/>
        </w:rPr>
        <w:t>More than Three Commands:</w:t>
      </w:r>
      <w:r w:rsidRPr="00F247C2">
        <w:rPr>
          <w:b/>
          <w:bCs/>
          <w:sz w:val="20"/>
          <w:szCs w:val="20"/>
        </w:rPr>
        <w:tab/>
      </w:r>
      <w:r w:rsidRPr="00F247C2">
        <w:rPr>
          <w:b/>
          <w:bCs/>
          <w:sz w:val="20"/>
          <w:szCs w:val="20"/>
        </w:rPr>
        <w:tab/>
        <w:t xml:space="preserve">Not permitted </w:t>
      </w:r>
    </w:p>
    <w:p w14:paraId="0F27C6CE" w14:textId="77777777" w:rsidR="00F247C2" w:rsidRDefault="00F247C2" w:rsidP="00C0475E">
      <w:pPr>
        <w:rPr>
          <w:sz w:val="20"/>
          <w:szCs w:val="20"/>
        </w:rPr>
      </w:pPr>
    </w:p>
    <w:p w14:paraId="17E74175" w14:textId="420E9243" w:rsidR="00C0475E" w:rsidRDefault="00C0475E" w:rsidP="00C0475E">
      <w:pPr>
        <w:rPr>
          <w:sz w:val="20"/>
          <w:szCs w:val="20"/>
        </w:rPr>
      </w:pPr>
      <w:r w:rsidRPr="0061436E">
        <w:rPr>
          <w:sz w:val="20"/>
          <w:szCs w:val="20"/>
        </w:rPr>
        <w:t xml:space="preserve">Thus </w:t>
      </w:r>
      <w:r>
        <w:rPr>
          <w:sz w:val="20"/>
          <w:szCs w:val="20"/>
        </w:rPr>
        <w:t>to Command a</w:t>
      </w:r>
      <w:r w:rsidRPr="0061436E">
        <w:rPr>
          <w:sz w:val="20"/>
          <w:szCs w:val="20"/>
        </w:rPr>
        <w:t xml:space="preserve"> Unit to Formation</w:t>
      </w:r>
      <w:r>
        <w:rPr>
          <w:sz w:val="20"/>
          <w:szCs w:val="20"/>
        </w:rPr>
        <w:t xml:space="preserve"> Change</w:t>
      </w:r>
      <w:r w:rsidRPr="0061436E">
        <w:rPr>
          <w:sz w:val="20"/>
          <w:szCs w:val="20"/>
        </w:rPr>
        <w:t>, Move and Fire</w:t>
      </w:r>
      <w:r>
        <w:rPr>
          <w:sz w:val="20"/>
          <w:szCs w:val="20"/>
        </w:rPr>
        <w:t xml:space="preserve"> in the same Turn</w:t>
      </w:r>
      <w:r w:rsidRPr="0061436E">
        <w:rPr>
          <w:sz w:val="20"/>
          <w:szCs w:val="20"/>
        </w:rPr>
        <w:t xml:space="preserve"> will cost six SSS (1 + 2 + 3).</w:t>
      </w:r>
    </w:p>
    <w:p w14:paraId="1DC6DD07" w14:textId="77777777" w:rsidR="00C0475E" w:rsidRDefault="00C0475E" w:rsidP="00C0475E">
      <w:pPr>
        <w:rPr>
          <w:sz w:val="20"/>
          <w:szCs w:val="20"/>
        </w:rPr>
      </w:pPr>
    </w:p>
    <w:p w14:paraId="711A1FDF" w14:textId="0AC1D760" w:rsidR="00C0475E" w:rsidRPr="00D8442E" w:rsidRDefault="00C0475E" w:rsidP="00C0475E">
      <w:pPr>
        <w:rPr>
          <w:b/>
          <w:sz w:val="20"/>
          <w:szCs w:val="20"/>
        </w:rPr>
      </w:pPr>
      <w:r>
        <w:rPr>
          <w:sz w:val="20"/>
          <w:szCs w:val="20"/>
        </w:rPr>
        <w:t xml:space="preserve">Artillery commands are set out </w:t>
      </w:r>
      <w:r w:rsidRPr="00D8442E">
        <w:rPr>
          <w:b/>
          <w:sz w:val="20"/>
          <w:szCs w:val="20"/>
        </w:rPr>
        <w:t xml:space="preserve">in </w:t>
      </w:r>
      <w:r w:rsidRPr="00D8442E">
        <w:rPr>
          <w:b/>
          <w:sz w:val="20"/>
          <w:szCs w:val="20"/>
        </w:rPr>
        <w:fldChar w:fldCharType="begin"/>
      </w:r>
      <w:r w:rsidRPr="00D8442E">
        <w:rPr>
          <w:b/>
          <w:sz w:val="20"/>
          <w:szCs w:val="20"/>
        </w:rPr>
        <w:instrText xml:space="preserve"> REF _Ref484724802 \r \h </w:instrText>
      </w:r>
      <w:r>
        <w:rPr>
          <w:b/>
          <w:sz w:val="20"/>
          <w:szCs w:val="20"/>
        </w:rPr>
        <w:instrText xml:space="preserve"> \* MERGEFORMAT </w:instrText>
      </w:r>
      <w:r w:rsidRPr="00D8442E">
        <w:rPr>
          <w:b/>
          <w:sz w:val="20"/>
          <w:szCs w:val="20"/>
        </w:rPr>
      </w:r>
      <w:r w:rsidRPr="00D8442E">
        <w:rPr>
          <w:b/>
          <w:sz w:val="20"/>
          <w:szCs w:val="20"/>
        </w:rPr>
        <w:fldChar w:fldCharType="separate"/>
      </w:r>
      <w:r w:rsidR="00996996">
        <w:rPr>
          <w:b/>
          <w:sz w:val="20"/>
          <w:szCs w:val="20"/>
        </w:rPr>
        <w:t>D.2.2</w:t>
      </w:r>
      <w:r w:rsidRPr="00D8442E">
        <w:rPr>
          <w:b/>
          <w:sz w:val="20"/>
          <w:szCs w:val="20"/>
        </w:rPr>
        <w:fldChar w:fldCharType="end"/>
      </w:r>
      <w:r w:rsidRPr="00D8442E">
        <w:rPr>
          <w:b/>
          <w:sz w:val="20"/>
          <w:szCs w:val="20"/>
        </w:rPr>
        <w:t>.</w:t>
      </w:r>
    </w:p>
    <w:p w14:paraId="12458F0C" w14:textId="77777777" w:rsidR="00C0475E" w:rsidRPr="00496C95" w:rsidRDefault="00C0475E" w:rsidP="00C0475E">
      <w:pPr>
        <w:rPr>
          <w:sz w:val="20"/>
          <w:szCs w:val="20"/>
        </w:rPr>
      </w:pPr>
    </w:p>
    <w:p w14:paraId="118D7B88" w14:textId="0F09E447" w:rsidR="00C0475E" w:rsidRPr="00B061B0" w:rsidRDefault="00C0475E" w:rsidP="00C0475E">
      <w:pPr>
        <w:pStyle w:val="ListParagraph"/>
        <w:ind w:left="0"/>
        <w:rPr>
          <w:b/>
          <w:u w:val="single"/>
        </w:rPr>
      </w:pPr>
      <w:r w:rsidRPr="00B061B0">
        <w:rPr>
          <w:b/>
          <w:u w:val="single"/>
        </w:rPr>
        <w:t>Permissible commands</w:t>
      </w:r>
    </w:p>
    <w:p w14:paraId="7BC8BE69" w14:textId="77777777" w:rsidR="00C0475E" w:rsidRPr="00B061B0" w:rsidRDefault="00C0475E" w:rsidP="00C0475E">
      <w:pPr>
        <w:pStyle w:val="ListParagraph"/>
        <w:ind w:left="0"/>
        <w:rPr>
          <w:sz w:val="20"/>
          <w:szCs w:val="20"/>
        </w:rPr>
      </w:pPr>
    </w:p>
    <w:p w14:paraId="5F3DB036" w14:textId="4E1E544D" w:rsidR="00C0475E" w:rsidRPr="00B061B0" w:rsidRDefault="00C0475E" w:rsidP="00C0475E">
      <w:pPr>
        <w:pStyle w:val="ListParagraph"/>
        <w:ind w:left="0"/>
        <w:rPr>
          <w:sz w:val="20"/>
          <w:szCs w:val="20"/>
        </w:rPr>
      </w:pPr>
      <w:r w:rsidRPr="00B061B0">
        <w:rPr>
          <w:sz w:val="20"/>
          <w:szCs w:val="20"/>
        </w:rPr>
        <w:t xml:space="preserve">The Commands which can be </w:t>
      </w:r>
      <w:r w:rsidRPr="00F247C2">
        <w:rPr>
          <w:b/>
          <w:bCs/>
          <w:sz w:val="20"/>
          <w:szCs w:val="20"/>
        </w:rPr>
        <w:t>issued</w:t>
      </w:r>
      <w:r w:rsidRPr="00B061B0">
        <w:rPr>
          <w:sz w:val="20"/>
          <w:szCs w:val="20"/>
        </w:rPr>
        <w:t xml:space="preserve"> to Units and the number of times each can be </w:t>
      </w:r>
      <w:r w:rsidR="00F247C2" w:rsidRPr="00F247C2">
        <w:rPr>
          <w:b/>
          <w:bCs/>
          <w:sz w:val="20"/>
          <w:szCs w:val="20"/>
        </w:rPr>
        <w:t>executed</w:t>
      </w:r>
      <w:r w:rsidR="00F247C2">
        <w:rPr>
          <w:sz w:val="20"/>
          <w:szCs w:val="20"/>
        </w:rPr>
        <w:t xml:space="preserve"> by </w:t>
      </w:r>
      <w:r w:rsidRPr="00B061B0">
        <w:rPr>
          <w:sz w:val="20"/>
          <w:szCs w:val="20"/>
        </w:rPr>
        <w:t>a given Unit in a turn are:</w:t>
      </w:r>
    </w:p>
    <w:p w14:paraId="5C9E0160" w14:textId="77777777" w:rsidR="00C0475E" w:rsidRPr="00B061B0" w:rsidRDefault="00C0475E" w:rsidP="00C0475E">
      <w:pPr>
        <w:rPr>
          <w:sz w:val="20"/>
          <w:szCs w:val="20"/>
        </w:rPr>
      </w:pPr>
    </w:p>
    <w:p w14:paraId="34A7A015" w14:textId="58B5DAD5" w:rsidR="00C0475E" w:rsidRPr="00B061B0" w:rsidRDefault="00C0475E" w:rsidP="00C0475E">
      <w:pPr>
        <w:rPr>
          <w:b/>
          <w:sz w:val="20"/>
          <w:szCs w:val="20"/>
        </w:rPr>
      </w:pPr>
      <w:r w:rsidRPr="00B061B0">
        <w:rPr>
          <w:b/>
          <w:sz w:val="20"/>
          <w:szCs w:val="20"/>
        </w:rPr>
        <w:t>Contact Enemy:</w:t>
      </w:r>
      <w:r w:rsidRPr="00B061B0">
        <w:rPr>
          <w:b/>
          <w:sz w:val="20"/>
          <w:szCs w:val="20"/>
        </w:rPr>
        <w:tab/>
      </w:r>
      <w:r w:rsidRPr="00B061B0">
        <w:rPr>
          <w:b/>
          <w:sz w:val="20"/>
          <w:szCs w:val="20"/>
        </w:rPr>
        <w:tab/>
      </w:r>
      <w:r w:rsidRPr="00B061B0">
        <w:rPr>
          <w:b/>
          <w:sz w:val="20"/>
          <w:szCs w:val="20"/>
        </w:rPr>
        <w:tab/>
      </w:r>
      <w:r w:rsidRPr="00B061B0">
        <w:rPr>
          <w:b/>
          <w:sz w:val="20"/>
          <w:szCs w:val="20"/>
        </w:rPr>
        <w:tab/>
        <w:t>(C)</w:t>
      </w:r>
      <w:r w:rsidRPr="00B061B0">
        <w:rPr>
          <w:b/>
          <w:sz w:val="20"/>
          <w:szCs w:val="20"/>
        </w:rPr>
        <w:tab/>
      </w:r>
      <w:r w:rsidRPr="00B061B0">
        <w:rPr>
          <w:b/>
          <w:sz w:val="20"/>
          <w:szCs w:val="20"/>
        </w:rPr>
        <w:tab/>
      </w:r>
      <w:r w:rsidR="006768EF">
        <w:rPr>
          <w:b/>
          <w:sz w:val="20"/>
          <w:szCs w:val="20"/>
        </w:rPr>
        <w:t>1 [2]</w:t>
      </w:r>
    </w:p>
    <w:p w14:paraId="1DB52829" w14:textId="77777777" w:rsidR="00C0475E" w:rsidRPr="00B061B0" w:rsidRDefault="00C0475E" w:rsidP="00C0475E">
      <w:pPr>
        <w:rPr>
          <w:b/>
          <w:sz w:val="20"/>
          <w:szCs w:val="20"/>
        </w:rPr>
      </w:pPr>
      <w:r w:rsidRPr="00B061B0">
        <w:rPr>
          <w:b/>
          <w:sz w:val="20"/>
          <w:szCs w:val="20"/>
        </w:rPr>
        <w:t>Dig in:</w:t>
      </w:r>
      <w:r w:rsidRPr="00B061B0">
        <w:rPr>
          <w:b/>
          <w:sz w:val="20"/>
          <w:szCs w:val="20"/>
        </w:rPr>
        <w:tab/>
      </w:r>
      <w:r w:rsidRPr="00B061B0">
        <w:rPr>
          <w:b/>
          <w:sz w:val="20"/>
          <w:szCs w:val="20"/>
        </w:rPr>
        <w:tab/>
      </w:r>
      <w:r w:rsidRPr="00B061B0">
        <w:rPr>
          <w:b/>
          <w:sz w:val="20"/>
          <w:szCs w:val="20"/>
        </w:rPr>
        <w:tab/>
      </w:r>
      <w:r w:rsidRPr="00B061B0">
        <w:rPr>
          <w:b/>
          <w:sz w:val="20"/>
          <w:szCs w:val="20"/>
        </w:rPr>
        <w:tab/>
      </w:r>
      <w:r w:rsidRPr="00B061B0">
        <w:rPr>
          <w:b/>
          <w:sz w:val="20"/>
          <w:szCs w:val="20"/>
        </w:rPr>
        <w:tab/>
        <w:t>(D)</w:t>
      </w:r>
      <w:r w:rsidRPr="00B061B0">
        <w:rPr>
          <w:b/>
          <w:sz w:val="20"/>
          <w:szCs w:val="20"/>
        </w:rPr>
        <w:tab/>
      </w:r>
      <w:r w:rsidRPr="00B061B0">
        <w:rPr>
          <w:b/>
          <w:sz w:val="20"/>
          <w:szCs w:val="20"/>
        </w:rPr>
        <w:tab/>
        <w:t>1</w:t>
      </w:r>
      <w:r w:rsidRPr="00B061B0">
        <w:rPr>
          <w:b/>
          <w:sz w:val="20"/>
          <w:szCs w:val="20"/>
        </w:rPr>
        <w:tab/>
      </w:r>
    </w:p>
    <w:p w14:paraId="49D28143" w14:textId="77777777" w:rsidR="00C0475E" w:rsidRPr="00B061B0" w:rsidRDefault="00C0475E" w:rsidP="00C0475E">
      <w:pPr>
        <w:rPr>
          <w:b/>
          <w:sz w:val="20"/>
          <w:szCs w:val="20"/>
        </w:rPr>
      </w:pPr>
      <w:r w:rsidRPr="00B061B0">
        <w:rPr>
          <w:b/>
          <w:sz w:val="20"/>
          <w:szCs w:val="20"/>
        </w:rPr>
        <w:t>Fire:</w:t>
      </w:r>
      <w:r w:rsidRPr="00B061B0">
        <w:rPr>
          <w:b/>
          <w:sz w:val="20"/>
          <w:szCs w:val="20"/>
        </w:rPr>
        <w:tab/>
      </w:r>
      <w:r w:rsidRPr="00B061B0">
        <w:rPr>
          <w:b/>
          <w:sz w:val="20"/>
          <w:szCs w:val="20"/>
        </w:rPr>
        <w:tab/>
      </w:r>
      <w:r w:rsidRPr="00B061B0">
        <w:rPr>
          <w:b/>
          <w:sz w:val="20"/>
          <w:szCs w:val="20"/>
        </w:rPr>
        <w:tab/>
      </w:r>
      <w:r w:rsidRPr="00B061B0">
        <w:rPr>
          <w:b/>
          <w:sz w:val="20"/>
          <w:szCs w:val="20"/>
        </w:rPr>
        <w:tab/>
      </w:r>
      <w:r w:rsidRPr="00B061B0">
        <w:rPr>
          <w:b/>
          <w:sz w:val="20"/>
          <w:szCs w:val="20"/>
        </w:rPr>
        <w:tab/>
        <w:t>(F)</w:t>
      </w:r>
      <w:r w:rsidRPr="00B061B0">
        <w:rPr>
          <w:b/>
          <w:sz w:val="20"/>
          <w:szCs w:val="20"/>
        </w:rPr>
        <w:tab/>
      </w:r>
      <w:r w:rsidRPr="00B061B0">
        <w:rPr>
          <w:b/>
          <w:sz w:val="20"/>
          <w:szCs w:val="20"/>
        </w:rPr>
        <w:tab/>
      </w:r>
      <w:r>
        <w:rPr>
          <w:b/>
          <w:sz w:val="20"/>
          <w:szCs w:val="20"/>
        </w:rPr>
        <w:t>2</w:t>
      </w:r>
      <w:r w:rsidRPr="00B061B0">
        <w:rPr>
          <w:b/>
          <w:sz w:val="20"/>
          <w:szCs w:val="20"/>
        </w:rPr>
        <w:tab/>
      </w:r>
    </w:p>
    <w:p w14:paraId="2BB5D569" w14:textId="77777777" w:rsidR="00C0475E" w:rsidRPr="00B061B0" w:rsidRDefault="00C0475E" w:rsidP="00C0475E">
      <w:pPr>
        <w:rPr>
          <w:b/>
          <w:sz w:val="20"/>
          <w:szCs w:val="20"/>
        </w:rPr>
      </w:pPr>
      <w:r w:rsidRPr="00B061B0">
        <w:rPr>
          <w:b/>
          <w:sz w:val="20"/>
          <w:szCs w:val="20"/>
        </w:rPr>
        <w:t>Formation Change:</w:t>
      </w:r>
      <w:r w:rsidRPr="00B061B0">
        <w:rPr>
          <w:b/>
          <w:sz w:val="20"/>
          <w:szCs w:val="20"/>
        </w:rPr>
        <w:tab/>
      </w:r>
      <w:r w:rsidRPr="00B061B0">
        <w:rPr>
          <w:b/>
          <w:sz w:val="20"/>
          <w:szCs w:val="20"/>
        </w:rPr>
        <w:tab/>
      </w:r>
      <w:r w:rsidRPr="00B061B0">
        <w:rPr>
          <w:b/>
          <w:sz w:val="20"/>
          <w:szCs w:val="20"/>
        </w:rPr>
        <w:tab/>
        <w:t>(Fo)</w:t>
      </w:r>
      <w:r w:rsidRPr="00B061B0">
        <w:rPr>
          <w:b/>
          <w:sz w:val="20"/>
          <w:szCs w:val="20"/>
        </w:rPr>
        <w:tab/>
      </w:r>
      <w:r w:rsidRPr="00B061B0">
        <w:rPr>
          <w:b/>
          <w:sz w:val="20"/>
          <w:szCs w:val="20"/>
        </w:rPr>
        <w:tab/>
        <w:t>3</w:t>
      </w:r>
      <w:r w:rsidRPr="00B061B0">
        <w:rPr>
          <w:b/>
          <w:sz w:val="20"/>
          <w:szCs w:val="20"/>
        </w:rPr>
        <w:tab/>
      </w:r>
    </w:p>
    <w:p w14:paraId="79C8F076" w14:textId="30BE7E4D" w:rsidR="00C0475E" w:rsidRPr="00B061B0" w:rsidRDefault="00C0475E" w:rsidP="00C0475E">
      <w:pPr>
        <w:rPr>
          <w:b/>
          <w:sz w:val="20"/>
          <w:szCs w:val="20"/>
        </w:rPr>
      </w:pPr>
      <w:r w:rsidRPr="00B061B0">
        <w:rPr>
          <w:b/>
          <w:sz w:val="20"/>
          <w:szCs w:val="20"/>
        </w:rPr>
        <w:t>Move:</w:t>
      </w:r>
      <w:r w:rsidRPr="00B061B0">
        <w:rPr>
          <w:b/>
          <w:sz w:val="20"/>
          <w:szCs w:val="20"/>
        </w:rPr>
        <w:tab/>
      </w:r>
      <w:r w:rsidRPr="00B061B0">
        <w:rPr>
          <w:b/>
          <w:sz w:val="20"/>
          <w:szCs w:val="20"/>
        </w:rPr>
        <w:tab/>
      </w:r>
      <w:r w:rsidRPr="00B061B0">
        <w:rPr>
          <w:b/>
          <w:sz w:val="20"/>
          <w:szCs w:val="20"/>
        </w:rPr>
        <w:tab/>
      </w:r>
      <w:r w:rsidRPr="00B061B0">
        <w:rPr>
          <w:b/>
          <w:sz w:val="20"/>
          <w:szCs w:val="20"/>
        </w:rPr>
        <w:tab/>
      </w:r>
      <w:r w:rsidRPr="00B061B0">
        <w:rPr>
          <w:b/>
          <w:sz w:val="20"/>
          <w:szCs w:val="20"/>
        </w:rPr>
        <w:tab/>
        <w:t>(M)</w:t>
      </w:r>
      <w:r w:rsidRPr="00B061B0">
        <w:rPr>
          <w:b/>
          <w:sz w:val="20"/>
          <w:szCs w:val="20"/>
        </w:rPr>
        <w:tab/>
      </w:r>
      <w:r w:rsidRPr="00B061B0">
        <w:rPr>
          <w:b/>
          <w:sz w:val="20"/>
          <w:szCs w:val="20"/>
        </w:rPr>
        <w:tab/>
        <w:t>1</w:t>
      </w:r>
      <w:r w:rsidR="00D972E0">
        <w:rPr>
          <w:b/>
          <w:sz w:val="20"/>
          <w:szCs w:val="20"/>
        </w:rPr>
        <w:t xml:space="preserve"> [2 - exception if move fails due to QC]</w:t>
      </w:r>
    </w:p>
    <w:p w14:paraId="2CBDDE79" w14:textId="77777777" w:rsidR="00C0475E" w:rsidRPr="00B061B0" w:rsidRDefault="00C0475E" w:rsidP="00C0475E">
      <w:pPr>
        <w:rPr>
          <w:b/>
          <w:sz w:val="20"/>
          <w:szCs w:val="20"/>
        </w:rPr>
      </w:pPr>
      <w:r w:rsidRPr="00B061B0">
        <w:rPr>
          <w:b/>
          <w:sz w:val="20"/>
          <w:szCs w:val="20"/>
        </w:rPr>
        <w:t>Reaction Formation Change:</w:t>
      </w:r>
      <w:r w:rsidRPr="00B061B0">
        <w:rPr>
          <w:b/>
          <w:sz w:val="20"/>
          <w:szCs w:val="20"/>
        </w:rPr>
        <w:tab/>
      </w:r>
      <w:r w:rsidRPr="00B061B0">
        <w:rPr>
          <w:b/>
          <w:sz w:val="20"/>
          <w:szCs w:val="20"/>
        </w:rPr>
        <w:tab/>
        <w:t>(RFC)</w:t>
      </w:r>
      <w:r w:rsidRPr="00B061B0">
        <w:rPr>
          <w:b/>
          <w:sz w:val="20"/>
          <w:szCs w:val="20"/>
        </w:rPr>
        <w:tab/>
      </w:r>
      <w:r w:rsidRPr="00B061B0">
        <w:rPr>
          <w:b/>
          <w:sz w:val="20"/>
          <w:szCs w:val="20"/>
        </w:rPr>
        <w:tab/>
        <w:t>1</w:t>
      </w:r>
    </w:p>
    <w:p w14:paraId="0B0C8853" w14:textId="77777777" w:rsidR="00C0475E" w:rsidRPr="00B061B0" w:rsidRDefault="00C0475E" w:rsidP="00C0475E">
      <w:pPr>
        <w:rPr>
          <w:b/>
          <w:sz w:val="20"/>
          <w:szCs w:val="20"/>
        </w:rPr>
      </w:pPr>
      <w:r w:rsidRPr="00B061B0">
        <w:rPr>
          <w:b/>
          <w:sz w:val="20"/>
          <w:szCs w:val="20"/>
        </w:rPr>
        <w:t>Reaction Switch</w:t>
      </w:r>
      <w:r w:rsidRPr="00B061B0">
        <w:rPr>
          <w:b/>
          <w:sz w:val="20"/>
          <w:szCs w:val="20"/>
        </w:rPr>
        <w:tab/>
      </w:r>
      <w:r w:rsidRPr="00B061B0">
        <w:rPr>
          <w:b/>
          <w:sz w:val="20"/>
          <w:szCs w:val="20"/>
        </w:rPr>
        <w:tab/>
      </w:r>
      <w:r w:rsidRPr="00B061B0">
        <w:rPr>
          <w:b/>
          <w:sz w:val="20"/>
          <w:szCs w:val="20"/>
        </w:rPr>
        <w:tab/>
      </w:r>
      <w:r w:rsidRPr="00B061B0">
        <w:rPr>
          <w:b/>
          <w:sz w:val="20"/>
          <w:szCs w:val="20"/>
        </w:rPr>
        <w:tab/>
        <w:t>(RS)</w:t>
      </w:r>
      <w:r w:rsidRPr="00B061B0">
        <w:rPr>
          <w:b/>
          <w:sz w:val="20"/>
          <w:szCs w:val="20"/>
        </w:rPr>
        <w:tab/>
      </w:r>
      <w:r w:rsidRPr="00B061B0">
        <w:rPr>
          <w:b/>
          <w:sz w:val="20"/>
          <w:szCs w:val="20"/>
        </w:rPr>
        <w:tab/>
        <w:t>1</w:t>
      </w:r>
    </w:p>
    <w:p w14:paraId="7AD68CC0" w14:textId="77777777" w:rsidR="00C0475E" w:rsidRPr="00B061B0" w:rsidRDefault="00C0475E" w:rsidP="00C0475E">
      <w:pPr>
        <w:rPr>
          <w:b/>
          <w:sz w:val="20"/>
          <w:szCs w:val="20"/>
        </w:rPr>
      </w:pPr>
      <w:r w:rsidRPr="00B061B0">
        <w:rPr>
          <w:b/>
          <w:sz w:val="20"/>
          <w:szCs w:val="20"/>
        </w:rPr>
        <w:t>Rear Area  Movement</w:t>
      </w:r>
      <w:r w:rsidRPr="00B061B0">
        <w:rPr>
          <w:b/>
          <w:sz w:val="20"/>
          <w:szCs w:val="20"/>
        </w:rPr>
        <w:tab/>
      </w:r>
      <w:r w:rsidRPr="00B061B0">
        <w:rPr>
          <w:b/>
          <w:sz w:val="20"/>
          <w:szCs w:val="20"/>
        </w:rPr>
        <w:tab/>
      </w:r>
      <w:r w:rsidRPr="00B061B0">
        <w:rPr>
          <w:b/>
          <w:sz w:val="20"/>
          <w:szCs w:val="20"/>
        </w:rPr>
        <w:tab/>
        <w:t>(RAM)</w:t>
      </w:r>
      <w:r w:rsidRPr="00B061B0">
        <w:rPr>
          <w:b/>
          <w:sz w:val="20"/>
          <w:szCs w:val="20"/>
        </w:rPr>
        <w:tab/>
      </w:r>
      <w:r w:rsidRPr="00B061B0">
        <w:rPr>
          <w:b/>
          <w:sz w:val="20"/>
          <w:szCs w:val="20"/>
        </w:rPr>
        <w:tab/>
        <w:t>1</w:t>
      </w:r>
      <w:r w:rsidRPr="00B061B0">
        <w:rPr>
          <w:b/>
          <w:sz w:val="20"/>
          <w:szCs w:val="20"/>
        </w:rPr>
        <w:tab/>
      </w:r>
    </w:p>
    <w:p w14:paraId="13E28F39" w14:textId="77777777" w:rsidR="00C0475E" w:rsidRDefault="00C0475E" w:rsidP="00C0475E">
      <w:pPr>
        <w:rPr>
          <w:b/>
          <w:sz w:val="20"/>
          <w:szCs w:val="20"/>
        </w:rPr>
      </w:pPr>
      <w:r w:rsidRPr="00B061B0">
        <w:rPr>
          <w:b/>
          <w:sz w:val="20"/>
          <w:szCs w:val="20"/>
        </w:rPr>
        <w:t>Recover:</w:t>
      </w:r>
      <w:r w:rsidRPr="00B061B0">
        <w:rPr>
          <w:b/>
          <w:sz w:val="20"/>
          <w:szCs w:val="20"/>
        </w:rPr>
        <w:tab/>
      </w:r>
      <w:r w:rsidRPr="00B061B0">
        <w:rPr>
          <w:b/>
          <w:sz w:val="20"/>
          <w:szCs w:val="20"/>
        </w:rPr>
        <w:tab/>
      </w:r>
      <w:r w:rsidRPr="00B061B0">
        <w:rPr>
          <w:b/>
          <w:sz w:val="20"/>
          <w:szCs w:val="20"/>
        </w:rPr>
        <w:tab/>
      </w:r>
      <w:r w:rsidRPr="00B061B0">
        <w:rPr>
          <w:b/>
          <w:sz w:val="20"/>
          <w:szCs w:val="20"/>
        </w:rPr>
        <w:tab/>
        <w:t>(R)</w:t>
      </w:r>
      <w:r w:rsidRPr="00B061B0">
        <w:rPr>
          <w:b/>
          <w:sz w:val="20"/>
          <w:szCs w:val="20"/>
        </w:rPr>
        <w:tab/>
      </w:r>
      <w:r w:rsidRPr="00B061B0">
        <w:rPr>
          <w:b/>
          <w:sz w:val="20"/>
          <w:szCs w:val="20"/>
        </w:rPr>
        <w:tab/>
        <w:t>2</w:t>
      </w:r>
    </w:p>
    <w:p w14:paraId="759D3FB7" w14:textId="77777777" w:rsidR="00C0475E" w:rsidRPr="00B061B0" w:rsidRDefault="00C0475E" w:rsidP="00C0475E">
      <w:pPr>
        <w:rPr>
          <w:b/>
          <w:sz w:val="20"/>
          <w:szCs w:val="20"/>
        </w:rPr>
      </w:pPr>
      <w:r w:rsidRPr="00B061B0">
        <w:rPr>
          <w:b/>
          <w:sz w:val="20"/>
          <w:szCs w:val="20"/>
        </w:rPr>
        <w:t>Reserve Fire:</w:t>
      </w:r>
      <w:r w:rsidRPr="00B061B0">
        <w:rPr>
          <w:b/>
          <w:sz w:val="20"/>
          <w:szCs w:val="20"/>
        </w:rPr>
        <w:tab/>
      </w:r>
      <w:r w:rsidRPr="00B061B0">
        <w:rPr>
          <w:b/>
          <w:sz w:val="20"/>
          <w:szCs w:val="20"/>
        </w:rPr>
        <w:tab/>
      </w:r>
      <w:r w:rsidRPr="00B061B0">
        <w:rPr>
          <w:b/>
          <w:sz w:val="20"/>
          <w:szCs w:val="20"/>
        </w:rPr>
        <w:tab/>
      </w:r>
      <w:r w:rsidRPr="00B061B0">
        <w:rPr>
          <w:b/>
          <w:sz w:val="20"/>
          <w:szCs w:val="20"/>
        </w:rPr>
        <w:tab/>
        <w:t>(RFi)</w:t>
      </w:r>
      <w:r w:rsidRPr="00B061B0">
        <w:rPr>
          <w:b/>
          <w:sz w:val="20"/>
          <w:szCs w:val="20"/>
        </w:rPr>
        <w:tab/>
      </w:r>
      <w:r w:rsidRPr="00B061B0">
        <w:rPr>
          <w:b/>
          <w:sz w:val="20"/>
          <w:szCs w:val="20"/>
        </w:rPr>
        <w:tab/>
        <w:t>1</w:t>
      </w:r>
    </w:p>
    <w:p w14:paraId="2CA250A9" w14:textId="77777777" w:rsidR="00C0475E" w:rsidRDefault="00C0475E" w:rsidP="00C0475E">
      <w:pPr>
        <w:rPr>
          <w:b/>
          <w:sz w:val="20"/>
          <w:szCs w:val="20"/>
        </w:rPr>
      </w:pPr>
      <w:r w:rsidRPr="00B061B0">
        <w:rPr>
          <w:b/>
          <w:sz w:val="20"/>
          <w:szCs w:val="20"/>
        </w:rPr>
        <w:t>Reserve Formation Change</w:t>
      </w:r>
      <w:r w:rsidRPr="00B061B0">
        <w:rPr>
          <w:b/>
          <w:sz w:val="20"/>
          <w:szCs w:val="20"/>
        </w:rPr>
        <w:tab/>
      </w:r>
      <w:r w:rsidRPr="00B061B0">
        <w:rPr>
          <w:b/>
          <w:sz w:val="20"/>
          <w:szCs w:val="20"/>
        </w:rPr>
        <w:tab/>
        <w:t>(RFo)</w:t>
      </w:r>
      <w:r w:rsidRPr="00B061B0">
        <w:rPr>
          <w:b/>
          <w:sz w:val="20"/>
          <w:szCs w:val="20"/>
        </w:rPr>
        <w:tab/>
      </w:r>
      <w:r w:rsidRPr="00B061B0">
        <w:rPr>
          <w:b/>
          <w:sz w:val="20"/>
          <w:szCs w:val="20"/>
        </w:rPr>
        <w:tab/>
        <w:t>1</w:t>
      </w:r>
    </w:p>
    <w:p w14:paraId="69FD1C90" w14:textId="77777777" w:rsidR="00C0475E" w:rsidRPr="00B061B0" w:rsidRDefault="00C0475E" w:rsidP="00C0475E">
      <w:pPr>
        <w:rPr>
          <w:b/>
          <w:sz w:val="20"/>
          <w:szCs w:val="20"/>
        </w:rPr>
      </w:pPr>
      <w:r w:rsidRPr="00B061B0">
        <w:rPr>
          <w:b/>
          <w:sz w:val="20"/>
          <w:szCs w:val="20"/>
        </w:rPr>
        <w:t>Reserve Switch</w:t>
      </w:r>
      <w:r w:rsidRPr="00B061B0">
        <w:rPr>
          <w:b/>
          <w:sz w:val="20"/>
          <w:szCs w:val="20"/>
        </w:rPr>
        <w:tab/>
      </w:r>
      <w:r w:rsidRPr="00B061B0">
        <w:rPr>
          <w:b/>
          <w:sz w:val="20"/>
          <w:szCs w:val="20"/>
        </w:rPr>
        <w:tab/>
      </w:r>
      <w:r w:rsidRPr="00B061B0">
        <w:rPr>
          <w:b/>
          <w:sz w:val="20"/>
          <w:szCs w:val="20"/>
        </w:rPr>
        <w:tab/>
      </w:r>
      <w:r w:rsidRPr="00B061B0">
        <w:rPr>
          <w:b/>
          <w:sz w:val="20"/>
          <w:szCs w:val="20"/>
        </w:rPr>
        <w:tab/>
        <w:t>(RSw)</w:t>
      </w:r>
      <w:r w:rsidRPr="00B061B0">
        <w:rPr>
          <w:b/>
          <w:sz w:val="20"/>
          <w:szCs w:val="20"/>
        </w:rPr>
        <w:tab/>
      </w:r>
      <w:r w:rsidRPr="00B061B0">
        <w:rPr>
          <w:b/>
          <w:sz w:val="20"/>
          <w:szCs w:val="20"/>
        </w:rPr>
        <w:tab/>
        <w:t>1</w:t>
      </w:r>
      <w:r>
        <w:rPr>
          <w:b/>
          <w:sz w:val="20"/>
          <w:szCs w:val="20"/>
        </w:rPr>
        <w:t xml:space="preserve"> </w:t>
      </w:r>
      <w:r>
        <w:rPr>
          <w:b/>
          <w:sz w:val="20"/>
          <w:szCs w:val="20"/>
        </w:rPr>
        <w:tab/>
      </w:r>
    </w:p>
    <w:p w14:paraId="2E3DB0DB" w14:textId="77777777" w:rsidR="00C0475E" w:rsidRPr="00B061B0" w:rsidRDefault="00C0475E" w:rsidP="00C0475E">
      <w:pPr>
        <w:rPr>
          <w:b/>
          <w:sz w:val="20"/>
          <w:szCs w:val="20"/>
        </w:rPr>
      </w:pPr>
      <w:r w:rsidRPr="00B061B0">
        <w:rPr>
          <w:b/>
          <w:sz w:val="20"/>
          <w:szCs w:val="20"/>
        </w:rPr>
        <w:t>Switch Units</w:t>
      </w:r>
      <w:r w:rsidRPr="00B061B0">
        <w:rPr>
          <w:b/>
          <w:sz w:val="20"/>
          <w:szCs w:val="20"/>
        </w:rPr>
        <w:tab/>
      </w:r>
      <w:r w:rsidRPr="00B061B0">
        <w:rPr>
          <w:b/>
          <w:sz w:val="20"/>
          <w:szCs w:val="20"/>
        </w:rPr>
        <w:tab/>
      </w:r>
      <w:r w:rsidRPr="00B061B0">
        <w:rPr>
          <w:b/>
          <w:sz w:val="20"/>
          <w:szCs w:val="20"/>
        </w:rPr>
        <w:tab/>
      </w:r>
      <w:r w:rsidRPr="00B061B0">
        <w:rPr>
          <w:b/>
          <w:sz w:val="20"/>
          <w:szCs w:val="20"/>
        </w:rPr>
        <w:tab/>
        <w:t>(S)</w:t>
      </w:r>
      <w:r w:rsidRPr="00B061B0">
        <w:rPr>
          <w:b/>
          <w:sz w:val="20"/>
          <w:szCs w:val="20"/>
        </w:rPr>
        <w:tab/>
      </w:r>
      <w:r w:rsidRPr="00B061B0">
        <w:rPr>
          <w:b/>
          <w:sz w:val="20"/>
          <w:szCs w:val="20"/>
        </w:rPr>
        <w:tab/>
        <w:t>1</w:t>
      </w:r>
      <w:r w:rsidRPr="00B061B0">
        <w:rPr>
          <w:b/>
          <w:sz w:val="20"/>
          <w:szCs w:val="20"/>
        </w:rPr>
        <w:tab/>
      </w:r>
    </w:p>
    <w:p w14:paraId="0FB694A8" w14:textId="77777777" w:rsidR="00C0475E" w:rsidRPr="00B061B0" w:rsidRDefault="00C0475E" w:rsidP="00C0475E">
      <w:pPr>
        <w:rPr>
          <w:b/>
          <w:sz w:val="20"/>
          <w:szCs w:val="20"/>
        </w:rPr>
      </w:pPr>
      <w:r w:rsidRPr="00B061B0">
        <w:rPr>
          <w:b/>
          <w:sz w:val="20"/>
          <w:szCs w:val="20"/>
        </w:rPr>
        <w:tab/>
      </w:r>
      <w:r w:rsidRPr="00B061B0">
        <w:rPr>
          <w:b/>
          <w:sz w:val="20"/>
          <w:szCs w:val="20"/>
        </w:rPr>
        <w:tab/>
      </w:r>
      <w:r w:rsidRPr="00B061B0">
        <w:rPr>
          <w:b/>
          <w:sz w:val="20"/>
          <w:szCs w:val="20"/>
        </w:rPr>
        <w:tab/>
      </w:r>
      <w:r w:rsidRPr="00B061B0">
        <w:rPr>
          <w:b/>
          <w:sz w:val="20"/>
          <w:szCs w:val="20"/>
        </w:rPr>
        <w:tab/>
      </w:r>
      <w:r w:rsidRPr="00B061B0">
        <w:rPr>
          <w:b/>
          <w:sz w:val="20"/>
          <w:szCs w:val="20"/>
        </w:rPr>
        <w:tab/>
      </w:r>
      <w:r w:rsidRPr="00B061B0">
        <w:rPr>
          <w:b/>
          <w:sz w:val="20"/>
          <w:szCs w:val="20"/>
        </w:rPr>
        <w:tab/>
      </w:r>
      <w:r w:rsidRPr="00B061B0">
        <w:rPr>
          <w:b/>
          <w:sz w:val="20"/>
          <w:szCs w:val="20"/>
        </w:rPr>
        <w:tab/>
      </w:r>
      <w:r w:rsidRPr="00B061B0">
        <w:rPr>
          <w:b/>
          <w:sz w:val="20"/>
          <w:szCs w:val="20"/>
        </w:rPr>
        <w:tab/>
      </w:r>
    </w:p>
    <w:p w14:paraId="6A71B55D" w14:textId="77777777" w:rsidR="00C0475E" w:rsidRPr="00B061B0" w:rsidRDefault="00C0475E" w:rsidP="00C0475E">
      <w:pPr>
        <w:rPr>
          <w:sz w:val="20"/>
          <w:szCs w:val="20"/>
        </w:rPr>
      </w:pPr>
    </w:p>
    <w:p w14:paraId="2747A3CD" w14:textId="7304DA21" w:rsidR="00C0475E" w:rsidRDefault="00C0475E" w:rsidP="00C0475E">
      <w:pPr>
        <w:rPr>
          <w:sz w:val="20"/>
          <w:szCs w:val="20"/>
        </w:rPr>
      </w:pPr>
      <w:r w:rsidRPr="00B061B0">
        <w:rPr>
          <w:sz w:val="20"/>
          <w:szCs w:val="20"/>
        </w:rPr>
        <w:t xml:space="preserve">As set out in </w:t>
      </w:r>
      <w:r w:rsidRPr="00B061B0">
        <w:rPr>
          <w:sz w:val="20"/>
          <w:szCs w:val="20"/>
        </w:rPr>
        <w:fldChar w:fldCharType="begin"/>
      </w:r>
      <w:r w:rsidRPr="00B061B0">
        <w:rPr>
          <w:sz w:val="20"/>
          <w:szCs w:val="20"/>
        </w:rPr>
        <w:instrText xml:space="preserve"> REF _Ref394755025 \r \h  \* MERGEFORMAT </w:instrText>
      </w:r>
      <w:r w:rsidRPr="00B061B0">
        <w:rPr>
          <w:sz w:val="20"/>
          <w:szCs w:val="20"/>
        </w:rPr>
      </w:r>
      <w:r w:rsidRPr="00B061B0">
        <w:rPr>
          <w:sz w:val="20"/>
          <w:szCs w:val="20"/>
        </w:rPr>
        <w:fldChar w:fldCharType="separate"/>
      </w:r>
      <w:r w:rsidR="00996996">
        <w:rPr>
          <w:sz w:val="20"/>
          <w:szCs w:val="20"/>
        </w:rPr>
        <w:t>C2</w:t>
      </w:r>
      <w:r w:rsidRPr="00B061B0">
        <w:rPr>
          <w:sz w:val="20"/>
          <w:szCs w:val="20"/>
        </w:rPr>
        <w:fldChar w:fldCharType="end"/>
      </w:r>
      <w:r w:rsidRPr="00B061B0">
        <w:rPr>
          <w:sz w:val="20"/>
          <w:szCs w:val="20"/>
        </w:rPr>
        <w:t xml:space="preserve"> a unit can only </w:t>
      </w:r>
      <w:r w:rsidR="00F247C2">
        <w:rPr>
          <w:sz w:val="20"/>
          <w:szCs w:val="20"/>
        </w:rPr>
        <w:t xml:space="preserve">be </w:t>
      </w:r>
      <w:r w:rsidR="00F247C2" w:rsidRPr="00F247C2">
        <w:rPr>
          <w:b/>
          <w:bCs/>
          <w:sz w:val="20"/>
          <w:szCs w:val="20"/>
        </w:rPr>
        <w:t>issued</w:t>
      </w:r>
      <w:r w:rsidR="00F247C2">
        <w:rPr>
          <w:sz w:val="20"/>
          <w:szCs w:val="20"/>
        </w:rPr>
        <w:t xml:space="preserve"> </w:t>
      </w:r>
      <w:r w:rsidRPr="00B061B0">
        <w:rPr>
          <w:sz w:val="20"/>
          <w:szCs w:val="20"/>
        </w:rPr>
        <w:t>three Commands each turn</w:t>
      </w:r>
      <w:r w:rsidR="00F247C2">
        <w:rPr>
          <w:sz w:val="20"/>
          <w:szCs w:val="20"/>
        </w:rPr>
        <w:t xml:space="preserve">.  Of those it may only </w:t>
      </w:r>
      <w:r w:rsidR="00F247C2" w:rsidRPr="00F247C2">
        <w:rPr>
          <w:b/>
          <w:bCs/>
          <w:sz w:val="20"/>
          <w:szCs w:val="20"/>
        </w:rPr>
        <w:t>execute</w:t>
      </w:r>
      <w:r w:rsidR="00F247C2">
        <w:rPr>
          <w:sz w:val="20"/>
          <w:szCs w:val="20"/>
        </w:rPr>
        <w:t xml:space="preserve"> the number set out above of each, </w:t>
      </w:r>
      <w:r w:rsidRPr="00B061B0">
        <w:rPr>
          <w:sz w:val="20"/>
          <w:szCs w:val="20"/>
        </w:rPr>
        <w:t>(for example two Recoveries and a Move, or a Formation Change, a Move and a Fire).  The SSS cost for the actions depends on the number of actions the unit takes</w:t>
      </w:r>
      <w:r w:rsidR="00F247C2">
        <w:rPr>
          <w:sz w:val="20"/>
          <w:szCs w:val="20"/>
        </w:rPr>
        <w:t>.</w:t>
      </w:r>
    </w:p>
    <w:p w14:paraId="3D37BADE" w14:textId="77777777" w:rsidR="00F247C2" w:rsidRDefault="00F247C2" w:rsidP="00C0475E">
      <w:pPr>
        <w:rPr>
          <w:sz w:val="20"/>
          <w:szCs w:val="20"/>
        </w:rPr>
      </w:pPr>
    </w:p>
    <w:p w14:paraId="4EA3DA5E" w14:textId="57FF3823" w:rsidR="00F247C2" w:rsidRPr="00B061B0" w:rsidRDefault="00F247C2" w:rsidP="00C0475E">
      <w:pPr>
        <w:rPr>
          <w:sz w:val="20"/>
          <w:szCs w:val="20"/>
        </w:rPr>
      </w:pPr>
      <w:r>
        <w:rPr>
          <w:sz w:val="20"/>
          <w:szCs w:val="20"/>
        </w:rPr>
        <w:t xml:space="preserve">If a Command is successfully </w:t>
      </w:r>
      <w:r w:rsidRPr="00F247C2">
        <w:rPr>
          <w:b/>
          <w:bCs/>
          <w:sz w:val="20"/>
          <w:szCs w:val="20"/>
        </w:rPr>
        <w:t>issued</w:t>
      </w:r>
      <w:r>
        <w:rPr>
          <w:sz w:val="20"/>
          <w:szCs w:val="20"/>
        </w:rPr>
        <w:t xml:space="preserve"> to a unit which requires a QC but the unit fails that QC (for example moving backwards in an FMZ) then it is treated as having been </w:t>
      </w:r>
      <w:r w:rsidRPr="00F247C2">
        <w:rPr>
          <w:b/>
          <w:bCs/>
          <w:sz w:val="20"/>
          <w:szCs w:val="20"/>
        </w:rPr>
        <w:t>executed</w:t>
      </w:r>
      <w:r>
        <w:rPr>
          <w:sz w:val="20"/>
          <w:szCs w:val="20"/>
        </w:rPr>
        <w:t xml:space="preserve"> (albeit unsucessfully).</w:t>
      </w:r>
    </w:p>
    <w:p w14:paraId="0263C259" w14:textId="77777777" w:rsidR="00C0475E" w:rsidRPr="0061436E" w:rsidRDefault="00C0475E" w:rsidP="00C0475E">
      <w:pPr>
        <w:rPr>
          <w:sz w:val="20"/>
          <w:szCs w:val="20"/>
        </w:rPr>
      </w:pPr>
    </w:p>
    <w:p w14:paraId="48237FC3" w14:textId="2E65B907" w:rsidR="00C0475E" w:rsidRPr="00B061B0" w:rsidRDefault="00C0475E" w:rsidP="00C0475E">
      <w:pPr>
        <w:rPr>
          <w:sz w:val="20"/>
          <w:szCs w:val="20"/>
        </w:rPr>
      </w:pPr>
      <w:r w:rsidRPr="00B061B0">
        <w:rPr>
          <w:b/>
          <w:sz w:val="20"/>
          <w:szCs w:val="20"/>
        </w:rPr>
        <w:t>If a</w:t>
      </w:r>
      <w:r w:rsidR="00F247C2">
        <w:rPr>
          <w:b/>
          <w:sz w:val="20"/>
          <w:szCs w:val="20"/>
        </w:rPr>
        <w:t>n</w:t>
      </w:r>
      <w:r w:rsidRPr="00B061B0">
        <w:rPr>
          <w:b/>
          <w:sz w:val="20"/>
          <w:szCs w:val="20"/>
        </w:rPr>
        <w:t xml:space="preserve"> army fails to issue at least one command in a cycle then it may only issue Formation and Fire Commands for the rest of the </w:t>
      </w:r>
      <w:r>
        <w:rPr>
          <w:b/>
          <w:sz w:val="20"/>
          <w:szCs w:val="20"/>
        </w:rPr>
        <w:t>IAP</w:t>
      </w:r>
      <w:r w:rsidRPr="00B061B0">
        <w:rPr>
          <w:b/>
          <w:sz w:val="20"/>
          <w:szCs w:val="20"/>
        </w:rPr>
        <w:t>.</w:t>
      </w:r>
      <w:r w:rsidRPr="00B061B0">
        <w:rPr>
          <w:sz w:val="20"/>
          <w:szCs w:val="20"/>
        </w:rPr>
        <w:t xml:space="preserve"> </w:t>
      </w:r>
    </w:p>
    <w:p w14:paraId="14E934DC" w14:textId="77777777" w:rsidR="00C0475E" w:rsidRDefault="00C0475E" w:rsidP="00C0475E">
      <w:pPr>
        <w:rPr>
          <w:sz w:val="20"/>
          <w:szCs w:val="20"/>
        </w:rPr>
      </w:pPr>
    </w:p>
    <w:p w14:paraId="519D9E4F" w14:textId="77777777" w:rsidR="00C0475E" w:rsidRDefault="00C0475E" w:rsidP="00C0475E">
      <w:pPr>
        <w:rPr>
          <w:sz w:val="20"/>
          <w:szCs w:val="20"/>
        </w:rPr>
      </w:pPr>
    </w:p>
    <w:p w14:paraId="26CF13FE" w14:textId="77777777" w:rsidR="00C0475E" w:rsidRDefault="00C0475E" w:rsidP="00C0475E">
      <w:pPr>
        <w:rPr>
          <w:sz w:val="20"/>
          <w:szCs w:val="20"/>
        </w:rPr>
      </w:pPr>
    </w:p>
    <w:p w14:paraId="713EC233" w14:textId="77777777" w:rsidR="00C0475E" w:rsidRPr="0061436E" w:rsidRDefault="00C0475E" w:rsidP="00C0475E">
      <w:pPr>
        <w:rPr>
          <w:sz w:val="20"/>
          <w:szCs w:val="20"/>
        </w:rPr>
      </w:pPr>
    </w:p>
    <w:p w14:paraId="0FAD10F2" w14:textId="77777777" w:rsidR="00C0475E" w:rsidRPr="00EF51BC" w:rsidRDefault="00C0475E" w:rsidP="00C0475E">
      <w:pPr>
        <w:pStyle w:val="ListParagraph"/>
        <w:numPr>
          <w:ilvl w:val="2"/>
          <w:numId w:val="3"/>
        </w:numPr>
        <w:rPr>
          <w:b/>
          <w:szCs w:val="20"/>
          <w:u w:val="single"/>
        </w:rPr>
      </w:pPr>
      <w:r w:rsidRPr="00EF51BC">
        <w:rPr>
          <w:b/>
          <w:szCs w:val="20"/>
          <w:u w:val="single"/>
        </w:rPr>
        <w:t>Group Commands</w:t>
      </w:r>
    </w:p>
    <w:p w14:paraId="7D6FD579" w14:textId="77777777" w:rsidR="00C0475E" w:rsidRDefault="00C0475E" w:rsidP="00C0475E">
      <w:pPr>
        <w:pStyle w:val="ListParagraph"/>
        <w:ind w:left="227"/>
        <w:rPr>
          <w:sz w:val="20"/>
          <w:szCs w:val="20"/>
        </w:rPr>
      </w:pPr>
    </w:p>
    <w:p w14:paraId="465D80B0" w14:textId="77777777" w:rsidR="00C0475E" w:rsidRPr="0061436E" w:rsidRDefault="00C0475E" w:rsidP="00C0475E">
      <w:pPr>
        <w:pStyle w:val="ListParagraph"/>
        <w:ind w:left="227"/>
        <w:rPr>
          <w:sz w:val="20"/>
          <w:szCs w:val="20"/>
        </w:rPr>
      </w:pPr>
    </w:p>
    <w:p w14:paraId="0C1EB1FD" w14:textId="77777777" w:rsidR="00C0475E" w:rsidRDefault="00C0475E" w:rsidP="00C0475E">
      <w:pPr>
        <w:rPr>
          <w:sz w:val="20"/>
          <w:szCs w:val="20"/>
        </w:rPr>
      </w:pPr>
      <w:r w:rsidRPr="0061436E">
        <w:rPr>
          <w:sz w:val="20"/>
          <w:szCs w:val="20"/>
        </w:rPr>
        <w:t>A Group is any set of units of which no unit is more than 200mm from any one other member of the Group</w:t>
      </w:r>
      <w:r>
        <w:rPr>
          <w:sz w:val="20"/>
          <w:szCs w:val="20"/>
        </w:rPr>
        <w:t>, and which are attached to the same Command Post.</w:t>
      </w:r>
      <w:r w:rsidRPr="0061436E">
        <w:rPr>
          <w:sz w:val="20"/>
          <w:szCs w:val="20"/>
        </w:rPr>
        <w:t xml:space="preserve">  </w:t>
      </w:r>
    </w:p>
    <w:p w14:paraId="109EE66B" w14:textId="77777777" w:rsidR="00C0475E" w:rsidRPr="0061436E" w:rsidRDefault="00C0475E" w:rsidP="00C0475E">
      <w:pPr>
        <w:rPr>
          <w:sz w:val="20"/>
          <w:szCs w:val="20"/>
        </w:rPr>
      </w:pPr>
    </w:p>
    <w:p w14:paraId="3AFA507E" w14:textId="294BBEC1" w:rsidR="00C0475E" w:rsidRPr="0061436E" w:rsidRDefault="00C0475E" w:rsidP="00C0475E">
      <w:pPr>
        <w:rPr>
          <w:sz w:val="20"/>
          <w:szCs w:val="20"/>
        </w:rPr>
      </w:pPr>
      <w:r w:rsidRPr="0061436E">
        <w:rPr>
          <w:sz w:val="20"/>
          <w:szCs w:val="20"/>
        </w:rPr>
        <w:t>If desired the Group can be commanded to Move, Formation Change</w:t>
      </w:r>
      <w:r>
        <w:rPr>
          <w:sz w:val="20"/>
          <w:szCs w:val="20"/>
        </w:rPr>
        <w:t xml:space="preserve">, </w:t>
      </w:r>
      <w:r w:rsidRPr="0061436E">
        <w:rPr>
          <w:sz w:val="20"/>
          <w:szCs w:val="20"/>
        </w:rPr>
        <w:t xml:space="preserve">or Dig In as a Group for double the cost of a Unit (ie </w:t>
      </w:r>
      <w:r w:rsidRPr="00FF41E5">
        <w:rPr>
          <w:b/>
          <w:sz w:val="20"/>
          <w:szCs w:val="20"/>
        </w:rPr>
        <w:t>2 / 4 / 6</w:t>
      </w:r>
      <w:r w:rsidRPr="0061436E">
        <w:rPr>
          <w:sz w:val="20"/>
          <w:szCs w:val="20"/>
        </w:rPr>
        <w:t xml:space="preserve">).  </w:t>
      </w:r>
      <w:r>
        <w:rPr>
          <w:sz w:val="20"/>
          <w:szCs w:val="20"/>
        </w:rPr>
        <w:t xml:space="preserve">The unit which has used the most Commands in the Turn sets the cost (ie if 3 units are given a Group Command, two of which have not received any Commands in the turn and one of which has received two Commands the cost is 6 SSS).  </w:t>
      </w:r>
      <w:r w:rsidRPr="0061436E">
        <w:rPr>
          <w:sz w:val="20"/>
          <w:szCs w:val="20"/>
        </w:rPr>
        <w:t xml:space="preserve">This means all units in the Group </w:t>
      </w:r>
      <w:r w:rsidR="000C3B2C">
        <w:rPr>
          <w:sz w:val="20"/>
          <w:szCs w:val="20"/>
        </w:rPr>
        <w:t>may</w:t>
      </w:r>
      <w:r w:rsidRPr="0061436E">
        <w:rPr>
          <w:sz w:val="20"/>
          <w:szCs w:val="20"/>
        </w:rPr>
        <w:t xml:space="preserve"> switch </w:t>
      </w:r>
      <w:r>
        <w:rPr>
          <w:sz w:val="20"/>
          <w:szCs w:val="20"/>
        </w:rPr>
        <w:t xml:space="preserve">to the </w:t>
      </w:r>
      <w:r w:rsidRPr="00AB1FEF">
        <w:rPr>
          <w:b/>
          <w:sz w:val="20"/>
          <w:szCs w:val="20"/>
        </w:rPr>
        <w:t>same</w:t>
      </w:r>
      <w:r>
        <w:rPr>
          <w:sz w:val="20"/>
          <w:szCs w:val="20"/>
        </w:rPr>
        <w:t xml:space="preserve"> </w:t>
      </w:r>
      <w:r w:rsidRPr="0061436E">
        <w:rPr>
          <w:sz w:val="20"/>
          <w:szCs w:val="20"/>
        </w:rPr>
        <w:t>formation</w:t>
      </w:r>
      <w:r>
        <w:rPr>
          <w:sz w:val="20"/>
          <w:szCs w:val="20"/>
        </w:rPr>
        <w:t>,</w:t>
      </w:r>
      <w:r w:rsidR="000C3B2C">
        <w:rPr>
          <w:sz w:val="20"/>
          <w:szCs w:val="20"/>
        </w:rPr>
        <w:t xml:space="preserve">  </w:t>
      </w:r>
      <w:r w:rsidR="000C3B2C" w:rsidRPr="0061436E">
        <w:rPr>
          <w:sz w:val="20"/>
          <w:szCs w:val="20"/>
        </w:rPr>
        <w:t>all Dig In</w:t>
      </w:r>
      <w:r w:rsidR="000C3B2C">
        <w:rPr>
          <w:sz w:val="20"/>
          <w:szCs w:val="20"/>
        </w:rPr>
        <w:t xml:space="preserve"> or </w:t>
      </w:r>
      <w:r w:rsidRPr="0061436E">
        <w:rPr>
          <w:sz w:val="20"/>
          <w:szCs w:val="20"/>
        </w:rPr>
        <w:t xml:space="preserve">all move the same distance </w:t>
      </w:r>
      <w:r w:rsidR="000C3B2C">
        <w:rPr>
          <w:sz w:val="20"/>
          <w:szCs w:val="20"/>
        </w:rPr>
        <w:t xml:space="preserve">(subject to terrain) </w:t>
      </w:r>
      <w:r w:rsidRPr="0061436E">
        <w:rPr>
          <w:sz w:val="20"/>
          <w:szCs w:val="20"/>
        </w:rPr>
        <w:t>in</w:t>
      </w:r>
      <w:r w:rsidR="000C3B2C">
        <w:rPr>
          <w:sz w:val="20"/>
          <w:szCs w:val="20"/>
        </w:rPr>
        <w:t xml:space="preserve"> approximately the</w:t>
      </w:r>
      <w:r w:rsidRPr="0061436E">
        <w:rPr>
          <w:sz w:val="20"/>
          <w:szCs w:val="20"/>
        </w:rPr>
        <w:t xml:space="preserve"> same directio</w:t>
      </w:r>
      <w:r w:rsidR="000C3B2C">
        <w:rPr>
          <w:sz w:val="20"/>
          <w:szCs w:val="20"/>
        </w:rPr>
        <w:t xml:space="preserve">n.  For the death by tape measurers this means no member of the Group may move at angle greater than 30 degrees to any other member of the Group.  </w:t>
      </w:r>
      <w:r w:rsidR="00F021AA">
        <w:rPr>
          <w:sz w:val="20"/>
          <w:szCs w:val="20"/>
        </w:rPr>
        <w:t>If a unit is slowed by terrain move it as far as possible.</w:t>
      </w:r>
    </w:p>
    <w:p w14:paraId="2FEEBF67" w14:textId="77777777" w:rsidR="00C0475E" w:rsidRPr="0061436E" w:rsidRDefault="00C0475E" w:rsidP="00C0475E">
      <w:pPr>
        <w:rPr>
          <w:sz w:val="20"/>
          <w:szCs w:val="20"/>
        </w:rPr>
      </w:pPr>
    </w:p>
    <w:p w14:paraId="75318CC9" w14:textId="77777777" w:rsidR="00C0475E" w:rsidRPr="0061436E" w:rsidRDefault="00C0475E" w:rsidP="00C0475E">
      <w:pPr>
        <w:rPr>
          <w:sz w:val="20"/>
          <w:szCs w:val="20"/>
        </w:rPr>
      </w:pPr>
      <w:r>
        <w:rPr>
          <w:sz w:val="20"/>
          <w:szCs w:val="20"/>
        </w:rPr>
        <w:t>A Group Command counts against the 3 / T</w:t>
      </w:r>
      <w:r w:rsidRPr="0061436E">
        <w:rPr>
          <w:sz w:val="20"/>
          <w:szCs w:val="20"/>
        </w:rPr>
        <w:t xml:space="preserve">urn </w:t>
      </w:r>
      <w:r>
        <w:rPr>
          <w:sz w:val="20"/>
          <w:szCs w:val="20"/>
        </w:rPr>
        <w:t xml:space="preserve"> limit </w:t>
      </w:r>
      <w:r w:rsidRPr="0061436E">
        <w:rPr>
          <w:sz w:val="20"/>
          <w:szCs w:val="20"/>
        </w:rPr>
        <w:t>for each unit in the Group</w:t>
      </w:r>
      <w:r>
        <w:rPr>
          <w:sz w:val="20"/>
          <w:szCs w:val="20"/>
        </w:rPr>
        <w:t xml:space="preserve"> (see Appendix 2,  Command Record Sheets for how to mark this)</w:t>
      </w:r>
      <w:r w:rsidRPr="0061436E">
        <w:rPr>
          <w:sz w:val="20"/>
          <w:szCs w:val="20"/>
        </w:rPr>
        <w:t>.</w:t>
      </w:r>
    </w:p>
    <w:p w14:paraId="08F2E7F8" w14:textId="77777777" w:rsidR="00C0475E" w:rsidRDefault="00C0475E" w:rsidP="00C0475E">
      <w:pPr>
        <w:pStyle w:val="ListParagraph"/>
        <w:ind w:left="227"/>
        <w:rPr>
          <w:sz w:val="20"/>
          <w:szCs w:val="20"/>
        </w:rPr>
      </w:pPr>
    </w:p>
    <w:p w14:paraId="69B9CCC3" w14:textId="77777777" w:rsidR="00C0475E" w:rsidRPr="0061436E" w:rsidRDefault="00C0475E" w:rsidP="00C0475E">
      <w:pPr>
        <w:pStyle w:val="ListParagraph"/>
        <w:ind w:left="227"/>
        <w:rPr>
          <w:sz w:val="20"/>
          <w:szCs w:val="20"/>
        </w:rPr>
      </w:pPr>
    </w:p>
    <w:p w14:paraId="17F15379" w14:textId="77777777" w:rsidR="00C0475E" w:rsidRPr="00EF51BC" w:rsidRDefault="00C0475E" w:rsidP="00C0475E">
      <w:pPr>
        <w:pStyle w:val="ListParagraph"/>
        <w:numPr>
          <w:ilvl w:val="2"/>
          <w:numId w:val="3"/>
        </w:numPr>
        <w:rPr>
          <w:b/>
          <w:szCs w:val="20"/>
          <w:u w:val="single"/>
        </w:rPr>
      </w:pPr>
      <w:bookmarkStart w:id="14" w:name="_Ref484724802"/>
      <w:r w:rsidRPr="00EF51BC">
        <w:rPr>
          <w:b/>
          <w:szCs w:val="20"/>
          <w:u w:val="single"/>
        </w:rPr>
        <w:t>Artillery Commands</w:t>
      </w:r>
      <w:bookmarkEnd w:id="14"/>
      <w:r>
        <w:rPr>
          <w:b/>
          <w:szCs w:val="20"/>
          <w:u w:val="single"/>
        </w:rPr>
        <w:t xml:space="preserve"> (AC)  The Crushing Might of the Disposer of Meku</w:t>
      </w:r>
    </w:p>
    <w:p w14:paraId="201BFB63" w14:textId="77777777" w:rsidR="00C0475E" w:rsidRDefault="00C0475E" w:rsidP="00C0475E">
      <w:pPr>
        <w:rPr>
          <w:sz w:val="20"/>
          <w:szCs w:val="20"/>
        </w:rPr>
      </w:pPr>
    </w:p>
    <w:p w14:paraId="6C87C1CE" w14:textId="77777777" w:rsidR="00C0475E" w:rsidRPr="0061436E" w:rsidRDefault="00C0475E" w:rsidP="00C0475E">
      <w:pPr>
        <w:rPr>
          <w:sz w:val="20"/>
          <w:szCs w:val="20"/>
        </w:rPr>
      </w:pPr>
    </w:p>
    <w:p w14:paraId="2F22E88F" w14:textId="77777777" w:rsidR="00C0475E" w:rsidRDefault="00C0475E" w:rsidP="00C0475E">
      <w:pPr>
        <w:rPr>
          <w:sz w:val="20"/>
          <w:szCs w:val="20"/>
        </w:rPr>
      </w:pPr>
      <w:r>
        <w:rPr>
          <w:sz w:val="20"/>
          <w:szCs w:val="20"/>
        </w:rPr>
        <w:t>Artillery Commands have special characteristics:</w:t>
      </w:r>
    </w:p>
    <w:p w14:paraId="69407F01" w14:textId="77777777" w:rsidR="00C0475E" w:rsidRPr="00FD30AF" w:rsidRDefault="00C0475E" w:rsidP="00C0475E">
      <w:pPr>
        <w:rPr>
          <w:sz w:val="20"/>
          <w:szCs w:val="20"/>
        </w:rPr>
      </w:pPr>
      <w:r w:rsidRPr="00FD30AF">
        <w:rPr>
          <w:sz w:val="20"/>
          <w:szCs w:val="20"/>
        </w:rPr>
        <w:t xml:space="preserve">  </w:t>
      </w:r>
    </w:p>
    <w:p w14:paraId="6A552705" w14:textId="77777777" w:rsidR="00C0475E" w:rsidRDefault="00C0475E" w:rsidP="00C0475E">
      <w:pPr>
        <w:pStyle w:val="ListParagraph"/>
        <w:numPr>
          <w:ilvl w:val="0"/>
          <w:numId w:val="28"/>
        </w:numPr>
        <w:rPr>
          <w:sz w:val="20"/>
          <w:szCs w:val="20"/>
        </w:rPr>
      </w:pPr>
      <w:r w:rsidRPr="000F362D">
        <w:rPr>
          <w:b/>
          <w:bCs/>
          <w:sz w:val="20"/>
          <w:szCs w:val="20"/>
        </w:rPr>
        <w:t>Up to 12 friendly artillery pieces</w:t>
      </w:r>
      <w:r w:rsidRPr="00EF6F3B">
        <w:rPr>
          <w:sz w:val="20"/>
          <w:szCs w:val="20"/>
        </w:rPr>
        <w:t xml:space="preserve"> anywhere on the board can be given a single </w:t>
      </w:r>
      <w:r>
        <w:rPr>
          <w:sz w:val="20"/>
          <w:szCs w:val="20"/>
        </w:rPr>
        <w:t xml:space="preserve">Artillery </w:t>
      </w:r>
      <w:r w:rsidRPr="00EF6F3B">
        <w:rPr>
          <w:sz w:val="20"/>
          <w:szCs w:val="20"/>
        </w:rPr>
        <w:t>Command</w:t>
      </w:r>
      <w:r>
        <w:rPr>
          <w:sz w:val="20"/>
          <w:szCs w:val="20"/>
        </w:rPr>
        <w:t xml:space="preserve"> (marked AC1 for 1-6 pieces and AC2 for 7-12).</w:t>
      </w:r>
    </w:p>
    <w:p w14:paraId="5FC6ECF7" w14:textId="77777777" w:rsidR="00C0475E" w:rsidRPr="000F362D" w:rsidRDefault="00C0475E" w:rsidP="00C0475E">
      <w:pPr>
        <w:pStyle w:val="ListParagraph"/>
        <w:numPr>
          <w:ilvl w:val="0"/>
          <w:numId w:val="28"/>
        </w:numPr>
        <w:rPr>
          <w:b/>
          <w:bCs/>
          <w:sz w:val="20"/>
          <w:szCs w:val="20"/>
        </w:rPr>
      </w:pPr>
      <w:r w:rsidRPr="000F362D">
        <w:rPr>
          <w:b/>
          <w:bCs/>
          <w:sz w:val="20"/>
          <w:szCs w:val="20"/>
        </w:rPr>
        <w:t>An AC permits an artillery piece to either move or fire</w:t>
      </w:r>
    </w:p>
    <w:p w14:paraId="6D7DAD20" w14:textId="77777777" w:rsidR="00C0475E" w:rsidRPr="00EF6F3B" w:rsidRDefault="00C0475E" w:rsidP="00C0475E">
      <w:pPr>
        <w:pStyle w:val="ListParagraph"/>
        <w:numPr>
          <w:ilvl w:val="0"/>
          <w:numId w:val="28"/>
        </w:numPr>
        <w:rPr>
          <w:sz w:val="20"/>
          <w:szCs w:val="20"/>
        </w:rPr>
      </w:pPr>
      <w:r w:rsidRPr="000F362D">
        <w:rPr>
          <w:b/>
          <w:bCs/>
          <w:sz w:val="20"/>
          <w:szCs w:val="20"/>
        </w:rPr>
        <w:t xml:space="preserve">The AC always costs </w:t>
      </w:r>
      <w:r>
        <w:rPr>
          <w:b/>
          <w:bCs/>
          <w:sz w:val="20"/>
          <w:szCs w:val="20"/>
        </w:rPr>
        <w:t>3</w:t>
      </w:r>
      <w:r w:rsidRPr="000F362D">
        <w:rPr>
          <w:b/>
          <w:bCs/>
          <w:sz w:val="20"/>
          <w:szCs w:val="20"/>
        </w:rPr>
        <w:t xml:space="preserve"> SSS for 1-6 pieces and </w:t>
      </w:r>
      <w:r>
        <w:rPr>
          <w:b/>
          <w:bCs/>
          <w:sz w:val="20"/>
          <w:szCs w:val="20"/>
        </w:rPr>
        <w:t>5</w:t>
      </w:r>
      <w:r w:rsidRPr="000F362D">
        <w:rPr>
          <w:b/>
          <w:bCs/>
          <w:sz w:val="20"/>
          <w:szCs w:val="20"/>
        </w:rPr>
        <w:t xml:space="preserve"> SSS for 7-12 pieces</w:t>
      </w:r>
      <w:r w:rsidRPr="00EF6F3B">
        <w:rPr>
          <w:sz w:val="20"/>
          <w:szCs w:val="20"/>
        </w:rPr>
        <w:t>.</w:t>
      </w:r>
    </w:p>
    <w:p w14:paraId="096785F6" w14:textId="77777777" w:rsidR="00C0475E" w:rsidRPr="00EF6F3B" w:rsidRDefault="00C0475E" w:rsidP="00C0475E">
      <w:pPr>
        <w:pStyle w:val="ListParagraph"/>
        <w:numPr>
          <w:ilvl w:val="0"/>
          <w:numId w:val="28"/>
        </w:numPr>
        <w:rPr>
          <w:sz w:val="20"/>
          <w:szCs w:val="20"/>
        </w:rPr>
      </w:pPr>
      <w:r w:rsidRPr="000F362D">
        <w:rPr>
          <w:b/>
          <w:bCs/>
          <w:sz w:val="20"/>
          <w:szCs w:val="20"/>
        </w:rPr>
        <w:t>Keneng may issue as many Artillery Commands</w:t>
      </w:r>
      <w:r w:rsidRPr="00EF6F3B">
        <w:rPr>
          <w:sz w:val="20"/>
          <w:szCs w:val="20"/>
        </w:rPr>
        <w:t xml:space="preserve"> in a turn as they wish.</w:t>
      </w:r>
    </w:p>
    <w:p w14:paraId="638AE00B" w14:textId="77777777" w:rsidR="00C0475E" w:rsidRDefault="00C0475E" w:rsidP="00C0475E">
      <w:pPr>
        <w:pStyle w:val="ListParagraph"/>
        <w:numPr>
          <w:ilvl w:val="0"/>
          <w:numId w:val="28"/>
        </w:numPr>
        <w:rPr>
          <w:sz w:val="20"/>
          <w:szCs w:val="20"/>
        </w:rPr>
      </w:pPr>
      <w:r w:rsidRPr="000F362D">
        <w:rPr>
          <w:b/>
          <w:bCs/>
          <w:sz w:val="20"/>
          <w:szCs w:val="20"/>
        </w:rPr>
        <w:t>Ballistae may receive two AC per turn</w:t>
      </w:r>
      <w:r>
        <w:rPr>
          <w:sz w:val="20"/>
          <w:szCs w:val="20"/>
        </w:rPr>
        <w:t>, one to move and one to fire.</w:t>
      </w:r>
    </w:p>
    <w:p w14:paraId="61C1F03E" w14:textId="77777777" w:rsidR="00C0475E" w:rsidRPr="00EF6F3B" w:rsidRDefault="00C0475E" w:rsidP="00C0475E">
      <w:pPr>
        <w:pStyle w:val="ListParagraph"/>
        <w:numPr>
          <w:ilvl w:val="0"/>
          <w:numId w:val="28"/>
        </w:numPr>
        <w:rPr>
          <w:sz w:val="20"/>
          <w:szCs w:val="20"/>
        </w:rPr>
      </w:pPr>
      <w:r w:rsidRPr="000F362D">
        <w:rPr>
          <w:b/>
          <w:bCs/>
          <w:sz w:val="20"/>
          <w:szCs w:val="20"/>
        </w:rPr>
        <w:t>Other artillery pieces may only receive one AC per turn</w:t>
      </w:r>
      <w:r>
        <w:rPr>
          <w:sz w:val="20"/>
          <w:szCs w:val="20"/>
        </w:rPr>
        <w:t>.</w:t>
      </w:r>
    </w:p>
    <w:p w14:paraId="682A6A17" w14:textId="77777777" w:rsidR="00C0475E" w:rsidRPr="00EF6F3B" w:rsidRDefault="00C0475E" w:rsidP="00C0475E">
      <w:pPr>
        <w:pStyle w:val="ListParagraph"/>
        <w:numPr>
          <w:ilvl w:val="0"/>
          <w:numId w:val="28"/>
        </w:numPr>
        <w:rPr>
          <w:sz w:val="20"/>
          <w:szCs w:val="20"/>
        </w:rPr>
      </w:pPr>
      <w:r w:rsidRPr="000F362D">
        <w:rPr>
          <w:b/>
          <w:bCs/>
          <w:sz w:val="20"/>
          <w:szCs w:val="20"/>
        </w:rPr>
        <w:t>Commands may be given by any Command Post to any artillery piece anywhere on the board</w:t>
      </w:r>
      <w:r>
        <w:rPr>
          <w:sz w:val="20"/>
          <w:szCs w:val="20"/>
        </w:rPr>
        <w:t xml:space="preserve"> unless restricted by specific Battle Instructions</w:t>
      </w:r>
      <w:r w:rsidRPr="00EF6F3B">
        <w:rPr>
          <w:sz w:val="20"/>
          <w:szCs w:val="20"/>
        </w:rPr>
        <w:t>.</w:t>
      </w:r>
      <w:r>
        <w:rPr>
          <w:sz w:val="20"/>
          <w:szCs w:val="20"/>
        </w:rPr>
        <w:t xml:space="preserve">  Artillery does not require attachment.</w:t>
      </w:r>
    </w:p>
    <w:p w14:paraId="3E34DFF4" w14:textId="20B7069F" w:rsidR="00C0475E" w:rsidRDefault="00C0475E" w:rsidP="00C0475E">
      <w:pPr>
        <w:pStyle w:val="ListParagraph"/>
        <w:numPr>
          <w:ilvl w:val="0"/>
          <w:numId w:val="28"/>
        </w:numPr>
        <w:rPr>
          <w:sz w:val="20"/>
          <w:szCs w:val="20"/>
        </w:rPr>
      </w:pPr>
      <w:r w:rsidRPr="000F362D">
        <w:rPr>
          <w:b/>
          <w:bCs/>
          <w:sz w:val="20"/>
          <w:szCs w:val="20"/>
        </w:rPr>
        <w:t>Artillery commands are never affected by range</w:t>
      </w:r>
      <w:r w:rsidRPr="00EF6F3B">
        <w:rPr>
          <w:sz w:val="20"/>
          <w:szCs w:val="20"/>
        </w:rPr>
        <w:t xml:space="preserve"> etc so do not have to roll for delivery </w:t>
      </w:r>
      <w:r>
        <w:rPr>
          <w:sz w:val="20"/>
          <w:szCs w:val="20"/>
        </w:rPr>
        <w:t>per</w:t>
      </w:r>
      <w:r w:rsidRPr="00EF6F3B">
        <w:rPr>
          <w:sz w:val="20"/>
          <w:szCs w:val="20"/>
        </w:rPr>
        <w:t xml:space="preserve"> </w:t>
      </w:r>
      <w:r w:rsidRPr="00EF6F3B">
        <w:rPr>
          <w:sz w:val="20"/>
          <w:szCs w:val="20"/>
        </w:rPr>
        <w:fldChar w:fldCharType="begin"/>
      </w:r>
      <w:r w:rsidRPr="00EF6F3B">
        <w:rPr>
          <w:sz w:val="20"/>
          <w:szCs w:val="20"/>
        </w:rPr>
        <w:instrText xml:space="preserve"> REF _Ref394835472 \r \h </w:instrText>
      </w:r>
      <w:r w:rsidRPr="00EF6F3B">
        <w:rPr>
          <w:sz w:val="20"/>
          <w:szCs w:val="20"/>
        </w:rPr>
      </w:r>
      <w:r w:rsidRPr="00EF6F3B">
        <w:rPr>
          <w:sz w:val="20"/>
          <w:szCs w:val="20"/>
        </w:rPr>
        <w:fldChar w:fldCharType="separate"/>
      </w:r>
      <w:r w:rsidR="00996996">
        <w:rPr>
          <w:sz w:val="20"/>
          <w:szCs w:val="20"/>
        </w:rPr>
        <w:t>M2</w:t>
      </w:r>
      <w:r w:rsidRPr="00EF6F3B">
        <w:rPr>
          <w:sz w:val="20"/>
          <w:szCs w:val="20"/>
        </w:rPr>
        <w:fldChar w:fldCharType="end"/>
      </w:r>
      <w:r>
        <w:rPr>
          <w:sz w:val="20"/>
          <w:szCs w:val="20"/>
        </w:rPr>
        <w:t xml:space="preserve">, and so are unaffected by </w:t>
      </w:r>
      <w:r w:rsidR="0012228C">
        <w:rPr>
          <w:sz w:val="20"/>
          <w:szCs w:val="20"/>
        </w:rPr>
        <w:t>Darkness of Gereshma’a</w:t>
      </w:r>
      <w:r w:rsidRPr="00EF6F3B">
        <w:rPr>
          <w:sz w:val="20"/>
          <w:szCs w:val="20"/>
        </w:rPr>
        <w:t>.</w:t>
      </w:r>
    </w:p>
    <w:p w14:paraId="0D806730" w14:textId="77777777" w:rsidR="00C0475E" w:rsidRPr="00EF6F3B" w:rsidRDefault="00C0475E" w:rsidP="00C0475E">
      <w:pPr>
        <w:pStyle w:val="ListParagraph"/>
        <w:rPr>
          <w:sz w:val="20"/>
          <w:szCs w:val="20"/>
        </w:rPr>
      </w:pPr>
    </w:p>
    <w:p w14:paraId="12036439" w14:textId="77777777" w:rsidR="00C0475E" w:rsidRDefault="00C0475E" w:rsidP="00C0475E">
      <w:pPr>
        <w:rPr>
          <w:sz w:val="20"/>
          <w:szCs w:val="20"/>
        </w:rPr>
      </w:pPr>
      <w:r>
        <w:rPr>
          <w:sz w:val="20"/>
          <w:szCs w:val="20"/>
        </w:rPr>
        <w:t>Players should mark artillery which have moved / fired.  It is recommended to use crew members for this (see Appendix 2, Recording Artillery), but any unambiguous method is acceptable.</w:t>
      </w:r>
    </w:p>
    <w:p w14:paraId="272892A2" w14:textId="77777777" w:rsidR="00C0475E" w:rsidRDefault="00C0475E" w:rsidP="00C0475E">
      <w:pPr>
        <w:rPr>
          <w:sz w:val="20"/>
          <w:szCs w:val="20"/>
        </w:rPr>
      </w:pPr>
    </w:p>
    <w:p w14:paraId="5A8E25F8" w14:textId="77777777" w:rsidR="00C0475E" w:rsidRPr="00EF51BC" w:rsidRDefault="00C0475E" w:rsidP="00C0475E">
      <w:pPr>
        <w:pStyle w:val="ListParagraph"/>
        <w:numPr>
          <w:ilvl w:val="1"/>
          <w:numId w:val="3"/>
        </w:numPr>
        <w:ind w:left="454"/>
        <w:rPr>
          <w:b/>
          <w:u w:val="single"/>
        </w:rPr>
      </w:pPr>
      <w:r w:rsidRPr="00EF51BC">
        <w:rPr>
          <w:b/>
          <w:u w:val="single"/>
        </w:rPr>
        <w:t>DESCRIPTION OF COMMANDS</w:t>
      </w:r>
      <w:r>
        <w:rPr>
          <w:b/>
          <w:u w:val="single"/>
        </w:rPr>
        <w:t xml:space="preserve"> / ACTIONS</w:t>
      </w:r>
    </w:p>
    <w:p w14:paraId="1A53821F" w14:textId="77777777" w:rsidR="00C0475E" w:rsidRPr="00C878D7" w:rsidRDefault="00C0475E" w:rsidP="00C0475E">
      <w:pPr>
        <w:pStyle w:val="ListParagraph"/>
        <w:ind w:left="454"/>
        <w:rPr>
          <w:szCs w:val="20"/>
        </w:rPr>
      </w:pPr>
    </w:p>
    <w:p w14:paraId="10B3AFBD" w14:textId="7E5D47C3" w:rsidR="00C0475E" w:rsidRPr="0061436E" w:rsidRDefault="00C0475E" w:rsidP="00C0475E">
      <w:pPr>
        <w:pStyle w:val="ListParagraph"/>
        <w:ind w:left="0"/>
        <w:rPr>
          <w:sz w:val="20"/>
          <w:szCs w:val="20"/>
        </w:rPr>
      </w:pPr>
      <w:r>
        <w:rPr>
          <w:sz w:val="20"/>
          <w:szCs w:val="20"/>
        </w:rPr>
        <w:t>The different C</w:t>
      </w:r>
      <w:r w:rsidRPr="0061436E">
        <w:rPr>
          <w:sz w:val="20"/>
          <w:szCs w:val="20"/>
        </w:rPr>
        <w:t xml:space="preserve">ommands are set out below.  Most require, or may require, a QC </w:t>
      </w:r>
      <w:r>
        <w:rPr>
          <w:sz w:val="20"/>
          <w:szCs w:val="20"/>
        </w:rPr>
        <w:t>to determine the success of the Action (</w:t>
      </w:r>
      <w:r>
        <w:rPr>
          <w:sz w:val="20"/>
          <w:szCs w:val="20"/>
        </w:rPr>
        <w:fldChar w:fldCharType="begin"/>
      </w:r>
      <w:r>
        <w:rPr>
          <w:sz w:val="20"/>
          <w:szCs w:val="20"/>
        </w:rPr>
        <w:instrText xml:space="preserve"> REF _Ref486115265 \r \h </w:instrText>
      </w:r>
      <w:r>
        <w:rPr>
          <w:sz w:val="20"/>
          <w:szCs w:val="20"/>
        </w:rPr>
      </w:r>
      <w:r>
        <w:rPr>
          <w:sz w:val="20"/>
          <w:szCs w:val="20"/>
        </w:rPr>
        <w:fldChar w:fldCharType="separate"/>
      </w:r>
      <w:r w:rsidR="00996996">
        <w:rPr>
          <w:sz w:val="20"/>
          <w:szCs w:val="20"/>
        </w:rPr>
        <w:t>E.3.1</w:t>
      </w:r>
      <w:r>
        <w:rPr>
          <w:sz w:val="20"/>
          <w:szCs w:val="20"/>
        </w:rPr>
        <w:fldChar w:fldCharType="end"/>
      </w:r>
      <w:r>
        <w:rPr>
          <w:sz w:val="20"/>
          <w:szCs w:val="20"/>
        </w:rPr>
        <w:t xml:space="preserve"> / </w:t>
      </w:r>
      <w:r w:rsidRPr="0061436E">
        <w:rPr>
          <w:sz w:val="20"/>
          <w:szCs w:val="20"/>
        </w:rPr>
        <w:t xml:space="preserve">QC </w:t>
      </w:r>
      <w:r>
        <w:rPr>
          <w:sz w:val="20"/>
          <w:szCs w:val="20"/>
        </w:rPr>
        <w:t>Outcomes</w:t>
      </w:r>
      <w:r w:rsidRPr="0061436E">
        <w:rPr>
          <w:sz w:val="20"/>
          <w:szCs w:val="20"/>
        </w:rPr>
        <w:t xml:space="preserve"> Chart</w:t>
      </w:r>
      <w:r>
        <w:rPr>
          <w:sz w:val="20"/>
          <w:szCs w:val="20"/>
        </w:rPr>
        <w:t>)</w:t>
      </w:r>
      <w:r w:rsidRPr="0061436E">
        <w:rPr>
          <w:sz w:val="20"/>
          <w:szCs w:val="20"/>
        </w:rPr>
        <w:t xml:space="preserve"> and may be affected by Hostile Zones</w:t>
      </w:r>
      <w:r>
        <w:rPr>
          <w:sz w:val="20"/>
          <w:szCs w:val="20"/>
        </w:rPr>
        <w:t xml:space="preserve"> (</w:t>
      </w:r>
      <w:r>
        <w:rPr>
          <w:sz w:val="20"/>
          <w:szCs w:val="20"/>
        </w:rPr>
        <w:fldChar w:fldCharType="begin"/>
      </w:r>
      <w:r>
        <w:rPr>
          <w:sz w:val="20"/>
          <w:szCs w:val="20"/>
        </w:rPr>
        <w:instrText xml:space="preserve"> REF _Ref119454734 \r \h </w:instrText>
      </w:r>
      <w:r>
        <w:rPr>
          <w:sz w:val="20"/>
          <w:szCs w:val="20"/>
        </w:rPr>
      </w:r>
      <w:r>
        <w:rPr>
          <w:sz w:val="20"/>
          <w:szCs w:val="20"/>
        </w:rPr>
        <w:fldChar w:fldCharType="separate"/>
      </w:r>
      <w:r w:rsidR="00996996">
        <w:rPr>
          <w:sz w:val="20"/>
          <w:szCs w:val="20"/>
        </w:rPr>
        <w:t>E2</w:t>
      </w:r>
      <w:r>
        <w:rPr>
          <w:sz w:val="20"/>
          <w:szCs w:val="20"/>
        </w:rPr>
        <w:fldChar w:fldCharType="end"/>
      </w:r>
      <w:r>
        <w:rPr>
          <w:sz w:val="20"/>
          <w:szCs w:val="20"/>
        </w:rPr>
        <w:t xml:space="preserve"> / </w:t>
      </w:r>
      <w:r w:rsidRPr="0061436E">
        <w:rPr>
          <w:sz w:val="20"/>
          <w:szCs w:val="20"/>
        </w:rPr>
        <w:t>Hostile Zone Effect</w:t>
      </w:r>
      <w:r>
        <w:rPr>
          <w:sz w:val="20"/>
          <w:szCs w:val="20"/>
        </w:rPr>
        <w:t>s</w:t>
      </w:r>
      <w:r w:rsidRPr="0061436E">
        <w:rPr>
          <w:sz w:val="20"/>
          <w:szCs w:val="20"/>
        </w:rPr>
        <w:t xml:space="preserve"> Chart</w:t>
      </w:r>
      <w:r>
        <w:rPr>
          <w:sz w:val="20"/>
          <w:szCs w:val="20"/>
        </w:rPr>
        <w:t>).</w:t>
      </w:r>
      <w:r w:rsidRPr="0061436E">
        <w:rPr>
          <w:sz w:val="20"/>
          <w:szCs w:val="20"/>
        </w:rPr>
        <w:t xml:space="preserve"> </w:t>
      </w:r>
    </w:p>
    <w:p w14:paraId="58699C48" w14:textId="77777777" w:rsidR="00C0475E" w:rsidRPr="0061436E" w:rsidRDefault="00C0475E" w:rsidP="00C0475E">
      <w:pPr>
        <w:pStyle w:val="ListParagraph"/>
        <w:ind w:left="0"/>
        <w:rPr>
          <w:sz w:val="20"/>
          <w:szCs w:val="20"/>
        </w:rPr>
      </w:pPr>
    </w:p>
    <w:p w14:paraId="669D5FF4" w14:textId="77777777" w:rsidR="00C0475E" w:rsidRPr="00567F96" w:rsidRDefault="00C0475E" w:rsidP="00C0475E">
      <w:pPr>
        <w:pStyle w:val="ListParagraph"/>
        <w:numPr>
          <w:ilvl w:val="2"/>
          <w:numId w:val="3"/>
        </w:numPr>
        <w:ind w:left="454"/>
        <w:rPr>
          <w:b/>
          <w:szCs w:val="20"/>
          <w:u w:val="single"/>
        </w:rPr>
      </w:pPr>
      <w:r w:rsidRPr="00567F96">
        <w:rPr>
          <w:b/>
          <w:szCs w:val="20"/>
          <w:u w:val="single"/>
        </w:rPr>
        <w:t>Contact Enemy</w:t>
      </w:r>
      <w:r>
        <w:rPr>
          <w:b/>
          <w:szCs w:val="20"/>
          <w:u w:val="single"/>
        </w:rPr>
        <w:t xml:space="preserve"> (QC Required)</w:t>
      </w:r>
    </w:p>
    <w:p w14:paraId="3E76FFC3" w14:textId="77777777" w:rsidR="00C0475E" w:rsidRPr="00567F96" w:rsidRDefault="00C0475E" w:rsidP="00C0475E">
      <w:pPr>
        <w:ind w:left="114"/>
        <w:rPr>
          <w:b/>
          <w:sz w:val="20"/>
          <w:szCs w:val="20"/>
          <w:u w:val="single"/>
        </w:rPr>
      </w:pPr>
    </w:p>
    <w:p w14:paraId="763EB9CC" w14:textId="75275C17" w:rsidR="00C0475E" w:rsidRPr="00567F96" w:rsidRDefault="00C0475E" w:rsidP="00C0475E">
      <w:pPr>
        <w:pStyle w:val="ListParagraph"/>
        <w:ind w:left="0"/>
        <w:rPr>
          <w:sz w:val="20"/>
          <w:szCs w:val="20"/>
        </w:rPr>
      </w:pPr>
      <w:r w:rsidRPr="00567F96">
        <w:rPr>
          <w:sz w:val="20"/>
          <w:szCs w:val="20"/>
        </w:rPr>
        <w:t>Unit may</w:t>
      </w:r>
      <w:r w:rsidR="006768EF">
        <w:rPr>
          <w:sz w:val="20"/>
          <w:szCs w:val="20"/>
        </w:rPr>
        <w:t xml:space="preserve"> </w:t>
      </w:r>
      <w:r w:rsidR="006757B9">
        <w:rPr>
          <w:sz w:val="20"/>
          <w:szCs w:val="20"/>
        </w:rPr>
        <w:t xml:space="preserve">with an enemy unit in its FMZ </w:t>
      </w:r>
      <w:r w:rsidR="006757B9" w:rsidRPr="006757B9">
        <w:rPr>
          <w:b/>
          <w:bCs/>
          <w:sz w:val="20"/>
          <w:szCs w:val="20"/>
        </w:rPr>
        <w:t>(</w:t>
      </w:r>
      <w:r w:rsidR="006757B9" w:rsidRPr="006757B9">
        <w:rPr>
          <w:b/>
          <w:bCs/>
          <w:sz w:val="20"/>
          <w:szCs w:val="20"/>
        </w:rPr>
        <w:fldChar w:fldCharType="begin"/>
      </w:r>
      <w:r w:rsidR="006757B9" w:rsidRPr="006757B9">
        <w:rPr>
          <w:b/>
          <w:bCs/>
          <w:sz w:val="20"/>
          <w:szCs w:val="20"/>
        </w:rPr>
        <w:instrText xml:space="preserve"> REF _Ref171381202 \r \h </w:instrText>
      </w:r>
      <w:r w:rsidR="006757B9">
        <w:rPr>
          <w:b/>
          <w:bCs/>
          <w:sz w:val="20"/>
          <w:szCs w:val="20"/>
        </w:rPr>
        <w:instrText xml:space="preserve"> \* MERGEFORMAT </w:instrText>
      </w:r>
      <w:r w:rsidR="006757B9" w:rsidRPr="006757B9">
        <w:rPr>
          <w:b/>
          <w:bCs/>
          <w:sz w:val="20"/>
          <w:szCs w:val="20"/>
        </w:rPr>
      </w:r>
      <w:r w:rsidR="006757B9" w:rsidRPr="006757B9">
        <w:rPr>
          <w:b/>
          <w:bCs/>
          <w:sz w:val="20"/>
          <w:szCs w:val="20"/>
        </w:rPr>
        <w:fldChar w:fldCharType="separate"/>
      </w:r>
      <w:r w:rsidR="00996996">
        <w:rPr>
          <w:b/>
          <w:bCs/>
          <w:sz w:val="20"/>
          <w:szCs w:val="20"/>
        </w:rPr>
        <w:t>E.2.3</w:t>
      </w:r>
      <w:r w:rsidR="006757B9" w:rsidRPr="006757B9">
        <w:rPr>
          <w:b/>
          <w:bCs/>
          <w:sz w:val="20"/>
          <w:szCs w:val="20"/>
        </w:rPr>
        <w:fldChar w:fldCharType="end"/>
      </w:r>
      <w:r w:rsidR="006757B9">
        <w:rPr>
          <w:sz w:val="20"/>
          <w:szCs w:val="20"/>
        </w:rPr>
        <w:t xml:space="preserve">) may </w:t>
      </w:r>
      <w:r w:rsidR="006768EF">
        <w:rPr>
          <w:sz w:val="20"/>
          <w:szCs w:val="20"/>
        </w:rPr>
        <w:t>attempt to</w:t>
      </w:r>
      <w:r w:rsidRPr="00567F96">
        <w:rPr>
          <w:sz w:val="20"/>
          <w:szCs w:val="20"/>
        </w:rPr>
        <w:t xml:space="preserve"> move into contact with </w:t>
      </w:r>
      <w:r w:rsidR="006757B9">
        <w:rPr>
          <w:sz w:val="20"/>
          <w:szCs w:val="20"/>
        </w:rPr>
        <w:t>that</w:t>
      </w:r>
      <w:r w:rsidRPr="00567F96">
        <w:rPr>
          <w:sz w:val="20"/>
          <w:szCs w:val="20"/>
        </w:rPr>
        <w:t xml:space="preserve"> enemy Unit to melee</w:t>
      </w:r>
      <w:r>
        <w:rPr>
          <w:sz w:val="20"/>
          <w:szCs w:val="20"/>
        </w:rPr>
        <w:t xml:space="preserve"> </w:t>
      </w:r>
      <w:r w:rsidR="006757B9">
        <w:rPr>
          <w:sz w:val="20"/>
          <w:szCs w:val="20"/>
        </w:rPr>
        <w:t xml:space="preserve">it </w:t>
      </w:r>
      <w:r>
        <w:rPr>
          <w:sz w:val="20"/>
          <w:szCs w:val="20"/>
        </w:rPr>
        <w:t xml:space="preserve">in accordance with </w:t>
      </w:r>
      <w:r w:rsidRPr="00AA10F6">
        <w:rPr>
          <w:b/>
          <w:sz w:val="20"/>
          <w:szCs w:val="20"/>
        </w:rPr>
        <w:fldChar w:fldCharType="begin"/>
      </w:r>
      <w:r w:rsidRPr="00AA10F6">
        <w:rPr>
          <w:b/>
          <w:sz w:val="20"/>
          <w:szCs w:val="20"/>
        </w:rPr>
        <w:instrText xml:space="preserve"> REF _Ref4872021 \r \h </w:instrText>
      </w:r>
      <w:r>
        <w:rPr>
          <w:b/>
          <w:sz w:val="20"/>
          <w:szCs w:val="20"/>
        </w:rPr>
        <w:instrText xml:space="preserve"> \* MERGEFORMAT </w:instrText>
      </w:r>
      <w:r w:rsidRPr="00AA10F6">
        <w:rPr>
          <w:b/>
          <w:sz w:val="20"/>
          <w:szCs w:val="20"/>
        </w:rPr>
      </w:r>
      <w:r w:rsidRPr="00AA10F6">
        <w:rPr>
          <w:b/>
          <w:sz w:val="20"/>
          <w:szCs w:val="20"/>
        </w:rPr>
        <w:fldChar w:fldCharType="separate"/>
      </w:r>
      <w:r w:rsidR="00996996">
        <w:rPr>
          <w:b/>
          <w:sz w:val="20"/>
          <w:szCs w:val="20"/>
        </w:rPr>
        <w:t>I4</w:t>
      </w:r>
      <w:r w:rsidRPr="00AA10F6">
        <w:rPr>
          <w:b/>
          <w:sz w:val="20"/>
          <w:szCs w:val="20"/>
        </w:rPr>
        <w:fldChar w:fldCharType="end"/>
      </w:r>
      <w:r w:rsidR="006768EF">
        <w:rPr>
          <w:b/>
          <w:sz w:val="20"/>
          <w:szCs w:val="20"/>
        </w:rPr>
        <w:t xml:space="preserve"> </w:t>
      </w:r>
      <w:r w:rsidR="006768EF" w:rsidRPr="006768EF">
        <w:rPr>
          <w:bCs/>
          <w:sz w:val="20"/>
          <w:szCs w:val="20"/>
        </w:rPr>
        <w:t>taking a QC</w:t>
      </w:r>
      <w:r w:rsidR="006768EF">
        <w:rPr>
          <w:sz w:val="20"/>
          <w:szCs w:val="20"/>
        </w:rPr>
        <w:t xml:space="preserve">.  If the QC is failed the unit may not attempt to Contact again that turn although if units need over 45 degrees squaring </w:t>
      </w:r>
      <w:r w:rsidR="006768EF" w:rsidRPr="006768EF">
        <w:rPr>
          <w:sz w:val="20"/>
          <w:szCs w:val="20"/>
        </w:rPr>
        <w:t>up</w:t>
      </w:r>
      <w:r w:rsidR="006768EF" w:rsidRPr="006768EF">
        <w:rPr>
          <w:b/>
          <w:bCs/>
          <w:sz w:val="20"/>
          <w:szCs w:val="20"/>
        </w:rPr>
        <w:t xml:space="preserve"> </w:t>
      </w:r>
      <w:r w:rsidR="006768EF" w:rsidRPr="006768EF">
        <w:rPr>
          <w:b/>
          <w:bCs/>
          <w:sz w:val="20"/>
          <w:szCs w:val="20"/>
        </w:rPr>
        <w:fldChar w:fldCharType="begin"/>
      </w:r>
      <w:r w:rsidR="006768EF" w:rsidRPr="006768EF">
        <w:rPr>
          <w:b/>
          <w:bCs/>
          <w:sz w:val="20"/>
          <w:szCs w:val="20"/>
        </w:rPr>
        <w:instrText xml:space="preserve"> REF _Ref4872021 \r \h </w:instrText>
      </w:r>
      <w:r w:rsidR="006768EF">
        <w:rPr>
          <w:b/>
          <w:bCs/>
          <w:sz w:val="20"/>
          <w:szCs w:val="20"/>
        </w:rPr>
        <w:instrText xml:space="preserve"> \* MERGEFORMAT </w:instrText>
      </w:r>
      <w:r w:rsidR="006768EF" w:rsidRPr="006768EF">
        <w:rPr>
          <w:b/>
          <w:bCs/>
          <w:sz w:val="20"/>
          <w:szCs w:val="20"/>
        </w:rPr>
      </w:r>
      <w:r w:rsidR="006768EF" w:rsidRPr="006768EF">
        <w:rPr>
          <w:b/>
          <w:bCs/>
          <w:sz w:val="20"/>
          <w:szCs w:val="20"/>
        </w:rPr>
        <w:fldChar w:fldCharType="separate"/>
      </w:r>
      <w:r w:rsidR="00996996">
        <w:rPr>
          <w:b/>
          <w:bCs/>
          <w:sz w:val="20"/>
          <w:szCs w:val="20"/>
        </w:rPr>
        <w:t>I4</w:t>
      </w:r>
      <w:r w:rsidR="006768EF" w:rsidRPr="006768EF">
        <w:rPr>
          <w:b/>
          <w:bCs/>
          <w:sz w:val="20"/>
          <w:szCs w:val="20"/>
        </w:rPr>
        <w:fldChar w:fldCharType="end"/>
      </w:r>
      <w:r w:rsidR="006768EF" w:rsidRPr="006768EF">
        <w:rPr>
          <w:b/>
          <w:bCs/>
          <w:sz w:val="20"/>
          <w:szCs w:val="20"/>
        </w:rPr>
        <w:t xml:space="preserve"> (v)</w:t>
      </w:r>
      <w:r w:rsidR="006768EF">
        <w:rPr>
          <w:sz w:val="20"/>
          <w:szCs w:val="20"/>
        </w:rPr>
        <w:t xml:space="preserve"> two Contact commands may be issued.</w:t>
      </w:r>
    </w:p>
    <w:p w14:paraId="5F6ABEC5" w14:textId="77777777" w:rsidR="00C0475E" w:rsidRPr="00567F96" w:rsidRDefault="00C0475E" w:rsidP="00C0475E">
      <w:pPr>
        <w:rPr>
          <w:sz w:val="20"/>
          <w:szCs w:val="20"/>
        </w:rPr>
      </w:pPr>
    </w:p>
    <w:p w14:paraId="1D25688E" w14:textId="5B550A9D" w:rsidR="00C0475E" w:rsidRPr="001E7C4C" w:rsidRDefault="00C0475E" w:rsidP="00C0475E">
      <w:pPr>
        <w:pStyle w:val="ListParagraph"/>
        <w:numPr>
          <w:ilvl w:val="2"/>
          <w:numId w:val="3"/>
        </w:numPr>
        <w:rPr>
          <w:b/>
          <w:color w:val="FF0000"/>
          <w:szCs w:val="20"/>
          <w:u w:val="single"/>
        </w:rPr>
      </w:pPr>
      <w:r w:rsidRPr="001E7C4C">
        <w:rPr>
          <w:b/>
          <w:color w:val="FF0000"/>
          <w:szCs w:val="20"/>
          <w:u w:val="single"/>
        </w:rPr>
        <w:t>Dig In (QC Required</w:t>
      </w:r>
      <w:r w:rsidR="005F0099">
        <w:rPr>
          <w:b/>
          <w:color w:val="FF0000"/>
          <w:szCs w:val="20"/>
          <w:u w:val="single"/>
        </w:rPr>
        <w:t xml:space="preserve">, </w:t>
      </w:r>
      <w:r w:rsidR="005F0099" w:rsidRPr="005F0099">
        <w:rPr>
          <w:b/>
          <w:color w:val="FF0000"/>
          <w:szCs w:val="20"/>
          <w:u w:val="single"/>
        </w:rPr>
        <w:t>Not permitted in Hostile Zones)</w:t>
      </w:r>
    </w:p>
    <w:p w14:paraId="3F28D306" w14:textId="77777777" w:rsidR="00C0475E" w:rsidRPr="00567F96" w:rsidRDefault="00C0475E" w:rsidP="00C0475E">
      <w:pPr>
        <w:pStyle w:val="ListParagraph"/>
        <w:ind w:left="340"/>
        <w:rPr>
          <w:sz w:val="20"/>
          <w:szCs w:val="20"/>
        </w:rPr>
      </w:pPr>
    </w:p>
    <w:p w14:paraId="1C3452F1" w14:textId="0D376404" w:rsidR="00C0475E" w:rsidRPr="00567F96" w:rsidRDefault="00C0475E" w:rsidP="00C0475E">
      <w:pPr>
        <w:rPr>
          <w:sz w:val="20"/>
          <w:szCs w:val="20"/>
        </w:rPr>
      </w:pPr>
      <w:r>
        <w:rPr>
          <w:sz w:val="20"/>
          <w:szCs w:val="20"/>
        </w:rPr>
        <w:t xml:space="preserve">Light </w:t>
      </w:r>
      <w:r w:rsidRPr="00567F96">
        <w:rPr>
          <w:sz w:val="20"/>
          <w:szCs w:val="20"/>
        </w:rPr>
        <w:t xml:space="preserve">units and medium </w:t>
      </w:r>
      <w:r>
        <w:rPr>
          <w:sz w:val="20"/>
          <w:szCs w:val="20"/>
        </w:rPr>
        <w:t>missile</w:t>
      </w:r>
      <w:r w:rsidRPr="00567F96">
        <w:rPr>
          <w:sz w:val="20"/>
          <w:szCs w:val="20"/>
        </w:rPr>
        <w:t xml:space="preserve"> units equipped with portable defences (</w:t>
      </w:r>
      <w:r w:rsidRPr="00567F96">
        <w:rPr>
          <w:sz w:val="20"/>
          <w:szCs w:val="20"/>
        </w:rPr>
        <w:fldChar w:fldCharType="begin"/>
      </w:r>
      <w:r w:rsidRPr="00567F96">
        <w:rPr>
          <w:sz w:val="20"/>
          <w:szCs w:val="20"/>
        </w:rPr>
        <w:instrText xml:space="preserve"> REF _Ref401957966 \r \h  \* MERGEFORMAT </w:instrText>
      </w:r>
      <w:r w:rsidRPr="00567F96">
        <w:rPr>
          <w:sz w:val="20"/>
          <w:szCs w:val="20"/>
        </w:rPr>
      </w:r>
      <w:r w:rsidRPr="00567F96">
        <w:rPr>
          <w:sz w:val="20"/>
          <w:szCs w:val="20"/>
        </w:rPr>
        <w:fldChar w:fldCharType="separate"/>
      </w:r>
      <w:r w:rsidR="00996996">
        <w:rPr>
          <w:sz w:val="20"/>
          <w:szCs w:val="20"/>
        </w:rPr>
        <w:t>G6</w:t>
      </w:r>
      <w:r w:rsidRPr="00567F96">
        <w:rPr>
          <w:sz w:val="20"/>
          <w:szCs w:val="20"/>
        </w:rPr>
        <w:fldChar w:fldCharType="end"/>
      </w:r>
      <w:r w:rsidRPr="00567F96">
        <w:rPr>
          <w:sz w:val="20"/>
          <w:szCs w:val="20"/>
        </w:rPr>
        <w:t xml:space="preserve">) may </w:t>
      </w:r>
      <w:r>
        <w:rPr>
          <w:sz w:val="20"/>
          <w:szCs w:val="20"/>
        </w:rPr>
        <w:t xml:space="preserve">enhance these by digging in. </w:t>
      </w:r>
    </w:p>
    <w:p w14:paraId="1E5E9F26" w14:textId="77777777" w:rsidR="00C0475E" w:rsidRPr="00567F96" w:rsidRDefault="00C0475E" w:rsidP="00C0475E">
      <w:pPr>
        <w:rPr>
          <w:sz w:val="20"/>
          <w:szCs w:val="20"/>
        </w:rPr>
      </w:pPr>
    </w:p>
    <w:p w14:paraId="2F0C461A" w14:textId="77777777" w:rsidR="00C0475E" w:rsidRPr="00567F96" w:rsidRDefault="00C0475E" w:rsidP="00C0475E">
      <w:pPr>
        <w:pStyle w:val="ListParagraph"/>
        <w:numPr>
          <w:ilvl w:val="2"/>
          <w:numId w:val="3"/>
        </w:numPr>
        <w:rPr>
          <w:b/>
          <w:szCs w:val="20"/>
          <w:u w:val="single"/>
        </w:rPr>
      </w:pPr>
      <w:r w:rsidRPr="00567F96">
        <w:rPr>
          <w:b/>
          <w:szCs w:val="20"/>
          <w:u w:val="single"/>
        </w:rPr>
        <w:t>Fire</w:t>
      </w:r>
    </w:p>
    <w:p w14:paraId="04EA305C" w14:textId="77777777" w:rsidR="00C0475E" w:rsidRPr="00567F96" w:rsidRDefault="00C0475E" w:rsidP="00C0475E">
      <w:pPr>
        <w:pStyle w:val="ListParagraph"/>
        <w:ind w:left="227"/>
        <w:rPr>
          <w:b/>
          <w:sz w:val="20"/>
          <w:szCs w:val="20"/>
          <w:u w:val="single"/>
        </w:rPr>
      </w:pPr>
    </w:p>
    <w:p w14:paraId="274DF5E4" w14:textId="1D419171" w:rsidR="00C0475E" w:rsidRPr="00567F96" w:rsidRDefault="00C0475E" w:rsidP="00C0475E">
      <w:pPr>
        <w:pStyle w:val="ListParagraph"/>
        <w:ind w:left="0"/>
        <w:rPr>
          <w:sz w:val="20"/>
          <w:szCs w:val="20"/>
        </w:rPr>
      </w:pPr>
      <w:r>
        <w:rPr>
          <w:sz w:val="20"/>
          <w:szCs w:val="20"/>
        </w:rPr>
        <w:t xml:space="preserve">Unit may fire missile </w:t>
      </w:r>
      <w:r w:rsidRPr="00567F96">
        <w:rPr>
          <w:sz w:val="20"/>
          <w:szCs w:val="20"/>
        </w:rPr>
        <w:t>weapons at enemy</w:t>
      </w:r>
      <w:r>
        <w:rPr>
          <w:sz w:val="20"/>
          <w:szCs w:val="20"/>
        </w:rPr>
        <w:t xml:space="preserve"> (</w:t>
      </w:r>
      <w:r>
        <w:rPr>
          <w:sz w:val="20"/>
          <w:szCs w:val="20"/>
        </w:rPr>
        <w:fldChar w:fldCharType="begin"/>
      </w:r>
      <w:r>
        <w:rPr>
          <w:sz w:val="20"/>
          <w:szCs w:val="20"/>
        </w:rPr>
        <w:instrText xml:space="preserve"> REF _Ref486119453 \r \h </w:instrText>
      </w:r>
      <w:r>
        <w:rPr>
          <w:sz w:val="20"/>
          <w:szCs w:val="20"/>
        </w:rPr>
      </w:r>
      <w:r>
        <w:rPr>
          <w:sz w:val="20"/>
          <w:szCs w:val="20"/>
        </w:rPr>
        <w:fldChar w:fldCharType="separate"/>
      </w:r>
      <w:r w:rsidR="00996996">
        <w:rPr>
          <w:sz w:val="20"/>
          <w:szCs w:val="20"/>
        </w:rPr>
        <w:t>J</w:t>
      </w:r>
      <w:r>
        <w:rPr>
          <w:sz w:val="20"/>
          <w:szCs w:val="20"/>
        </w:rPr>
        <w:fldChar w:fldCharType="end"/>
      </w:r>
      <w:r w:rsidRPr="00CD6BAB">
        <w:rPr>
          <w:sz w:val="12"/>
          <w:szCs w:val="20"/>
        </w:rPr>
        <w:t xml:space="preserve">.  </w:t>
      </w:r>
      <w:r w:rsidRPr="00CD6BAB">
        <w:rPr>
          <w:sz w:val="12"/>
          <w:szCs w:val="20"/>
        </w:rPr>
        <w:fldChar w:fldCharType="begin"/>
      </w:r>
      <w:r w:rsidRPr="00CD6BAB">
        <w:rPr>
          <w:sz w:val="12"/>
          <w:szCs w:val="20"/>
        </w:rPr>
        <w:instrText xml:space="preserve"> REF _Ref486119453 \h  \* MERGEFORMAT </w:instrText>
      </w:r>
      <w:r w:rsidRPr="00CD6BAB">
        <w:rPr>
          <w:sz w:val="12"/>
          <w:szCs w:val="20"/>
        </w:rPr>
      </w:r>
      <w:r w:rsidRPr="00CD6BAB">
        <w:rPr>
          <w:sz w:val="12"/>
          <w:szCs w:val="20"/>
        </w:rPr>
        <w:fldChar w:fldCharType="separate"/>
      </w:r>
      <w:r w:rsidR="00996996" w:rsidRPr="00996996">
        <w:rPr>
          <w:b/>
          <w:sz w:val="16"/>
          <w:szCs w:val="20"/>
          <w:u w:val="single"/>
        </w:rPr>
        <w:t>MISSILE COMBAT</w:t>
      </w:r>
      <w:r w:rsidRPr="00CD6BAB">
        <w:rPr>
          <w:sz w:val="12"/>
          <w:szCs w:val="20"/>
        </w:rPr>
        <w:fldChar w:fldCharType="end"/>
      </w:r>
      <w:r>
        <w:rPr>
          <w:sz w:val="12"/>
          <w:szCs w:val="20"/>
        </w:rPr>
        <w:t>)</w:t>
      </w:r>
    </w:p>
    <w:p w14:paraId="74DEF5B4" w14:textId="77777777" w:rsidR="00C0475E" w:rsidRPr="00567F96" w:rsidRDefault="00C0475E" w:rsidP="00C0475E">
      <w:pPr>
        <w:pStyle w:val="ListParagraph"/>
        <w:ind w:left="227"/>
        <w:rPr>
          <w:sz w:val="20"/>
          <w:szCs w:val="20"/>
        </w:rPr>
      </w:pPr>
    </w:p>
    <w:p w14:paraId="2884FE57" w14:textId="5D9ED5EE" w:rsidR="00C0475E" w:rsidRPr="00567F96" w:rsidRDefault="00C0475E" w:rsidP="00C0475E">
      <w:pPr>
        <w:pStyle w:val="ListParagraph"/>
        <w:numPr>
          <w:ilvl w:val="2"/>
          <w:numId w:val="3"/>
        </w:numPr>
        <w:rPr>
          <w:b/>
          <w:szCs w:val="20"/>
          <w:u w:val="single"/>
        </w:rPr>
      </w:pPr>
      <w:bookmarkStart w:id="15" w:name="_Ref402009411"/>
      <w:r w:rsidRPr="00567F96">
        <w:rPr>
          <w:b/>
          <w:szCs w:val="20"/>
          <w:u w:val="single"/>
        </w:rPr>
        <w:t>Formation Change</w:t>
      </w:r>
      <w:bookmarkEnd w:id="15"/>
      <w:r>
        <w:rPr>
          <w:b/>
          <w:szCs w:val="20"/>
          <w:u w:val="single"/>
        </w:rPr>
        <w:t xml:space="preserve"> (</w:t>
      </w:r>
      <w:r w:rsidR="005F0099">
        <w:rPr>
          <w:b/>
          <w:szCs w:val="20"/>
          <w:u w:val="single"/>
        </w:rPr>
        <w:t>Affected by Hostile Zones</w:t>
      </w:r>
      <w:r>
        <w:rPr>
          <w:b/>
          <w:szCs w:val="20"/>
          <w:u w:val="single"/>
        </w:rPr>
        <w:t>)</w:t>
      </w:r>
    </w:p>
    <w:p w14:paraId="111E2481" w14:textId="77777777" w:rsidR="00C0475E" w:rsidRPr="00567F96" w:rsidRDefault="00C0475E" w:rsidP="00C0475E">
      <w:pPr>
        <w:pStyle w:val="ListParagraph"/>
        <w:ind w:left="227"/>
        <w:rPr>
          <w:sz w:val="20"/>
          <w:szCs w:val="20"/>
        </w:rPr>
      </w:pPr>
    </w:p>
    <w:p w14:paraId="4C6B149F" w14:textId="6B16D899" w:rsidR="00C0475E" w:rsidRPr="00567F96" w:rsidRDefault="00C0475E" w:rsidP="00C0475E">
      <w:pPr>
        <w:pStyle w:val="ListParagraph"/>
        <w:ind w:left="0"/>
        <w:rPr>
          <w:sz w:val="20"/>
          <w:szCs w:val="20"/>
        </w:rPr>
      </w:pPr>
      <w:r w:rsidRPr="00567F96">
        <w:rPr>
          <w:sz w:val="20"/>
          <w:szCs w:val="20"/>
        </w:rPr>
        <w:lastRenderedPageBreak/>
        <w:t>T</w:t>
      </w:r>
      <w:r>
        <w:rPr>
          <w:sz w:val="20"/>
          <w:szCs w:val="20"/>
        </w:rPr>
        <w:t>he Unit may change formation (</w:t>
      </w:r>
      <w:r w:rsidRPr="00AA10F6">
        <w:rPr>
          <w:b/>
          <w:sz w:val="20"/>
          <w:szCs w:val="20"/>
        </w:rPr>
        <w:fldChar w:fldCharType="begin"/>
      </w:r>
      <w:r w:rsidRPr="00AA10F6">
        <w:rPr>
          <w:b/>
          <w:sz w:val="20"/>
          <w:szCs w:val="20"/>
        </w:rPr>
        <w:instrText xml:space="preserve"> REF _Ref4876558 \r \h </w:instrText>
      </w:r>
      <w:r>
        <w:rPr>
          <w:b/>
          <w:sz w:val="20"/>
          <w:szCs w:val="20"/>
        </w:rPr>
        <w:instrText xml:space="preserve"> \* MERGEFORMAT </w:instrText>
      </w:r>
      <w:r w:rsidRPr="00AA10F6">
        <w:rPr>
          <w:b/>
          <w:sz w:val="20"/>
          <w:szCs w:val="20"/>
        </w:rPr>
      </w:r>
      <w:r w:rsidRPr="00AA10F6">
        <w:rPr>
          <w:b/>
          <w:sz w:val="20"/>
          <w:szCs w:val="20"/>
        </w:rPr>
        <w:fldChar w:fldCharType="separate"/>
      </w:r>
      <w:r w:rsidR="00996996">
        <w:rPr>
          <w:b/>
          <w:sz w:val="20"/>
          <w:szCs w:val="20"/>
        </w:rPr>
        <w:t>H1</w:t>
      </w:r>
      <w:r w:rsidRPr="00AA10F6">
        <w:rPr>
          <w:b/>
          <w:sz w:val="20"/>
          <w:szCs w:val="20"/>
        </w:rPr>
        <w:fldChar w:fldCharType="end"/>
      </w:r>
      <w:r w:rsidRPr="00AA10F6">
        <w:rPr>
          <w:b/>
          <w:sz w:val="20"/>
          <w:szCs w:val="20"/>
        </w:rPr>
        <w:t>)</w:t>
      </w:r>
    </w:p>
    <w:p w14:paraId="4302F499" w14:textId="77777777" w:rsidR="00C0475E" w:rsidRPr="00567F96" w:rsidRDefault="00C0475E" w:rsidP="00C0475E">
      <w:pPr>
        <w:pStyle w:val="ListParagraph"/>
        <w:ind w:left="0"/>
        <w:rPr>
          <w:sz w:val="20"/>
          <w:szCs w:val="20"/>
        </w:rPr>
      </w:pPr>
    </w:p>
    <w:p w14:paraId="636E6D71" w14:textId="7079F0B2" w:rsidR="00C0475E" w:rsidRPr="00CD6BAB" w:rsidRDefault="00C0475E" w:rsidP="00C0475E">
      <w:pPr>
        <w:pStyle w:val="ListParagraph"/>
        <w:numPr>
          <w:ilvl w:val="2"/>
          <w:numId w:val="3"/>
        </w:numPr>
        <w:rPr>
          <w:b/>
          <w:szCs w:val="20"/>
          <w:u w:val="single"/>
        </w:rPr>
      </w:pPr>
      <w:r w:rsidRPr="00567F96">
        <w:rPr>
          <w:b/>
          <w:szCs w:val="20"/>
          <w:u w:val="single"/>
        </w:rPr>
        <w:t>Move</w:t>
      </w:r>
      <w:r>
        <w:rPr>
          <w:b/>
          <w:szCs w:val="20"/>
          <w:u w:val="single"/>
        </w:rPr>
        <w:t xml:space="preserve"> (</w:t>
      </w:r>
      <w:r w:rsidR="005F0099">
        <w:rPr>
          <w:b/>
          <w:szCs w:val="20"/>
          <w:u w:val="single"/>
        </w:rPr>
        <w:t>Affected by Hostile Zones</w:t>
      </w:r>
      <w:r>
        <w:rPr>
          <w:b/>
          <w:szCs w:val="20"/>
          <w:u w:val="single"/>
        </w:rPr>
        <w:t>)</w:t>
      </w:r>
    </w:p>
    <w:p w14:paraId="1E697C6B" w14:textId="77777777" w:rsidR="00C0475E" w:rsidRPr="00567F96" w:rsidRDefault="00C0475E" w:rsidP="00C0475E">
      <w:pPr>
        <w:pStyle w:val="ListParagraph"/>
        <w:ind w:left="227"/>
        <w:rPr>
          <w:sz w:val="20"/>
          <w:szCs w:val="20"/>
        </w:rPr>
      </w:pPr>
    </w:p>
    <w:p w14:paraId="4FD6CBB8" w14:textId="4B3B4604" w:rsidR="00C0475E" w:rsidRPr="00567F96" w:rsidRDefault="00C0475E" w:rsidP="00C0475E">
      <w:pPr>
        <w:pStyle w:val="ListParagraph"/>
        <w:ind w:left="0"/>
        <w:rPr>
          <w:sz w:val="20"/>
          <w:szCs w:val="20"/>
        </w:rPr>
      </w:pPr>
      <w:r w:rsidRPr="00567F96">
        <w:rPr>
          <w:sz w:val="20"/>
          <w:szCs w:val="20"/>
        </w:rPr>
        <w:t xml:space="preserve">Unit may move in accordance with Movement. </w:t>
      </w:r>
      <w:r w:rsidR="00D972E0">
        <w:rPr>
          <w:sz w:val="20"/>
          <w:szCs w:val="20"/>
        </w:rPr>
        <w:t xml:space="preserve"> If a Move command fails due to a QC (ie moving sideways) it may be issued a second Move command.</w:t>
      </w:r>
    </w:p>
    <w:p w14:paraId="7E522A2E" w14:textId="77777777" w:rsidR="00C0475E" w:rsidRPr="00567F96" w:rsidRDefault="00C0475E" w:rsidP="00C0475E">
      <w:pPr>
        <w:pStyle w:val="ListParagraph"/>
        <w:ind w:left="0"/>
        <w:rPr>
          <w:sz w:val="20"/>
          <w:szCs w:val="20"/>
        </w:rPr>
      </w:pPr>
    </w:p>
    <w:p w14:paraId="31292CD5" w14:textId="7978591D" w:rsidR="00C0475E" w:rsidRPr="005F0099" w:rsidRDefault="00C0475E" w:rsidP="00C0475E">
      <w:pPr>
        <w:pStyle w:val="ListParagraph"/>
        <w:numPr>
          <w:ilvl w:val="2"/>
          <w:numId w:val="3"/>
        </w:numPr>
        <w:rPr>
          <w:b/>
          <w:color w:val="FF0000"/>
          <w:szCs w:val="20"/>
          <w:u w:val="single"/>
        </w:rPr>
      </w:pPr>
      <w:bookmarkStart w:id="16" w:name="_Ref487057085"/>
      <w:bookmarkStart w:id="17" w:name="_Ref4876206"/>
      <w:bookmarkStart w:id="18" w:name="_Ref402006026"/>
      <w:r w:rsidRPr="00567F96">
        <w:rPr>
          <w:b/>
          <w:color w:val="FF0000"/>
          <w:szCs w:val="20"/>
          <w:u w:val="single"/>
        </w:rPr>
        <w:t>Reaction Formation Change</w:t>
      </w:r>
      <w:bookmarkEnd w:id="16"/>
      <w:r>
        <w:rPr>
          <w:b/>
          <w:color w:val="FF0000"/>
          <w:szCs w:val="20"/>
          <w:u w:val="single"/>
        </w:rPr>
        <w:t xml:space="preserve"> </w:t>
      </w:r>
      <w:r w:rsidRPr="00CD6BAB">
        <w:rPr>
          <w:b/>
          <w:color w:val="FF0000"/>
          <w:szCs w:val="20"/>
          <w:u w:val="single"/>
        </w:rPr>
        <w:t>(QC Required</w:t>
      </w:r>
      <w:r w:rsidR="005F0099" w:rsidRPr="005F0099">
        <w:rPr>
          <w:b/>
          <w:color w:val="FF0000"/>
          <w:szCs w:val="20"/>
          <w:u w:val="single"/>
        </w:rPr>
        <w:t>, Affected by Hostile Zones</w:t>
      </w:r>
      <w:r w:rsidRPr="005F0099">
        <w:rPr>
          <w:b/>
          <w:color w:val="FF0000"/>
          <w:szCs w:val="20"/>
          <w:u w:val="single"/>
        </w:rPr>
        <w:t>)</w:t>
      </w:r>
      <w:bookmarkEnd w:id="17"/>
    </w:p>
    <w:p w14:paraId="13A9C69E" w14:textId="77777777" w:rsidR="00C0475E" w:rsidRPr="00567F96" w:rsidRDefault="00C0475E" w:rsidP="00C0475E">
      <w:pPr>
        <w:rPr>
          <w:b/>
          <w:color w:val="FF0000"/>
          <w:szCs w:val="20"/>
          <w:u w:val="single"/>
        </w:rPr>
      </w:pPr>
    </w:p>
    <w:p w14:paraId="733549B4" w14:textId="77777777" w:rsidR="00C0475E" w:rsidRDefault="00C0475E" w:rsidP="00C0475E">
      <w:pPr>
        <w:rPr>
          <w:sz w:val="20"/>
        </w:rPr>
      </w:pPr>
      <w:r w:rsidRPr="00BE3622">
        <w:rPr>
          <w:sz w:val="20"/>
        </w:rPr>
        <w:t xml:space="preserve">This is treated as a </w:t>
      </w:r>
      <w:r>
        <w:rPr>
          <w:sz w:val="20"/>
        </w:rPr>
        <w:t xml:space="preserve">standard </w:t>
      </w:r>
      <w:r w:rsidRPr="00BE3622">
        <w:rPr>
          <w:sz w:val="20"/>
        </w:rPr>
        <w:t>Formation Change.</w:t>
      </w:r>
    </w:p>
    <w:p w14:paraId="5E5961F8" w14:textId="77777777" w:rsidR="00C0475E" w:rsidRPr="00567F96" w:rsidRDefault="00C0475E" w:rsidP="00C0475E">
      <w:pPr>
        <w:rPr>
          <w:color w:val="FF0000"/>
          <w:sz w:val="20"/>
        </w:rPr>
      </w:pPr>
      <w:r w:rsidRPr="00BE3622">
        <w:rPr>
          <w:sz w:val="20"/>
        </w:rPr>
        <w:t xml:space="preserve"> </w:t>
      </w:r>
      <w:r>
        <w:rPr>
          <w:sz w:val="20"/>
        </w:rPr>
        <w:t xml:space="preserve"> </w:t>
      </w:r>
    </w:p>
    <w:p w14:paraId="2610505F" w14:textId="61D2C3F7" w:rsidR="00C0475E" w:rsidRPr="005F0099" w:rsidRDefault="00C0475E" w:rsidP="00C0475E">
      <w:pPr>
        <w:pStyle w:val="ListParagraph"/>
        <w:numPr>
          <w:ilvl w:val="2"/>
          <w:numId w:val="3"/>
        </w:numPr>
        <w:rPr>
          <w:b/>
          <w:color w:val="FF0000"/>
          <w:szCs w:val="20"/>
          <w:u w:val="single"/>
        </w:rPr>
      </w:pPr>
      <w:bookmarkStart w:id="19" w:name="_Ref4752471"/>
      <w:r w:rsidRPr="00567F96">
        <w:rPr>
          <w:b/>
          <w:color w:val="FF0000"/>
          <w:szCs w:val="20"/>
          <w:u w:val="single"/>
        </w:rPr>
        <w:t>Reaction Switch</w:t>
      </w:r>
      <w:bookmarkEnd w:id="19"/>
      <w:r>
        <w:rPr>
          <w:b/>
          <w:color w:val="FF0000"/>
          <w:szCs w:val="20"/>
          <w:u w:val="single"/>
        </w:rPr>
        <w:t xml:space="preserve"> </w:t>
      </w:r>
      <w:r w:rsidRPr="00CD6BAB">
        <w:rPr>
          <w:b/>
          <w:color w:val="FF0000"/>
          <w:szCs w:val="20"/>
          <w:u w:val="single"/>
        </w:rPr>
        <w:t>(QC Required</w:t>
      </w:r>
      <w:r w:rsidR="005F0099">
        <w:rPr>
          <w:b/>
          <w:color w:val="FF0000"/>
          <w:szCs w:val="20"/>
          <w:u w:val="single"/>
        </w:rPr>
        <w:t xml:space="preserve">, </w:t>
      </w:r>
      <w:r w:rsidR="005F0099" w:rsidRPr="005F0099">
        <w:rPr>
          <w:b/>
          <w:color w:val="FF0000"/>
          <w:szCs w:val="20"/>
          <w:u w:val="single"/>
        </w:rPr>
        <w:t>Affected by Hostile Zones</w:t>
      </w:r>
      <w:r w:rsidRPr="005F0099">
        <w:rPr>
          <w:b/>
          <w:color w:val="FF0000"/>
          <w:szCs w:val="20"/>
          <w:u w:val="single"/>
        </w:rPr>
        <w:t>)</w:t>
      </w:r>
    </w:p>
    <w:p w14:paraId="5AE807DB" w14:textId="77777777" w:rsidR="00C0475E" w:rsidRPr="005F0099" w:rsidRDefault="00C0475E" w:rsidP="00C0475E">
      <w:pPr>
        <w:rPr>
          <w:b/>
          <w:color w:val="FF0000"/>
          <w:szCs w:val="20"/>
          <w:u w:val="single"/>
        </w:rPr>
      </w:pPr>
    </w:p>
    <w:p w14:paraId="12823102" w14:textId="77777777" w:rsidR="00C0475E" w:rsidRPr="00BE3622" w:rsidRDefault="00C0475E" w:rsidP="00C0475E">
      <w:pPr>
        <w:rPr>
          <w:sz w:val="20"/>
        </w:rPr>
      </w:pPr>
      <w:r w:rsidRPr="00BE3622">
        <w:rPr>
          <w:sz w:val="20"/>
        </w:rPr>
        <w:t xml:space="preserve">This </w:t>
      </w:r>
      <w:r>
        <w:rPr>
          <w:sz w:val="20"/>
        </w:rPr>
        <w:t xml:space="preserve">is treated as a standard Switch Command.  However, the unit being relieved </w:t>
      </w:r>
      <w:r w:rsidRPr="00BE3622">
        <w:rPr>
          <w:sz w:val="20"/>
        </w:rPr>
        <w:t xml:space="preserve">must be </w:t>
      </w:r>
      <w:r>
        <w:rPr>
          <w:sz w:val="20"/>
        </w:rPr>
        <w:t>a missile unit.</w:t>
      </w:r>
    </w:p>
    <w:p w14:paraId="279EC20A" w14:textId="77777777" w:rsidR="00C0475E" w:rsidRPr="00BE3622" w:rsidRDefault="00C0475E" w:rsidP="00C0475E">
      <w:pPr>
        <w:rPr>
          <w:sz w:val="20"/>
          <w:szCs w:val="20"/>
        </w:rPr>
      </w:pPr>
    </w:p>
    <w:p w14:paraId="1086C8D6" w14:textId="77777777" w:rsidR="00C0475E" w:rsidRPr="00567F96" w:rsidRDefault="00C0475E" w:rsidP="00C0475E">
      <w:pPr>
        <w:pStyle w:val="ListParagraph"/>
        <w:numPr>
          <w:ilvl w:val="2"/>
          <w:numId w:val="3"/>
        </w:numPr>
        <w:rPr>
          <w:b/>
          <w:szCs w:val="20"/>
          <w:u w:val="single"/>
        </w:rPr>
      </w:pPr>
      <w:r w:rsidRPr="00567F96">
        <w:rPr>
          <w:b/>
          <w:szCs w:val="20"/>
          <w:u w:val="single"/>
        </w:rPr>
        <w:t>Rear Area Movement</w:t>
      </w:r>
    </w:p>
    <w:p w14:paraId="1DD36CFF" w14:textId="67465C55" w:rsidR="00C0475E" w:rsidRPr="00567F96" w:rsidRDefault="00C0475E" w:rsidP="00C0475E">
      <w:pPr>
        <w:spacing w:before="240"/>
        <w:rPr>
          <w:sz w:val="20"/>
          <w:szCs w:val="20"/>
        </w:rPr>
      </w:pPr>
      <w:r w:rsidRPr="00567F96">
        <w:rPr>
          <w:sz w:val="20"/>
          <w:szCs w:val="20"/>
        </w:rPr>
        <w:t>This Command may be given to troops over 350mm away from enemy units and not in a</w:t>
      </w:r>
      <w:r>
        <w:rPr>
          <w:sz w:val="20"/>
          <w:szCs w:val="20"/>
        </w:rPr>
        <w:t>n enemy</w:t>
      </w:r>
      <w:r w:rsidRPr="00567F96">
        <w:rPr>
          <w:sz w:val="20"/>
          <w:szCs w:val="20"/>
        </w:rPr>
        <w:t xml:space="preserve"> Fire Zone</w:t>
      </w:r>
      <w:r>
        <w:rPr>
          <w:sz w:val="20"/>
          <w:szCs w:val="20"/>
        </w:rPr>
        <w:t xml:space="preserve"> to move in accordance with </w:t>
      </w:r>
      <w:r w:rsidRPr="00AA10F6">
        <w:rPr>
          <w:b/>
          <w:sz w:val="20"/>
          <w:szCs w:val="20"/>
        </w:rPr>
        <w:fldChar w:fldCharType="begin"/>
      </w:r>
      <w:r w:rsidRPr="00AA10F6">
        <w:rPr>
          <w:b/>
          <w:sz w:val="20"/>
          <w:szCs w:val="20"/>
        </w:rPr>
        <w:instrText xml:space="preserve"> REF _Ref5409688 \r \h </w:instrText>
      </w:r>
      <w:r>
        <w:rPr>
          <w:b/>
          <w:sz w:val="20"/>
          <w:szCs w:val="20"/>
        </w:rPr>
        <w:instrText xml:space="preserve"> \* MERGEFORMAT </w:instrText>
      </w:r>
      <w:r w:rsidRPr="00AA10F6">
        <w:rPr>
          <w:b/>
          <w:sz w:val="20"/>
          <w:szCs w:val="20"/>
        </w:rPr>
      </w:r>
      <w:r w:rsidRPr="00AA10F6">
        <w:rPr>
          <w:b/>
          <w:sz w:val="20"/>
          <w:szCs w:val="20"/>
        </w:rPr>
        <w:fldChar w:fldCharType="separate"/>
      </w:r>
      <w:r w:rsidR="00996996">
        <w:rPr>
          <w:b/>
          <w:sz w:val="20"/>
          <w:szCs w:val="20"/>
        </w:rPr>
        <w:t>I7</w:t>
      </w:r>
      <w:r w:rsidRPr="00AA10F6">
        <w:rPr>
          <w:b/>
          <w:sz w:val="20"/>
          <w:szCs w:val="20"/>
        </w:rPr>
        <w:fldChar w:fldCharType="end"/>
      </w:r>
      <w:r w:rsidRPr="00AA10F6">
        <w:rPr>
          <w:b/>
          <w:sz w:val="20"/>
          <w:szCs w:val="20"/>
        </w:rPr>
        <w:t>.</w:t>
      </w:r>
      <w:r w:rsidRPr="00567F96">
        <w:rPr>
          <w:sz w:val="20"/>
          <w:szCs w:val="20"/>
        </w:rPr>
        <w:t xml:space="preserve">  They must be in Formation 3 (Serpent) to receive this order.</w:t>
      </w:r>
      <w:r>
        <w:rPr>
          <w:sz w:val="20"/>
          <w:szCs w:val="20"/>
        </w:rPr>
        <w:t xml:space="preserve">  </w:t>
      </w:r>
    </w:p>
    <w:p w14:paraId="53092F67" w14:textId="77777777" w:rsidR="00C0475E" w:rsidRPr="00567F96" w:rsidRDefault="00C0475E" w:rsidP="00C0475E">
      <w:pPr>
        <w:rPr>
          <w:sz w:val="16"/>
          <w:szCs w:val="20"/>
        </w:rPr>
      </w:pPr>
      <w:r w:rsidRPr="00567F96">
        <w:t xml:space="preserve">.   </w:t>
      </w:r>
      <w:bookmarkEnd w:id="18"/>
    </w:p>
    <w:p w14:paraId="226C682C" w14:textId="48A854E6" w:rsidR="00C0475E" w:rsidRPr="00567F96" w:rsidRDefault="00C0475E" w:rsidP="00C0475E">
      <w:pPr>
        <w:pStyle w:val="ListParagraph"/>
        <w:numPr>
          <w:ilvl w:val="2"/>
          <w:numId w:val="3"/>
        </w:numPr>
        <w:rPr>
          <w:b/>
          <w:sz w:val="20"/>
          <w:szCs w:val="20"/>
          <w:u w:val="single"/>
        </w:rPr>
      </w:pPr>
      <w:r w:rsidRPr="00567F96">
        <w:rPr>
          <w:b/>
          <w:szCs w:val="20"/>
          <w:u w:val="single"/>
        </w:rPr>
        <w:t>Recover</w:t>
      </w:r>
      <w:r>
        <w:rPr>
          <w:b/>
          <w:szCs w:val="20"/>
          <w:u w:val="single"/>
        </w:rPr>
        <w:t xml:space="preserve"> (</w:t>
      </w:r>
      <w:r w:rsidR="005F0099">
        <w:rPr>
          <w:b/>
          <w:szCs w:val="20"/>
          <w:u w:val="single"/>
        </w:rPr>
        <w:t>Affected by Hostile Zones</w:t>
      </w:r>
      <w:r>
        <w:rPr>
          <w:b/>
          <w:szCs w:val="20"/>
          <w:u w:val="single"/>
        </w:rPr>
        <w:t>)</w:t>
      </w:r>
    </w:p>
    <w:p w14:paraId="33E52D16" w14:textId="77777777" w:rsidR="00C0475E" w:rsidRPr="00567F96" w:rsidRDefault="00C0475E" w:rsidP="00C0475E">
      <w:pPr>
        <w:rPr>
          <w:b/>
          <w:sz w:val="20"/>
          <w:szCs w:val="20"/>
          <w:u w:val="single"/>
        </w:rPr>
      </w:pPr>
    </w:p>
    <w:p w14:paraId="79FF7B4E" w14:textId="0957C1D4" w:rsidR="00C0475E" w:rsidRPr="00567F96" w:rsidRDefault="00C0475E" w:rsidP="00C0475E">
      <w:pPr>
        <w:rPr>
          <w:sz w:val="20"/>
          <w:szCs w:val="20"/>
        </w:rPr>
      </w:pPr>
      <w:r>
        <w:rPr>
          <w:sz w:val="20"/>
          <w:szCs w:val="20"/>
        </w:rPr>
        <w:t xml:space="preserve">Unit may CH in accordance with </w:t>
      </w:r>
      <w:r>
        <w:rPr>
          <w:sz w:val="20"/>
          <w:szCs w:val="20"/>
        </w:rPr>
        <w:fldChar w:fldCharType="begin"/>
      </w:r>
      <w:r>
        <w:rPr>
          <w:sz w:val="20"/>
          <w:szCs w:val="20"/>
        </w:rPr>
        <w:instrText xml:space="preserve"> REF _Ref4767783 \r \h </w:instrText>
      </w:r>
      <w:r>
        <w:rPr>
          <w:sz w:val="20"/>
          <w:szCs w:val="20"/>
        </w:rPr>
      </w:r>
      <w:r>
        <w:rPr>
          <w:sz w:val="20"/>
          <w:szCs w:val="20"/>
        </w:rPr>
        <w:fldChar w:fldCharType="separate"/>
      </w:r>
      <w:r w:rsidR="00996996">
        <w:rPr>
          <w:sz w:val="20"/>
          <w:szCs w:val="20"/>
        </w:rPr>
        <w:t>F4</w:t>
      </w:r>
      <w:r>
        <w:rPr>
          <w:sz w:val="20"/>
          <w:szCs w:val="20"/>
        </w:rPr>
        <w:fldChar w:fldCharType="end"/>
      </w:r>
      <w:r>
        <w:rPr>
          <w:sz w:val="20"/>
          <w:szCs w:val="20"/>
        </w:rPr>
        <w:t xml:space="preserve"> </w:t>
      </w:r>
      <w:r w:rsidRPr="00CD6BAB">
        <w:rPr>
          <w:sz w:val="12"/>
          <w:szCs w:val="20"/>
        </w:rPr>
        <w:fldChar w:fldCharType="begin"/>
      </w:r>
      <w:r w:rsidRPr="00CD6BAB">
        <w:rPr>
          <w:sz w:val="12"/>
          <w:szCs w:val="20"/>
        </w:rPr>
        <w:instrText xml:space="preserve"> REF _Ref4767783 \h  \* MERGEFORMAT </w:instrText>
      </w:r>
      <w:r w:rsidRPr="00CD6BAB">
        <w:rPr>
          <w:sz w:val="12"/>
          <w:szCs w:val="20"/>
        </w:rPr>
      </w:r>
      <w:r w:rsidRPr="00CD6BAB">
        <w:rPr>
          <w:sz w:val="12"/>
          <w:szCs w:val="20"/>
        </w:rPr>
        <w:fldChar w:fldCharType="separate"/>
      </w:r>
      <w:r w:rsidR="00996996" w:rsidRPr="00996996">
        <w:rPr>
          <w:b/>
          <w:sz w:val="16"/>
        </w:rPr>
        <w:t>RECOVERY OF COHESION HITS</w:t>
      </w:r>
      <w:r w:rsidRPr="00CD6BAB">
        <w:rPr>
          <w:sz w:val="12"/>
          <w:szCs w:val="20"/>
        </w:rPr>
        <w:fldChar w:fldCharType="end"/>
      </w:r>
    </w:p>
    <w:p w14:paraId="592A6921" w14:textId="77777777" w:rsidR="00C0475E" w:rsidRPr="00567F96" w:rsidRDefault="00C0475E" w:rsidP="00C0475E">
      <w:pPr>
        <w:rPr>
          <w:b/>
          <w:sz w:val="20"/>
          <w:szCs w:val="20"/>
          <w:u w:val="single"/>
        </w:rPr>
      </w:pPr>
    </w:p>
    <w:p w14:paraId="4B0FF253" w14:textId="15968E03" w:rsidR="00C0475E" w:rsidRPr="005F0099" w:rsidRDefault="00C0475E" w:rsidP="00C0475E">
      <w:pPr>
        <w:pStyle w:val="ListParagraph"/>
        <w:numPr>
          <w:ilvl w:val="2"/>
          <w:numId w:val="3"/>
        </w:numPr>
        <w:rPr>
          <w:b/>
          <w:color w:val="FF0000"/>
          <w:szCs w:val="20"/>
          <w:u w:val="single"/>
        </w:rPr>
      </w:pPr>
      <w:r>
        <w:rPr>
          <w:b/>
          <w:color w:val="FF0000"/>
          <w:sz w:val="20"/>
          <w:szCs w:val="20"/>
          <w:u w:val="single"/>
        </w:rPr>
        <w:t xml:space="preserve"> </w:t>
      </w:r>
      <w:bookmarkStart w:id="20" w:name="_Ref4752581"/>
      <w:bookmarkStart w:id="21" w:name="_Ref1411233"/>
      <w:r w:rsidRPr="00567F96">
        <w:rPr>
          <w:b/>
          <w:color w:val="FF0000"/>
          <w:szCs w:val="20"/>
          <w:u w:val="single"/>
        </w:rPr>
        <w:t>Reserve Fire</w:t>
      </w:r>
      <w:bookmarkEnd w:id="20"/>
      <w:r w:rsidR="005F0099">
        <w:rPr>
          <w:b/>
          <w:color w:val="FF0000"/>
          <w:szCs w:val="20"/>
          <w:u w:val="single"/>
        </w:rPr>
        <w:t xml:space="preserve"> </w:t>
      </w:r>
      <w:r w:rsidR="005F0099" w:rsidRPr="005F0099">
        <w:rPr>
          <w:b/>
          <w:color w:val="FF0000"/>
          <w:szCs w:val="20"/>
          <w:u w:val="single"/>
        </w:rPr>
        <w:t>(Not permitted in Hostile Zones)</w:t>
      </w:r>
    </w:p>
    <w:p w14:paraId="3DD0441A" w14:textId="77777777" w:rsidR="00C0475E" w:rsidRPr="00567F96" w:rsidRDefault="00C0475E" w:rsidP="00C0475E">
      <w:pPr>
        <w:rPr>
          <w:b/>
          <w:color w:val="FF0000"/>
          <w:szCs w:val="20"/>
          <w:u w:val="single"/>
        </w:rPr>
      </w:pPr>
    </w:p>
    <w:p w14:paraId="7254D3CB" w14:textId="326F54F7" w:rsidR="00C0475E" w:rsidRDefault="00C0475E" w:rsidP="00C0475E">
      <w:pPr>
        <w:rPr>
          <w:b/>
          <w:sz w:val="20"/>
          <w:szCs w:val="20"/>
        </w:rPr>
      </w:pPr>
      <w:r w:rsidRPr="00BE3622">
        <w:rPr>
          <w:sz w:val="20"/>
          <w:szCs w:val="20"/>
        </w:rPr>
        <w:t xml:space="preserve">Missile Units can be commanded to Reserve Fire.  This allows the unit to be issued a Fire Command in accordance with </w:t>
      </w:r>
      <w:r w:rsidRPr="00BE3622">
        <w:rPr>
          <w:b/>
          <w:sz w:val="20"/>
          <w:szCs w:val="20"/>
        </w:rPr>
        <w:fldChar w:fldCharType="begin"/>
      </w:r>
      <w:r w:rsidRPr="00BE3622">
        <w:rPr>
          <w:b/>
          <w:sz w:val="20"/>
          <w:szCs w:val="20"/>
        </w:rPr>
        <w:instrText xml:space="preserve"> REF _Ref551889 \r \h  \* MERGEFORMAT </w:instrText>
      </w:r>
      <w:r w:rsidRPr="00BE3622">
        <w:rPr>
          <w:b/>
          <w:sz w:val="20"/>
          <w:szCs w:val="20"/>
        </w:rPr>
      </w:r>
      <w:r w:rsidRPr="00BE3622">
        <w:rPr>
          <w:b/>
          <w:sz w:val="20"/>
          <w:szCs w:val="20"/>
        </w:rPr>
        <w:fldChar w:fldCharType="separate"/>
      </w:r>
      <w:r w:rsidR="00996996">
        <w:rPr>
          <w:b/>
          <w:sz w:val="20"/>
          <w:szCs w:val="20"/>
        </w:rPr>
        <w:t>D.1.3</w:t>
      </w:r>
      <w:r w:rsidRPr="00BE3622">
        <w:rPr>
          <w:b/>
          <w:sz w:val="20"/>
          <w:szCs w:val="20"/>
        </w:rPr>
        <w:fldChar w:fldCharType="end"/>
      </w:r>
      <w:r w:rsidRPr="00BE3622">
        <w:rPr>
          <w:b/>
          <w:sz w:val="20"/>
          <w:szCs w:val="20"/>
        </w:rPr>
        <w:t>.</w:t>
      </w:r>
      <w:r w:rsidR="00EF0CE0">
        <w:rPr>
          <w:b/>
          <w:sz w:val="20"/>
          <w:szCs w:val="20"/>
        </w:rPr>
        <w:t xml:space="preserve">  </w:t>
      </w:r>
    </w:p>
    <w:p w14:paraId="3738ACBD" w14:textId="77777777" w:rsidR="005F0099" w:rsidRPr="00BE3622" w:rsidRDefault="005F0099" w:rsidP="00C0475E">
      <w:pPr>
        <w:rPr>
          <w:sz w:val="20"/>
          <w:szCs w:val="20"/>
        </w:rPr>
      </w:pPr>
    </w:p>
    <w:p w14:paraId="3B4E0B28" w14:textId="31C1299B" w:rsidR="00C0475E" w:rsidRPr="005F0099" w:rsidRDefault="00C0475E" w:rsidP="00C0475E">
      <w:pPr>
        <w:pStyle w:val="ListParagraph"/>
        <w:numPr>
          <w:ilvl w:val="2"/>
          <w:numId w:val="3"/>
        </w:numPr>
        <w:rPr>
          <w:b/>
          <w:color w:val="FF0000"/>
          <w:sz w:val="22"/>
          <w:szCs w:val="20"/>
          <w:u w:val="single"/>
        </w:rPr>
      </w:pPr>
      <w:bookmarkStart w:id="22" w:name="_Ref4752592"/>
      <w:r w:rsidRPr="00CA008E">
        <w:rPr>
          <w:b/>
          <w:color w:val="FF0000"/>
          <w:szCs w:val="20"/>
          <w:u w:val="single"/>
        </w:rPr>
        <w:t>Reserve Formation Change</w:t>
      </w:r>
      <w:bookmarkEnd w:id="21"/>
      <w:bookmarkEnd w:id="22"/>
      <w:r w:rsidR="005F0099">
        <w:rPr>
          <w:b/>
          <w:color w:val="FF0000"/>
          <w:szCs w:val="20"/>
          <w:u w:val="single"/>
        </w:rPr>
        <w:t xml:space="preserve"> </w:t>
      </w:r>
      <w:r w:rsidR="005F0099" w:rsidRPr="005F0099">
        <w:rPr>
          <w:b/>
          <w:color w:val="FF0000"/>
          <w:szCs w:val="20"/>
          <w:u w:val="single"/>
        </w:rPr>
        <w:t>(Not permitted in Hostile Zones)</w:t>
      </w:r>
    </w:p>
    <w:p w14:paraId="3C0ED379" w14:textId="77777777" w:rsidR="00C0475E" w:rsidRPr="00567F96" w:rsidRDefault="00C0475E" w:rsidP="00C0475E">
      <w:pPr>
        <w:rPr>
          <w:color w:val="FF0000"/>
          <w:sz w:val="20"/>
          <w:szCs w:val="20"/>
        </w:rPr>
      </w:pPr>
    </w:p>
    <w:p w14:paraId="66865DE9" w14:textId="12945EDE" w:rsidR="00C0475E" w:rsidRPr="00567F96" w:rsidRDefault="00C0475E" w:rsidP="00C0475E">
      <w:pPr>
        <w:rPr>
          <w:color w:val="FF0000"/>
          <w:sz w:val="20"/>
          <w:szCs w:val="20"/>
        </w:rPr>
      </w:pPr>
      <w:r w:rsidRPr="00BE3622">
        <w:rPr>
          <w:sz w:val="20"/>
          <w:szCs w:val="20"/>
        </w:rPr>
        <w:t xml:space="preserve">This permits a unit to be issued a Formation Change Command in accordance with </w:t>
      </w:r>
      <w:r w:rsidRPr="00BE3622">
        <w:rPr>
          <w:b/>
          <w:sz w:val="20"/>
          <w:szCs w:val="20"/>
        </w:rPr>
        <w:fldChar w:fldCharType="begin"/>
      </w:r>
      <w:r w:rsidRPr="00BE3622">
        <w:rPr>
          <w:b/>
          <w:sz w:val="20"/>
          <w:szCs w:val="20"/>
        </w:rPr>
        <w:instrText xml:space="preserve"> REF _Ref551889 \r \h  \* MERGEFORMAT </w:instrText>
      </w:r>
      <w:r w:rsidRPr="00BE3622">
        <w:rPr>
          <w:b/>
          <w:sz w:val="20"/>
          <w:szCs w:val="20"/>
        </w:rPr>
      </w:r>
      <w:r w:rsidRPr="00BE3622">
        <w:rPr>
          <w:b/>
          <w:sz w:val="20"/>
          <w:szCs w:val="20"/>
        </w:rPr>
        <w:fldChar w:fldCharType="separate"/>
      </w:r>
      <w:r w:rsidR="00996996">
        <w:rPr>
          <w:b/>
          <w:sz w:val="20"/>
          <w:szCs w:val="20"/>
        </w:rPr>
        <w:t>D.1.3</w:t>
      </w:r>
      <w:r w:rsidRPr="00BE3622">
        <w:rPr>
          <w:b/>
          <w:sz w:val="20"/>
          <w:szCs w:val="20"/>
        </w:rPr>
        <w:fldChar w:fldCharType="end"/>
      </w:r>
      <w:r w:rsidRPr="00BE3622">
        <w:rPr>
          <w:b/>
          <w:sz w:val="20"/>
          <w:szCs w:val="20"/>
        </w:rPr>
        <w:t>.</w:t>
      </w:r>
      <w:r w:rsidRPr="00BE3622">
        <w:rPr>
          <w:sz w:val="20"/>
          <w:szCs w:val="20"/>
        </w:rPr>
        <w:t xml:space="preserve">  </w:t>
      </w:r>
      <w:r>
        <w:rPr>
          <w:sz w:val="20"/>
          <w:szCs w:val="20"/>
        </w:rPr>
        <w:t>N</w:t>
      </w:r>
      <w:r>
        <w:rPr>
          <w:sz w:val="20"/>
        </w:rPr>
        <w:t>ote that a different (and more favourable) line of the Hostile Zone Effects Table applies to the Formation Change QC reflecting the higher level of preparation</w:t>
      </w:r>
      <w:r w:rsidRPr="00BE3622">
        <w:rPr>
          <w:sz w:val="20"/>
        </w:rPr>
        <w:t>.</w:t>
      </w:r>
      <w:r w:rsidR="00EF0CE0">
        <w:rPr>
          <w:sz w:val="20"/>
        </w:rPr>
        <w:t xml:space="preserve">  </w:t>
      </w:r>
    </w:p>
    <w:p w14:paraId="4BCD9D11" w14:textId="06687C50" w:rsidR="00C0475E" w:rsidRPr="005F0099" w:rsidRDefault="00C0475E" w:rsidP="00C0475E">
      <w:pPr>
        <w:pStyle w:val="ListParagraph"/>
        <w:numPr>
          <w:ilvl w:val="2"/>
          <w:numId w:val="3"/>
        </w:numPr>
        <w:rPr>
          <w:b/>
          <w:color w:val="FF0000"/>
          <w:szCs w:val="20"/>
          <w:u w:val="single"/>
        </w:rPr>
      </w:pPr>
      <w:r w:rsidRPr="00567F96">
        <w:rPr>
          <w:b/>
          <w:color w:val="FF0000"/>
        </w:rPr>
        <w:t xml:space="preserve">  </w:t>
      </w:r>
      <w:bookmarkStart w:id="23" w:name="_Ref4752601"/>
      <w:r w:rsidRPr="00567F96">
        <w:rPr>
          <w:b/>
          <w:color w:val="FF0000"/>
          <w:u w:val="single"/>
        </w:rPr>
        <w:t>Reserve Switch</w:t>
      </w:r>
      <w:bookmarkEnd w:id="23"/>
      <w:r w:rsidR="005F0099">
        <w:rPr>
          <w:b/>
          <w:color w:val="FF0000"/>
          <w:u w:val="single"/>
        </w:rPr>
        <w:t xml:space="preserve">  </w:t>
      </w:r>
      <w:r w:rsidR="005F0099" w:rsidRPr="005F0099">
        <w:rPr>
          <w:b/>
          <w:color w:val="FF0000"/>
          <w:szCs w:val="20"/>
          <w:u w:val="single"/>
        </w:rPr>
        <w:t>(Not permitted in Hostile Zones)</w:t>
      </w:r>
    </w:p>
    <w:p w14:paraId="2A0F84D2" w14:textId="77777777" w:rsidR="00C0475E" w:rsidRPr="00567F96" w:rsidRDefault="00C0475E" w:rsidP="00C0475E">
      <w:pPr>
        <w:pStyle w:val="ListParagraph"/>
        <w:ind w:left="340"/>
        <w:rPr>
          <w:b/>
          <w:color w:val="FF0000"/>
          <w:szCs w:val="20"/>
          <w:u w:val="single"/>
        </w:rPr>
      </w:pPr>
    </w:p>
    <w:p w14:paraId="02EF0934" w14:textId="12EAFB99" w:rsidR="00C0475E" w:rsidRDefault="00C0475E" w:rsidP="005F0099">
      <w:pPr>
        <w:rPr>
          <w:sz w:val="20"/>
        </w:rPr>
      </w:pPr>
      <w:r w:rsidRPr="00BE3622">
        <w:rPr>
          <w:sz w:val="20"/>
          <w:szCs w:val="20"/>
        </w:rPr>
        <w:t xml:space="preserve">This must be issued to a Melee Unit.  This permits a Switch Command to be issued in accordance </w:t>
      </w:r>
      <w:r w:rsidRPr="00BE3622">
        <w:rPr>
          <w:b/>
          <w:sz w:val="20"/>
          <w:szCs w:val="20"/>
        </w:rPr>
        <w:fldChar w:fldCharType="begin"/>
      </w:r>
      <w:r w:rsidRPr="00BE3622">
        <w:rPr>
          <w:b/>
          <w:sz w:val="20"/>
          <w:szCs w:val="20"/>
        </w:rPr>
        <w:instrText xml:space="preserve"> REF _Ref551889 \r \h  \* MERGEFORMAT </w:instrText>
      </w:r>
      <w:r w:rsidRPr="00BE3622">
        <w:rPr>
          <w:b/>
          <w:sz w:val="20"/>
          <w:szCs w:val="20"/>
        </w:rPr>
      </w:r>
      <w:r w:rsidRPr="00BE3622">
        <w:rPr>
          <w:b/>
          <w:sz w:val="20"/>
          <w:szCs w:val="20"/>
        </w:rPr>
        <w:fldChar w:fldCharType="separate"/>
      </w:r>
      <w:r w:rsidR="00996996">
        <w:rPr>
          <w:b/>
          <w:sz w:val="20"/>
          <w:szCs w:val="20"/>
        </w:rPr>
        <w:t>D.1.3</w:t>
      </w:r>
      <w:r w:rsidRPr="00BE3622">
        <w:rPr>
          <w:b/>
          <w:sz w:val="20"/>
          <w:szCs w:val="20"/>
        </w:rPr>
        <w:fldChar w:fldCharType="end"/>
      </w:r>
      <w:r w:rsidRPr="00BE3622">
        <w:rPr>
          <w:b/>
          <w:sz w:val="20"/>
          <w:szCs w:val="20"/>
        </w:rPr>
        <w:t>.</w:t>
      </w:r>
      <w:r w:rsidRPr="00BE3622">
        <w:rPr>
          <w:sz w:val="20"/>
          <w:szCs w:val="20"/>
        </w:rPr>
        <w:t xml:space="preserve"> </w:t>
      </w:r>
      <w:r>
        <w:rPr>
          <w:sz w:val="20"/>
          <w:szCs w:val="20"/>
        </w:rPr>
        <w:t xml:space="preserve"> </w:t>
      </w:r>
      <w:r w:rsidRPr="00BE3622">
        <w:rPr>
          <w:sz w:val="20"/>
          <w:szCs w:val="20"/>
        </w:rPr>
        <w:t xml:space="preserve"> </w:t>
      </w:r>
      <w:r>
        <w:rPr>
          <w:sz w:val="20"/>
          <w:szCs w:val="20"/>
        </w:rPr>
        <w:t>N</w:t>
      </w:r>
      <w:r>
        <w:rPr>
          <w:sz w:val="20"/>
        </w:rPr>
        <w:t>ote that a different (and more favourable) line of the Hostile Zone Effects Table applies reflecting the higher level of preparation</w:t>
      </w:r>
      <w:r w:rsidRPr="00BE3622">
        <w:rPr>
          <w:sz w:val="20"/>
        </w:rPr>
        <w:t>.</w:t>
      </w:r>
      <w:r w:rsidR="00EF0CE0">
        <w:rPr>
          <w:sz w:val="20"/>
        </w:rPr>
        <w:t xml:space="preserve">   </w:t>
      </w:r>
    </w:p>
    <w:p w14:paraId="4A5B71CE" w14:textId="77777777" w:rsidR="005F0099" w:rsidRPr="00567F96" w:rsidRDefault="005F0099" w:rsidP="005F0099">
      <w:pPr>
        <w:rPr>
          <w:color w:val="FF0000"/>
          <w:sz w:val="20"/>
          <w:szCs w:val="20"/>
        </w:rPr>
      </w:pPr>
    </w:p>
    <w:p w14:paraId="2740B1AF" w14:textId="2D617896" w:rsidR="00C0475E" w:rsidRPr="005F0099" w:rsidRDefault="00C0475E" w:rsidP="005F0099">
      <w:pPr>
        <w:pStyle w:val="ListParagraph"/>
        <w:numPr>
          <w:ilvl w:val="2"/>
          <w:numId w:val="3"/>
        </w:numPr>
        <w:rPr>
          <w:b/>
          <w:sz w:val="20"/>
          <w:szCs w:val="20"/>
          <w:u w:val="single"/>
        </w:rPr>
      </w:pPr>
      <w:bookmarkStart w:id="24" w:name="_Ref487057696"/>
      <w:r w:rsidRPr="00567F96">
        <w:rPr>
          <w:b/>
          <w:szCs w:val="20"/>
          <w:u w:val="single"/>
        </w:rPr>
        <w:t xml:space="preserve">  </w:t>
      </w:r>
      <w:bookmarkStart w:id="25" w:name="_Ref1410533"/>
      <w:r w:rsidRPr="00567F96">
        <w:rPr>
          <w:b/>
          <w:szCs w:val="20"/>
          <w:u w:val="single"/>
        </w:rPr>
        <w:t>Switch Units</w:t>
      </w:r>
      <w:bookmarkEnd w:id="24"/>
      <w:bookmarkEnd w:id="25"/>
      <w:r>
        <w:rPr>
          <w:b/>
          <w:szCs w:val="20"/>
          <w:u w:val="single"/>
        </w:rPr>
        <w:t xml:space="preserve"> </w:t>
      </w:r>
      <w:r w:rsidR="005F0099">
        <w:rPr>
          <w:b/>
          <w:szCs w:val="20"/>
          <w:u w:val="single"/>
        </w:rPr>
        <w:t>(Affected by Hostile Zones)</w:t>
      </w:r>
    </w:p>
    <w:p w14:paraId="77ED5D57" w14:textId="77777777" w:rsidR="00C0475E" w:rsidRPr="00567F96" w:rsidRDefault="00C0475E" w:rsidP="00C0475E">
      <w:pPr>
        <w:pStyle w:val="ListParagraph"/>
        <w:ind w:left="340"/>
        <w:rPr>
          <w:sz w:val="20"/>
          <w:szCs w:val="20"/>
        </w:rPr>
      </w:pPr>
    </w:p>
    <w:p w14:paraId="6822D07C" w14:textId="5BC30079" w:rsidR="00C0475E" w:rsidRPr="00567F96" w:rsidRDefault="00C0475E" w:rsidP="00C0475E">
      <w:pPr>
        <w:rPr>
          <w:sz w:val="20"/>
          <w:szCs w:val="20"/>
        </w:rPr>
      </w:pPr>
      <w:r w:rsidRPr="00567F96">
        <w:rPr>
          <w:sz w:val="20"/>
          <w:szCs w:val="20"/>
        </w:rPr>
        <w:t xml:space="preserve">This Command </w:t>
      </w:r>
      <w:r>
        <w:rPr>
          <w:sz w:val="20"/>
          <w:szCs w:val="20"/>
        </w:rPr>
        <w:t xml:space="preserve">is </w:t>
      </w:r>
      <w:r w:rsidRPr="00567F96">
        <w:rPr>
          <w:sz w:val="20"/>
          <w:szCs w:val="20"/>
        </w:rPr>
        <w:t xml:space="preserve">issued to a unit which wishes to relieve a front line unit ahead of it in a coordinated manner in accordance with </w:t>
      </w:r>
      <w:r w:rsidRPr="00CA008E">
        <w:rPr>
          <w:b/>
          <w:sz w:val="20"/>
          <w:szCs w:val="20"/>
        </w:rPr>
        <w:fldChar w:fldCharType="begin"/>
      </w:r>
      <w:r w:rsidRPr="00CA008E">
        <w:rPr>
          <w:b/>
          <w:sz w:val="20"/>
          <w:szCs w:val="20"/>
        </w:rPr>
        <w:instrText xml:space="preserve"> REF _Ref486118505 \r \h  \* MERGEFORMAT </w:instrText>
      </w:r>
      <w:r w:rsidRPr="00CA008E">
        <w:rPr>
          <w:b/>
          <w:sz w:val="20"/>
          <w:szCs w:val="20"/>
        </w:rPr>
      </w:r>
      <w:r w:rsidRPr="00CA008E">
        <w:rPr>
          <w:b/>
          <w:sz w:val="20"/>
          <w:szCs w:val="20"/>
        </w:rPr>
        <w:fldChar w:fldCharType="separate"/>
      </w:r>
      <w:r w:rsidR="00996996">
        <w:rPr>
          <w:b/>
          <w:sz w:val="20"/>
          <w:szCs w:val="20"/>
        </w:rPr>
        <w:t>I8</w:t>
      </w:r>
      <w:r w:rsidRPr="00CA008E">
        <w:rPr>
          <w:b/>
          <w:sz w:val="20"/>
          <w:szCs w:val="20"/>
        </w:rPr>
        <w:fldChar w:fldCharType="end"/>
      </w:r>
      <w:r w:rsidRPr="00567F96">
        <w:rPr>
          <w:sz w:val="20"/>
          <w:szCs w:val="20"/>
        </w:rPr>
        <w:t>.  SSS is paid for the relieving unit, and the command counts only against its 3 command / turn limit.    Zone effects should be checked to see if this is possible and whether a QC is required.</w:t>
      </w:r>
      <w:r w:rsidR="00502F55">
        <w:rPr>
          <w:sz w:val="20"/>
          <w:szCs w:val="20"/>
        </w:rPr>
        <w:t xml:space="preserve">  The Zone can affect either unit and the worst case should be taken.  </w:t>
      </w:r>
      <w:r w:rsidRPr="00567F96">
        <w:rPr>
          <w:sz w:val="20"/>
          <w:szCs w:val="20"/>
        </w:rPr>
        <w:t xml:space="preserve">  </w:t>
      </w:r>
    </w:p>
    <w:p w14:paraId="1AA504E2" w14:textId="77777777" w:rsidR="00C0475E" w:rsidRPr="00567F96" w:rsidRDefault="00C0475E" w:rsidP="00C0475E">
      <w:pPr>
        <w:rPr>
          <w:sz w:val="20"/>
          <w:szCs w:val="20"/>
        </w:rPr>
      </w:pPr>
    </w:p>
    <w:p w14:paraId="47B911CA" w14:textId="77777777" w:rsidR="00C0475E" w:rsidRDefault="00C0475E" w:rsidP="00C0475E">
      <w:pPr>
        <w:rPr>
          <w:sz w:val="20"/>
          <w:szCs w:val="20"/>
        </w:rPr>
      </w:pPr>
      <w:r w:rsidRPr="00567F96">
        <w:rPr>
          <w:sz w:val="20"/>
          <w:szCs w:val="20"/>
        </w:rPr>
        <w:t xml:space="preserve">When this command is issued during the enemy segment to a unit which has received a Reserve Switch Command the unit relieved </w:t>
      </w:r>
      <w:r w:rsidRPr="00567F96">
        <w:rPr>
          <w:b/>
          <w:sz w:val="20"/>
          <w:szCs w:val="20"/>
        </w:rPr>
        <w:t>must be a Missile unit</w:t>
      </w:r>
      <w:r w:rsidRPr="00567F96">
        <w:rPr>
          <w:sz w:val="20"/>
          <w:szCs w:val="20"/>
        </w:rPr>
        <w:t xml:space="preserve">.  </w:t>
      </w:r>
    </w:p>
    <w:p w14:paraId="51186057" w14:textId="77777777" w:rsidR="001C6E2E" w:rsidRDefault="001C6E2E" w:rsidP="00C0475E">
      <w:pPr>
        <w:rPr>
          <w:sz w:val="20"/>
          <w:szCs w:val="20"/>
        </w:rPr>
      </w:pPr>
    </w:p>
    <w:p w14:paraId="03799E42" w14:textId="77777777" w:rsidR="00C0475E" w:rsidRPr="007A3478" w:rsidRDefault="00C0475E" w:rsidP="00C0475E">
      <w:pPr>
        <w:rPr>
          <w:b/>
          <w:sz w:val="20"/>
          <w:szCs w:val="20"/>
        </w:rPr>
      </w:pPr>
      <w:r w:rsidRPr="007A3478">
        <w:rPr>
          <w:b/>
          <w:sz w:val="20"/>
          <w:szCs w:val="20"/>
        </w:rPr>
        <w:t>Units cannot be issued a Move Command and a Switch Command in the same turn.</w:t>
      </w:r>
      <w:r w:rsidRPr="007A3478">
        <w:rPr>
          <w:b/>
          <w:sz w:val="20"/>
          <w:szCs w:val="20"/>
        </w:rPr>
        <w:tab/>
      </w:r>
    </w:p>
    <w:p w14:paraId="6BB9088A" w14:textId="77777777" w:rsidR="00C0475E" w:rsidRDefault="00C0475E" w:rsidP="00C0475E">
      <w:pPr>
        <w:rPr>
          <w:sz w:val="20"/>
          <w:szCs w:val="20"/>
        </w:rPr>
      </w:pPr>
    </w:p>
    <w:p w14:paraId="348989AC" w14:textId="77777777" w:rsidR="00C0475E" w:rsidRPr="0061436E" w:rsidRDefault="00C0475E" w:rsidP="00C0475E">
      <w:pPr>
        <w:rPr>
          <w:sz w:val="20"/>
          <w:szCs w:val="20"/>
        </w:rPr>
      </w:pPr>
      <w:r w:rsidRPr="0061436E">
        <w:rPr>
          <w:sz w:val="20"/>
          <w:szCs w:val="20"/>
        </w:rPr>
        <w:tab/>
      </w:r>
    </w:p>
    <w:p w14:paraId="1B7368EC" w14:textId="77777777" w:rsidR="00C0475E" w:rsidRPr="0061436E" w:rsidRDefault="00C0475E" w:rsidP="00C0475E">
      <w:pPr>
        <w:pStyle w:val="ListParagraph"/>
        <w:numPr>
          <w:ilvl w:val="0"/>
          <w:numId w:val="3"/>
        </w:numPr>
        <w:rPr>
          <w:b/>
          <w:sz w:val="28"/>
          <w:szCs w:val="20"/>
          <w:u w:val="single"/>
        </w:rPr>
      </w:pPr>
      <w:bookmarkStart w:id="26" w:name="_Ref394826118"/>
      <w:r w:rsidRPr="0061436E">
        <w:rPr>
          <w:b/>
          <w:sz w:val="28"/>
          <w:szCs w:val="20"/>
          <w:u w:val="single"/>
        </w:rPr>
        <w:t>GENERAL CONCEPTS</w:t>
      </w:r>
      <w:bookmarkEnd w:id="26"/>
    </w:p>
    <w:p w14:paraId="358CEC9E" w14:textId="77777777" w:rsidR="00C0475E" w:rsidRDefault="00C0475E" w:rsidP="00C0475E">
      <w:pPr>
        <w:pStyle w:val="ListParagraph"/>
        <w:ind w:left="454"/>
        <w:rPr>
          <w:sz w:val="20"/>
          <w:szCs w:val="20"/>
        </w:rPr>
      </w:pPr>
    </w:p>
    <w:p w14:paraId="7A5E3CCA" w14:textId="77777777" w:rsidR="00C0475E" w:rsidRPr="0061436E" w:rsidRDefault="00C0475E" w:rsidP="00C0475E">
      <w:pPr>
        <w:pStyle w:val="ListParagraph"/>
        <w:ind w:left="454"/>
        <w:rPr>
          <w:sz w:val="20"/>
          <w:szCs w:val="20"/>
        </w:rPr>
      </w:pPr>
    </w:p>
    <w:p w14:paraId="0C4F17F5" w14:textId="77777777" w:rsidR="00C0475E" w:rsidRPr="00CF6500" w:rsidRDefault="00C0475E" w:rsidP="00C0475E">
      <w:pPr>
        <w:pStyle w:val="ListParagraph"/>
        <w:numPr>
          <w:ilvl w:val="1"/>
          <w:numId w:val="3"/>
        </w:numPr>
        <w:rPr>
          <w:b/>
          <w:szCs w:val="20"/>
          <w:u w:val="single"/>
        </w:rPr>
      </w:pPr>
      <w:r w:rsidRPr="00CF6500">
        <w:rPr>
          <w:szCs w:val="20"/>
        </w:rPr>
        <w:t>.</w:t>
      </w:r>
      <w:r w:rsidRPr="00CF6500">
        <w:rPr>
          <w:b/>
          <w:szCs w:val="20"/>
          <w:u w:val="single"/>
        </w:rPr>
        <w:t xml:space="preserve"> UNITS</w:t>
      </w:r>
    </w:p>
    <w:p w14:paraId="5156CE2C" w14:textId="77777777" w:rsidR="00C0475E" w:rsidRPr="0061436E" w:rsidRDefault="00C0475E" w:rsidP="00C0475E">
      <w:pPr>
        <w:rPr>
          <w:b/>
          <w:sz w:val="20"/>
          <w:szCs w:val="20"/>
          <w:u w:val="single"/>
        </w:rPr>
      </w:pPr>
    </w:p>
    <w:p w14:paraId="0A30425B" w14:textId="52479372" w:rsidR="00C0475E" w:rsidRDefault="00C0475E" w:rsidP="00C0475E">
      <w:pPr>
        <w:rPr>
          <w:sz w:val="20"/>
          <w:szCs w:val="20"/>
        </w:rPr>
      </w:pPr>
      <w:r w:rsidRPr="0061436E">
        <w:rPr>
          <w:sz w:val="20"/>
          <w:szCs w:val="20"/>
        </w:rPr>
        <w:lastRenderedPageBreak/>
        <w:t>All troops are belong to a Unit.  The unit has a Type ,Values, Weapon Type(s), a Formation, a number of Cohesion Hits, and a State.  These are all recorded on the Unit Card.  A unit should be 10-</w:t>
      </w:r>
      <w:r>
        <w:rPr>
          <w:sz w:val="20"/>
          <w:szCs w:val="20"/>
        </w:rPr>
        <w:t>19</w:t>
      </w:r>
      <w:r w:rsidRPr="0061436E">
        <w:rPr>
          <w:sz w:val="20"/>
          <w:szCs w:val="20"/>
        </w:rPr>
        <w:t xml:space="preserve"> figures (less for non-humans)</w:t>
      </w:r>
      <w:r>
        <w:rPr>
          <w:sz w:val="20"/>
          <w:szCs w:val="20"/>
        </w:rPr>
        <w:t>.  The legion will be split into separate sub units if more than</w:t>
      </w:r>
      <w:r w:rsidRPr="0061436E">
        <w:rPr>
          <w:sz w:val="20"/>
          <w:szCs w:val="20"/>
        </w:rPr>
        <w:t xml:space="preserve"> </w:t>
      </w:r>
      <w:r>
        <w:rPr>
          <w:sz w:val="20"/>
          <w:szCs w:val="20"/>
        </w:rPr>
        <w:t>19</w:t>
      </w:r>
      <w:r w:rsidRPr="0061436E">
        <w:rPr>
          <w:sz w:val="20"/>
          <w:szCs w:val="20"/>
        </w:rPr>
        <w:t xml:space="preserve"> figures are available</w:t>
      </w:r>
      <w:r w:rsidR="00F34B49">
        <w:rPr>
          <w:sz w:val="20"/>
          <w:szCs w:val="20"/>
        </w:rPr>
        <w:t xml:space="preserve"> (Large Legions)</w:t>
      </w:r>
      <w:r>
        <w:rPr>
          <w:sz w:val="20"/>
          <w:szCs w:val="20"/>
        </w:rPr>
        <w:t xml:space="preserve">, or if it is a Mixed unit with different Troop Types in the same legion (Yan Kor and Salarvyani)  in accordance with [H3 AND H4].  </w:t>
      </w:r>
    </w:p>
    <w:p w14:paraId="786E64C3" w14:textId="77777777" w:rsidR="00C0475E" w:rsidRDefault="00C0475E" w:rsidP="00C0475E">
      <w:pPr>
        <w:rPr>
          <w:sz w:val="20"/>
          <w:szCs w:val="20"/>
        </w:rPr>
      </w:pPr>
    </w:p>
    <w:p w14:paraId="3E1C8686" w14:textId="77777777" w:rsidR="00C0475E" w:rsidRPr="0061436E" w:rsidRDefault="00C0475E" w:rsidP="00C0475E">
      <w:pPr>
        <w:rPr>
          <w:sz w:val="20"/>
          <w:szCs w:val="20"/>
        </w:rPr>
      </w:pPr>
      <w:r>
        <w:rPr>
          <w:sz w:val="20"/>
          <w:szCs w:val="20"/>
        </w:rPr>
        <w:t>These rules assume 25mm figures based approximately [</w:t>
      </w:r>
      <w:r w:rsidRPr="001E040A">
        <w:rPr>
          <w:sz w:val="20"/>
          <w:szCs w:val="20"/>
          <w:highlight w:val="yellow"/>
        </w:rPr>
        <w:t>check Qad rules</w:t>
      </w:r>
      <w:r>
        <w:rPr>
          <w:sz w:val="20"/>
          <w:szCs w:val="20"/>
        </w:rPr>
        <w:t>].  A mixture of 1-3 figures per base is useful to give some ability to change the layout of the unit.  The number of figures in a unit is irrelevant to its combat power;  a unit is a unit, the figures are essentially indicative.   In general players should be fluid in their positioning of the figures.  This set of rules in not about Death by Tape Measure.</w:t>
      </w:r>
    </w:p>
    <w:p w14:paraId="67619BEB" w14:textId="77777777" w:rsidR="00C0475E" w:rsidRPr="0061436E" w:rsidRDefault="00C0475E" w:rsidP="00C0475E">
      <w:pPr>
        <w:pStyle w:val="ListParagraph"/>
        <w:ind w:left="454"/>
        <w:rPr>
          <w:sz w:val="20"/>
          <w:szCs w:val="20"/>
        </w:rPr>
      </w:pPr>
    </w:p>
    <w:p w14:paraId="26A76D06" w14:textId="77777777" w:rsidR="00C0475E" w:rsidRPr="00CF6500" w:rsidRDefault="00C0475E" w:rsidP="00C0475E">
      <w:pPr>
        <w:pStyle w:val="ListParagraph"/>
        <w:numPr>
          <w:ilvl w:val="2"/>
          <w:numId w:val="3"/>
        </w:numPr>
        <w:rPr>
          <w:b/>
          <w:sz w:val="22"/>
          <w:szCs w:val="20"/>
          <w:u w:val="single"/>
        </w:rPr>
      </w:pPr>
      <w:bookmarkStart w:id="27" w:name="_Ref484728120"/>
      <w:r w:rsidRPr="00CF6500">
        <w:rPr>
          <w:b/>
          <w:sz w:val="22"/>
          <w:szCs w:val="20"/>
          <w:u w:val="single"/>
        </w:rPr>
        <w:t>Unit Cards</w:t>
      </w:r>
      <w:bookmarkEnd w:id="27"/>
    </w:p>
    <w:p w14:paraId="000E532E" w14:textId="77777777" w:rsidR="00C0475E" w:rsidRPr="0061436E" w:rsidRDefault="00C0475E" w:rsidP="00C0475E">
      <w:pPr>
        <w:pStyle w:val="ListParagraph"/>
        <w:ind w:left="340"/>
        <w:rPr>
          <w:b/>
          <w:sz w:val="20"/>
          <w:szCs w:val="20"/>
          <w:u w:val="single"/>
        </w:rPr>
      </w:pPr>
    </w:p>
    <w:p w14:paraId="4099B093" w14:textId="77777777" w:rsidR="00C0475E" w:rsidRDefault="00C0475E" w:rsidP="00C0475E">
      <w:pPr>
        <w:rPr>
          <w:sz w:val="20"/>
          <w:szCs w:val="20"/>
        </w:rPr>
      </w:pPr>
      <w:r w:rsidRPr="0061436E">
        <w:rPr>
          <w:sz w:val="20"/>
          <w:szCs w:val="20"/>
        </w:rPr>
        <w:t>An example unit card</w:t>
      </w:r>
      <w:r>
        <w:rPr>
          <w:sz w:val="20"/>
          <w:szCs w:val="20"/>
        </w:rPr>
        <w:t xml:space="preserve"> from the Glorious Armies of the Palaces of the Square</w:t>
      </w:r>
      <w:r w:rsidRPr="0061436E">
        <w:rPr>
          <w:sz w:val="20"/>
          <w:szCs w:val="20"/>
        </w:rPr>
        <w:t xml:space="preserve"> is shown and is interpreted as follows: </w:t>
      </w:r>
    </w:p>
    <w:p w14:paraId="6317DF54" w14:textId="77777777" w:rsidR="00C0475E" w:rsidRPr="00ED14F5" w:rsidRDefault="00C0475E" w:rsidP="00C0475E">
      <w:pPr>
        <w:rPr>
          <w:color w:val="000000" w:themeColor="text1"/>
          <w:sz w:val="20"/>
          <w:szCs w:val="20"/>
        </w:rPr>
      </w:pPr>
    </w:p>
    <w:tbl>
      <w:tblPr>
        <w:tblW w:w="8480" w:type="dxa"/>
        <w:tblInd w:w="93" w:type="dxa"/>
        <w:tblLook w:val="04A0" w:firstRow="1" w:lastRow="0" w:firstColumn="1" w:lastColumn="0" w:noHBand="0" w:noVBand="1"/>
      </w:tblPr>
      <w:tblGrid>
        <w:gridCol w:w="2080"/>
        <w:gridCol w:w="760"/>
        <w:gridCol w:w="760"/>
        <w:gridCol w:w="760"/>
        <w:gridCol w:w="760"/>
        <w:gridCol w:w="880"/>
        <w:gridCol w:w="860"/>
        <w:gridCol w:w="1366"/>
        <w:gridCol w:w="254"/>
      </w:tblGrid>
      <w:tr w:rsidR="00ED14F5" w:rsidRPr="00ED14F5" w14:paraId="6FA872F8" w14:textId="77777777" w:rsidTr="00B20D8F">
        <w:trPr>
          <w:trHeight w:val="510"/>
        </w:trPr>
        <w:tc>
          <w:tcPr>
            <w:tcW w:w="2080" w:type="dxa"/>
            <w:tcBorders>
              <w:top w:val="nil"/>
              <w:left w:val="nil"/>
              <w:bottom w:val="nil"/>
              <w:right w:val="nil"/>
            </w:tcBorders>
            <w:shd w:val="clear" w:color="auto" w:fill="auto"/>
            <w:noWrap/>
            <w:vAlign w:val="bottom"/>
            <w:hideMark/>
          </w:tcPr>
          <w:p w14:paraId="25DF7E85" w14:textId="77777777" w:rsidR="00C0475E" w:rsidRPr="00ED14F5" w:rsidRDefault="00C0475E" w:rsidP="00B20D8F">
            <w:pPr>
              <w:rPr>
                <w:rFonts w:ascii="Algerian" w:hAnsi="Algerian"/>
                <w:color w:val="000000" w:themeColor="text1"/>
                <w:sz w:val="36"/>
                <w:szCs w:val="36"/>
              </w:rPr>
            </w:pPr>
            <w:r w:rsidRPr="00ED14F5">
              <w:rPr>
                <w:rFonts w:ascii="Algerian" w:hAnsi="Algerian"/>
                <w:color w:val="000000" w:themeColor="text1"/>
                <w:sz w:val="36"/>
                <w:szCs w:val="36"/>
              </w:rPr>
              <w:t>SM</w:t>
            </w:r>
          </w:p>
        </w:tc>
        <w:tc>
          <w:tcPr>
            <w:tcW w:w="760" w:type="dxa"/>
            <w:tcBorders>
              <w:top w:val="nil"/>
              <w:left w:val="nil"/>
              <w:bottom w:val="nil"/>
              <w:right w:val="nil"/>
            </w:tcBorders>
            <w:shd w:val="clear" w:color="auto" w:fill="auto"/>
            <w:noWrap/>
            <w:vAlign w:val="bottom"/>
            <w:hideMark/>
          </w:tcPr>
          <w:p w14:paraId="0A058877" w14:textId="77777777" w:rsidR="00C0475E" w:rsidRPr="00ED14F5" w:rsidRDefault="00C0475E" w:rsidP="00B20D8F">
            <w:pPr>
              <w:rPr>
                <w:rFonts w:ascii="Calibri" w:hAnsi="Calibri"/>
                <w:color w:val="000000" w:themeColor="text1"/>
                <w:sz w:val="22"/>
                <w:szCs w:val="22"/>
              </w:rPr>
            </w:pPr>
          </w:p>
        </w:tc>
        <w:tc>
          <w:tcPr>
            <w:tcW w:w="4020" w:type="dxa"/>
            <w:gridSpan w:val="5"/>
            <w:tcBorders>
              <w:top w:val="nil"/>
              <w:left w:val="nil"/>
              <w:bottom w:val="nil"/>
              <w:right w:val="nil"/>
            </w:tcBorders>
            <w:shd w:val="clear" w:color="auto" w:fill="auto"/>
            <w:noWrap/>
            <w:vAlign w:val="bottom"/>
            <w:hideMark/>
          </w:tcPr>
          <w:p w14:paraId="1150F009" w14:textId="77777777" w:rsidR="00C0475E" w:rsidRPr="00ED14F5" w:rsidRDefault="00C0475E" w:rsidP="00B20D8F">
            <w:pPr>
              <w:rPr>
                <w:rFonts w:ascii="Algerian" w:hAnsi="Algerian"/>
                <w:color w:val="000000" w:themeColor="text1"/>
                <w:sz w:val="36"/>
                <w:szCs w:val="36"/>
                <w:u w:val="single"/>
              </w:rPr>
            </w:pPr>
            <w:r w:rsidRPr="00ED14F5">
              <w:rPr>
                <w:rFonts w:ascii="Algerian" w:hAnsi="Algerian"/>
                <w:color w:val="000000" w:themeColor="text1"/>
                <w:sz w:val="36"/>
                <w:szCs w:val="36"/>
                <w:u w:val="single"/>
              </w:rPr>
              <w:t>lightning shaft (HXB - M)</w:t>
            </w:r>
          </w:p>
        </w:tc>
        <w:tc>
          <w:tcPr>
            <w:tcW w:w="1620" w:type="dxa"/>
            <w:gridSpan w:val="2"/>
            <w:tcBorders>
              <w:top w:val="nil"/>
              <w:left w:val="nil"/>
              <w:bottom w:val="nil"/>
              <w:right w:val="nil"/>
            </w:tcBorders>
            <w:shd w:val="clear" w:color="auto" w:fill="auto"/>
            <w:noWrap/>
            <w:vAlign w:val="bottom"/>
            <w:hideMark/>
          </w:tcPr>
          <w:p w14:paraId="69154296" w14:textId="77777777" w:rsidR="00C0475E" w:rsidRPr="00ED14F5" w:rsidRDefault="00C0475E" w:rsidP="00B20D8F">
            <w:pPr>
              <w:rPr>
                <w:rFonts w:ascii="Elephant" w:hAnsi="Elephant"/>
                <w:color w:val="000000" w:themeColor="text1"/>
                <w:sz w:val="28"/>
                <w:szCs w:val="28"/>
              </w:rPr>
            </w:pPr>
            <w:r w:rsidRPr="00ED14F5">
              <w:rPr>
                <w:rFonts w:ascii="Elephant" w:hAnsi="Elephant"/>
                <w:color w:val="000000" w:themeColor="text1"/>
                <w:sz w:val="28"/>
                <w:szCs w:val="28"/>
              </w:rPr>
              <w:t>(STL)</w:t>
            </w:r>
          </w:p>
        </w:tc>
      </w:tr>
      <w:tr w:rsidR="00C0475E" w14:paraId="032AE130" w14:textId="77777777" w:rsidTr="00B20D8F">
        <w:trPr>
          <w:trHeight w:val="300"/>
        </w:trPr>
        <w:tc>
          <w:tcPr>
            <w:tcW w:w="2080" w:type="dxa"/>
            <w:tcBorders>
              <w:top w:val="nil"/>
              <w:left w:val="nil"/>
              <w:bottom w:val="nil"/>
              <w:right w:val="nil"/>
            </w:tcBorders>
            <w:shd w:val="clear" w:color="auto" w:fill="auto"/>
            <w:noWrap/>
            <w:vAlign w:val="bottom"/>
            <w:hideMark/>
          </w:tcPr>
          <w:p w14:paraId="2C4F8550"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01BA133A"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5A803E48"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04E2426E"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771B1A26" w14:textId="77777777" w:rsidR="00C0475E" w:rsidRDefault="00C0475E" w:rsidP="00B20D8F">
            <w:pPr>
              <w:rPr>
                <w:rFonts w:ascii="Calibri" w:hAnsi="Calibri"/>
                <w:color w:val="000000"/>
                <w:sz w:val="22"/>
                <w:szCs w:val="22"/>
              </w:rPr>
            </w:pPr>
          </w:p>
        </w:tc>
        <w:tc>
          <w:tcPr>
            <w:tcW w:w="880" w:type="dxa"/>
            <w:tcBorders>
              <w:top w:val="nil"/>
              <w:left w:val="nil"/>
              <w:bottom w:val="nil"/>
              <w:right w:val="nil"/>
            </w:tcBorders>
            <w:shd w:val="clear" w:color="auto" w:fill="auto"/>
            <w:noWrap/>
            <w:vAlign w:val="bottom"/>
            <w:hideMark/>
          </w:tcPr>
          <w:p w14:paraId="65C719BD" w14:textId="77777777" w:rsidR="00C0475E" w:rsidRDefault="00C0475E" w:rsidP="00B20D8F">
            <w:pPr>
              <w:rPr>
                <w:rFonts w:ascii="Calibri" w:hAnsi="Calibri"/>
                <w:color w:val="000000"/>
                <w:sz w:val="22"/>
                <w:szCs w:val="22"/>
              </w:rPr>
            </w:pPr>
          </w:p>
        </w:tc>
        <w:tc>
          <w:tcPr>
            <w:tcW w:w="860" w:type="dxa"/>
            <w:tcBorders>
              <w:top w:val="nil"/>
              <w:left w:val="nil"/>
              <w:bottom w:val="nil"/>
              <w:right w:val="nil"/>
            </w:tcBorders>
            <w:shd w:val="clear" w:color="auto" w:fill="auto"/>
            <w:noWrap/>
            <w:vAlign w:val="bottom"/>
            <w:hideMark/>
          </w:tcPr>
          <w:p w14:paraId="22336445" w14:textId="77777777" w:rsidR="00C0475E" w:rsidRDefault="00C0475E" w:rsidP="00B20D8F">
            <w:pPr>
              <w:rPr>
                <w:rFonts w:ascii="Calibri" w:hAnsi="Calibri"/>
                <w:color w:val="000000"/>
                <w:sz w:val="22"/>
                <w:szCs w:val="22"/>
              </w:rPr>
            </w:pPr>
          </w:p>
        </w:tc>
        <w:tc>
          <w:tcPr>
            <w:tcW w:w="1366" w:type="dxa"/>
            <w:tcBorders>
              <w:top w:val="nil"/>
              <w:left w:val="nil"/>
              <w:bottom w:val="nil"/>
              <w:right w:val="nil"/>
            </w:tcBorders>
            <w:shd w:val="clear" w:color="auto" w:fill="auto"/>
            <w:noWrap/>
            <w:vAlign w:val="bottom"/>
            <w:hideMark/>
          </w:tcPr>
          <w:p w14:paraId="289A612B" w14:textId="77777777" w:rsidR="00C0475E" w:rsidRDefault="00C0475E" w:rsidP="00B20D8F">
            <w:pPr>
              <w:rPr>
                <w:rFonts w:ascii="Calibri" w:hAnsi="Calibri"/>
                <w:color w:val="000000"/>
                <w:sz w:val="22"/>
                <w:szCs w:val="22"/>
              </w:rPr>
            </w:pPr>
          </w:p>
        </w:tc>
        <w:tc>
          <w:tcPr>
            <w:tcW w:w="254" w:type="dxa"/>
            <w:tcBorders>
              <w:top w:val="nil"/>
              <w:left w:val="nil"/>
              <w:bottom w:val="nil"/>
              <w:right w:val="nil"/>
            </w:tcBorders>
            <w:shd w:val="clear" w:color="auto" w:fill="auto"/>
            <w:noWrap/>
            <w:vAlign w:val="bottom"/>
            <w:hideMark/>
          </w:tcPr>
          <w:p w14:paraId="458E67A4" w14:textId="77777777" w:rsidR="00C0475E" w:rsidRDefault="00C0475E" w:rsidP="00B20D8F">
            <w:pPr>
              <w:rPr>
                <w:rFonts w:ascii="Calibri" w:hAnsi="Calibri"/>
                <w:color w:val="000000"/>
                <w:sz w:val="22"/>
                <w:szCs w:val="22"/>
              </w:rPr>
            </w:pPr>
          </w:p>
        </w:tc>
      </w:tr>
      <w:tr w:rsidR="00C0475E" w14:paraId="3F728CB5" w14:textId="77777777" w:rsidTr="00B20D8F">
        <w:trPr>
          <w:trHeight w:val="315"/>
        </w:trPr>
        <w:tc>
          <w:tcPr>
            <w:tcW w:w="2080" w:type="dxa"/>
            <w:tcBorders>
              <w:top w:val="nil"/>
              <w:left w:val="nil"/>
              <w:bottom w:val="nil"/>
              <w:right w:val="nil"/>
            </w:tcBorders>
            <w:shd w:val="clear" w:color="auto" w:fill="auto"/>
            <w:noWrap/>
            <w:vAlign w:val="bottom"/>
            <w:hideMark/>
          </w:tcPr>
          <w:p w14:paraId="1F0DA36A" w14:textId="77777777" w:rsidR="00C0475E" w:rsidRDefault="00C0475E" w:rsidP="00B20D8F">
            <w:pPr>
              <w:rPr>
                <w:rFonts w:ascii="Dark Ages" w:hAnsi="Dark Ages"/>
                <w:b/>
                <w:bCs/>
                <w:sz w:val="20"/>
                <w:szCs w:val="20"/>
              </w:rPr>
            </w:pPr>
            <w:r>
              <w:rPr>
                <w:rFonts w:ascii="Dark Ages" w:hAnsi="Dark Ages"/>
                <w:b/>
                <w:bCs/>
                <w:sz w:val="20"/>
                <w:szCs w:val="20"/>
              </w:rPr>
              <w:t>FORMATION</w:t>
            </w:r>
          </w:p>
        </w:tc>
        <w:tc>
          <w:tcPr>
            <w:tcW w:w="760" w:type="dxa"/>
            <w:tcBorders>
              <w:top w:val="nil"/>
              <w:left w:val="nil"/>
              <w:bottom w:val="nil"/>
              <w:right w:val="nil"/>
            </w:tcBorders>
            <w:shd w:val="clear" w:color="auto" w:fill="auto"/>
            <w:noWrap/>
            <w:vAlign w:val="bottom"/>
            <w:hideMark/>
          </w:tcPr>
          <w:p w14:paraId="6942DD18"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4528CC6B"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4936F186"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5BDC748D" w14:textId="77777777" w:rsidR="00C0475E" w:rsidRDefault="00C0475E" w:rsidP="00B20D8F">
            <w:pPr>
              <w:rPr>
                <w:rFonts w:ascii="Calibri" w:hAnsi="Calibri"/>
                <w:color w:val="000000"/>
                <w:sz w:val="22"/>
                <w:szCs w:val="22"/>
              </w:rPr>
            </w:pPr>
          </w:p>
        </w:tc>
        <w:tc>
          <w:tcPr>
            <w:tcW w:w="880" w:type="dxa"/>
            <w:tcBorders>
              <w:top w:val="nil"/>
              <w:left w:val="nil"/>
              <w:bottom w:val="nil"/>
              <w:right w:val="nil"/>
            </w:tcBorders>
            <w:shd w:val="clear" w:color="auto" w:fill="auto"/>
            <w:noWrap/>
            <w:vAlign w:val="bottom"/>
            <w:hideMark/>
          </w:tcPr>
          <w:p w14:paraId="33701B04" w14:textId="77777777" w:rsidR="00C0475E" w:rsidRDefault="00C0475E" w:rsidP="00B20D8F">
            <w:pPr>
              <w:rPr>
                <w:rFonts w:ascii="Calibri" w:hAnsi="Calibri"/>
                <w:color w:val="000000"/>
                <w:sz w:val="22"/>
                <w:szCs w:val="22"/>
              </w:rPr>
            </w:pPr>
          </w:p>
        </w:tc>
        <w:tc>
          <w:tcPr>
            <w:tcW w:w="860" w:type="dxa"/>
            <w:tcBorders>
              <w:top w:val="nil"/>
              <w:left w:val="nil"/>
              <w:bottom w:val="nil"/>
              <w:right w:val="nil"/>
            </w:tcBorders>
            <w:shd w:val="clear" w:color="auto" w:fill="auto"/>
            <w:noWrap/>
            <w:vAlign w:val="bottom"/>
            <w:hideMark/>
          </w:tcPr>
          <w:p w14:paraId="6EC94177" w14:textId="77777777" w:rsidR="00C0475E" w:rsidRDefault="00C0475E" w:rsidP="00B20D8F">
            <w:pPr>
              <w:rPr>
                <w:rFonts w:ascii="Calibri" w:hAnsi="Calibri"/>
                <w:color w:val="000000"/>
                <w:sz w:val="22"/>
                <w:szCs w:val="22"/>
              </w:rPr>
            </w:pPr>
          </w:p>
        </w:tc>
        <w:tc>
          <w:tcPr>
            <w:tcW w:w="1366" w:type="dxa"/>
            <w:tcBorders>
              <w:top w:val="nil"/>
              <w:left w:val="nil"/>
              <w:bottom w:val="nil"/>
              <w:right w:val="nil"/>
            </w:tcBorders>
            <w:shd w:val="clear" w:color="auto" w:fill="auto"/>
            <w:noWrap/>
            <w:vAlign w:val="bottom"/>
            <w:hideMark/>
          </w:tcPr>
          <w:p w14:paraId="39E16A57" w14:textId="77777777" w:rsidR="00C0475E" w:rsidRDefault="00C0475E" w:rsidP="00B20D8F">
            <w:pPr>
              <w:rPr>
                <w:rFonts w:ascii="Calibri" w:hAnsi="Calibri"/>
                <w:color w:val="000000"/>
                <w:sz w:val="22"/>
                <w:szCs w:val="22"/>
              </w:rPr>
            </w:pPr>
          </w:p>
        </w:tc>
        <w:tc>
          <w:tcPr>
            <w:tcW w:w="254" w:type="dxa"/>
            <w:tcBorders>
              <w:top w:val="nil"/>
              <w:left w:val="nil"/>
              <w:bottom w:val="nil"/>
              <w:right w:val="nil"/>
            </w:tcBorders>
            <w:shd w:val="clear" w:color="auto" w:fill="auto"/>
            <w:noWrap/>
            <w:vAlign w:val="bottom"/>
            <w:hideMark/>
          </w:tcPr>
          <w:p w14:paraId="17B96C0A" w14:textId="77777777" w:rsidR="00C0475E" w:rsidRDefault="00C0475E" w:rsidP="00B20D8F">
            <w:pPr>
              <w:rPr>
                <w:rFonts w:ascii="Calibri" w:hAnsi="Calibri"/>
                <w:color w:val="000000"/>
                <w:sz w:val="22"/>
                <w:szCs w:val="22"/>
              </w:rPr>
            </w:pPr>
          </w:p>
        </w:tc>
      </w:tr>
      <w:tr w:rsidR="00C0475E" w14:paraId="1249ECF8" w14:textId="77777777" w:rsidTr="00B20D8F">
        <w:trPr>
          <w:trHeight w:val="375"/>
        </w:trPr>
        <w:tc>
          <w:tcPr>
            <w:tcW w:w="2080" w:type="dxa"/>
            <w:tcBorders>
              <w:top w:val="nil"/>
              <w:left w:val="nil"/>
              <w:bottom w:val="nil"/>
              <w:right w:val="nil"/>
            </w:tcBorders>
            <w:shd w:val="clear" w:color="auto" w:fill="auto"/>
            <w:noWrap/>
            <w:vAlign w:val="bottom"/>
            <w:hideMark/>
          </w:tcPr>
          <w:p w14:paraId="288CC3C3" w14:textId="77777777" w:rsidR="00C0475E" w:rsidRDefault="00C0475E" w:rsidP="00B20D8F">
            <w:pPr>
              <w:rPr>
                <w:rFonts w:ascii="Dark Ages" w:hAnsi="Dark Ages"/>
                <w:b/>
                <w:bCs/>
                <w:sz w:val="20"/>
                <w:szCs w:val="20"/>
              </w:rPr>
            </w:pPr>
            <w:r>
              <w:rPr>
                <w:rFonts w:ascii="Dark Ages" w:hAnsi="Dark Ages"/>
                <w:b/>
                <w:bCs/>
                <w:sz w:val="20"/>
                <w:szCs w:val="20"/>
              </w:rPr>
              <w:t>Melee Attack</w:t>
            </w:r>
          </w:p>
        </w:tc>
        <w:tc>
          <w:tcPr>
            <w:tcW w:w="760" w:type="dxa"/>
            <w:tcBorders>
              <w:top w:val="nil"/>
              <w:left w:val="nil"/>
              <w:bottom w:val="nil"/>
              <w:right w:val="nil"/>
            </w:tcBorders>
            <w:shd w:val="clear" w:color="auto" w:fill="auto"/>
            <w:noWrap/>
            <w:vAlign w:val="bottom"/>
            <w:hideMark/>
          </w:tcPr>
          <w:p w14:paraId="3B3ED8AC"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750B073D" w14:textId="77777777" w:rsidR="00C0475E" w:rsidRDefault="00C0475E" w:rsidP="00B20D8F">
            <w:pPr>
              <w:jc w:val="center"/>
              <w:rPr>
                <w:rFonts w:ascii="Calibri" w:hAnsi="Calibri" w:cs="David"/>
                <w:sz w:val="28"/>
                <w:szCs w:val="28"/>
              </w:rPr>
            </w:pPr>
            <w:r>
              <w:rPr>
                <w:rFonts w:ascii="Calibri" w:hAnsi="Calibri" w:cs="David" w:hint="cs"/>
                <w:sz w:val="28"/>
                <w:szCs w:val="28"/>
              </w:rPr>
              <w:t>6</w:t>
            </w:r>
          </w:p>
        </w:tc>
        <w:tc>
          <w:tcPr>
            <w:tcW w:w="760" w:type="dxa"/>
            <w:tcBorders>
              <w:top w:val="nil"/>
              <w:left w:val="nil"/>
              <w:bottom w:val="nil"/>
              <w:right w:val="nil"/>
            </w:tcBorders>
            <w:shd w:val="clear" w:color="auto" w:fill="auto"/>
            <w:noWrap/>
            <w:vAlign w:val="bottom"/>
            <w:hideMark/>
          </w:tcPr>
          <w:p w14:paraId="43219750"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7AB69E1E" w14:textId="77777777" w:rsidR="00C0475E" w:rsidRDefault="00C0475E" w:rsidP="00B20D8F">
            <w:pPr>
              <w:rPr>
                <w:rFonts w:ascii="Calibri" w:hAnsi="Calibri"/>
                <w:color w:val="000000"/>
                <w:sz w:val="22"/>
                <w:szCs w:val="22"/>
              </w:rPr>
            </w:pPr>
          </w:p>
        </w:tc>
        <w:tc>
          <w:tcPr>
            <w:tcW w:w="880" w:type="dxa"/>
            <w:tcBorders>
              <w:top w:val="nil"/>
              <w:left w:val="nil"/>
              <w:bottom w:val="nil"/>
              <w:right w:val="nil"/>
            </w:tcBorders>
            <w:shd w:val="clear" w:color="auto" w:fill="auto"/>
            <w:noWrap/>
            <w:vAlign w:val="bottom"/>
            <w:hideMark/>
          </w:tcPr>
          <w:p w14:paraId="4ADCDEBB" w14:textId="77777777" w:rsidR="00C0475E" w:rsidRDefault="00C0475E" w:rsidP="00B20D8F">
            <w:pPr>
              <w:rPr>
                <w:rFonts w:ascii="Calibri" w:hAnsi="Calibri"/>
                <w:color w:val="000000"/>
                <w:sz w:val="22"/>
                <w:szCs w:val="22"/>
              </w:rPr>
            </w:pPr>
          </w:p>
        </w:tc>
        <w:tc>
          <w:tcPr>
            <w:tcW w:w="860" w:type="dxa"/>
            <w:tcBorders>
              <w:top w:val="nil"/>
              <w:left w:val="nil"/>
              <w:bottom w:val="nil"/>
              <w:right w:val="nil"/>
            </w:tcBorders>
            <w:shd w:val="clear" w:color="auto" w:fill="auto"/>
            <w:noWrap/>
            <w:vAlign w:val="bottom"/>
            <w:hideMark/>
          </w:tcPr>
          <w:p w14:paraId="16599343" w14:textId="77777777" w:rsidR="00C0475E" w:rsidRDefault="00C0475E" w:rsidP="00B20D8F">
            <w:pPr>
              <w:rPr>
                <w:rFonts w:ascii="Calibri" w:hAnsi="Calibri"/>
                <w:color w:val="000000"/>
                <w:sz w:val="22"/>
                <w:szCs w:val="22"/>
              </w:rPr>
            </w:pPr>
          </w:p>
        </w:tc>
        <w:tc>
          <w:tcPr>
            <w:tcW w:w="1366" w:type="dxa"/>
            <w:tcBorders>
              <w:top w:val="nil"/>
              <w:left w:val="nil"/>
              <w:bottom w:val="nil"/>
              <w:right w:val="nil"/>
            </w:tcBorders>
            <w:shd w:val="clear" w:color="auto" w:fill="auto"/>
            <w:noWrap/>
            <w:vAlign w:val="bottom"/>
            <w:hideMark/>
          </w:tcPr>
          <w:p w14:paraId="05733754" w14:textId="77777777" w:rsidR="00C0475E" w:rsidRDefault="00C0475E" w:rsidP="00B20D8F">
            <w:pPr>
              <w:rPr>
                <w:rFonts w:ascii="Calibri" w:hAnsi="Calibri"/>
                <w:color w:val="000000"/>
                <w:sz w:val="22"/>
                <w:szCs w:val="22"/>
              </w:rPr>
            </w:pPr>
          </w:p>
        </w:tc>
        <w:tc>
          <w:tcPr>
            <w:tcW w:w="254" w:type="dxa"/>
            <w:tcBorders>
              <w:top w:val="nil"/>
              <w:left w:val="nil"/>
              <w:bottom w:val="nil"/>
              <w:right w:val="nil"/>
            </w:tcBorders>
            <w:shd w:val="clear" w:color="auto" w:fill="auto"/>
            <w:noWrap/>
            <w:vAlign w:val="bottom"/>
            <w:hideMark/>
          </w:tcPr>
          <w:p w14:paraId="301E37A8" w14:textId="77777777" w:rsidR="00C0475E" w:rsidRDefault="00C0475E" w:rsidP="00B20D8F">
            <w:pPr>
              <w:rPr>
                <w:rFonts w:ascii="Calibri" w:hAnsi="Calibri"/>
                <w:color w:val="000000"/>
                <w:sz w:val="22"/>
                <w:szCs w:val="22"/>
              </w:rPr>
            </w:pPr>
          </w:p>
        </w:tc>
      </w:tr>
      <w:tr w:rsidR="00C0475E" w14:paraId="6936BBA9" w14:textId="77777777" w:rsidTr="00B20D8F">
        <w:trPr>
          <w:trHeight w:val="375"/>
        </w:trPr>
        <w:tc>
          <w:tcPr>
            <w:tcW w:w="2080" w:type="dxa"/>
            <w:tcBorders>
              <w:top w:val="nil"/>
              <w:left w:val="nil"/>
              <w:bottom w:val="nil"/>
              <w:right w:val="nil"/>
            </w:tcBorders>
            <w:shd w:val="clear" w:color="auto" w:fill="auto"/>
            <w:noWrap/>
            <w:vAlign w:val="bottom"/>
            <w:hideMark/>
          </w:tcPr>
          <w:p w14:paraId="39149DC4" w14:textId="77777777" w:rsidR="00C0475E" w:rsidRDefault="00C0475E" w:rsidP="00B20D8F">
            <w:pPr>
              <w:rPr>
                <w:rFonts w:ascii="Dark Ages" w:hAnsi="Dark Ages"/>
                <w:b/>
                <w:bCs/>
                <w:sz w:val="20"/>
                <w:szCs w:val="20"/>
              </w:rPr>
            </w:pPr>
            <w:r>
              <w:rPr>
                <w:rFonts w:ascii="Dark Ages" w:hAnsi="Dark Ages"/>
                <w:b/>
                <w:bCs/>
                <w:sz w:val="20"/>
                <w:szCs w:val="20"/>
              </w:rPr>
              <w:t>Missile Attack</w:t>
            </w:r>
          </w:p>
        </w:tc>
        <w:tc>
          <w:tcPr>
            <w:tcW w:w="760" w:type="dxa"/>
            <w:tcBorders>
              <w:top w:val="nil"/>
              <w:left w:val="nil"/>
              <w:bottom w:val="nil"/>
              <w:right w:val="nil"/>
            </w:tcBorders>
            <w:shd w:val="clear" w:color="auto" w:fill="auto"/>
            <w:noWrap/>
            <w:vAlign w:val="bottom"/>
            <w:hideMark/>
          </w:tcPr>
          <w:p w14:paraId="66F54077"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69B71462" w14:textId="77777777" w:rsidR="00C0475E" w:rsidRDefault="00C0475E" w:rsidP="00B20D8F">
            <w:pPr>
              <w:jc w:val="center"/>
              <w:rPr>
                <w:rFonts w:ascii="Calibri" w:hAnsi="Calibri" w:cs="David"/>
                <w:sz w:val="28"/>
                <w:szCs w:val="28"/>
              </w:rPr>
            </w:pPr>
            <w:r>
              <w:rPr>
                <w:rFonts w:ascii="Calibri" w:hAnsi="Calibri" w:cs="David" w:hint="cs"/>
                <w:sz w:val="28"/>
                <w:szCs w:val="28"/>
              </w:rPr>
              <w:t>16</w:t>
            </w:r>
          </w:p>
        </w:tc>
        <w:tc>
          <w:tcPr>
            <w:tcW w:w="760" w:type="dxa"/>
            <w:tcBorders>
              <w:top w:val="nil"/>
              <w:left w:val="nil"/>
              <w:bottom w:val="nil"/>
              <w:right w:val="nil"/>
            </w:tcBorders>
            <w:shd w:val="clear" w:color="auto" w:fill="auto"/>
            <w:noWrap/>
            <w:vAlign w:val="bottom"/>
            <w:hideMark/>
          </w:tcPr>
          <w:p w14:paraId="2F95D6CF"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225E898F" w14:textId="77777777" w:rsidR="00C0475E" w:rsidRDefault="00C0475E" w:rsidP="00B20D8F">
            <w:pPr>
              <w:rPr>
                <w:rFonts w:ascii="Calibri" w:hAnsi="Calibri"/>
                <w:color w:val="000000"/>
                <w:sz w:val="22"/>
                <w:szCs w:val="22"/>
              </w:rPr>
            </w:pPr>
          </w:p>
        </w:tc>
        <w:tc>
          <w:tcPr>
            <w:tcW w:w="880" w:type="dxa"/>
            <w:tcBorders>
              <w:top w:val="nil"/>
              <w:left w:val="nil"/>
              <w:bottom w:val="nil"/>
              <w:right w:val="nil"/>
            </w:tcBorders>
            <w:shd w:val="clear" w:color="auto" w:fill="auto"/>
            <w:noWrap/>
            <w:vAlign w:val="bottom"/>
            <w:hideMark/>
          </w:tcPr>
          <w:p w14:paraId="1FCFFBEF" w14:textId="77777777" w:rsidR="00C0475E" w:rsidRDefault="00C0475E" w:rsidP="00B20D8F">
            <w:pPr>
              <w:rPr>
                <w:rFonts w:ascii="Calibri" w:hAnsi="Calibri"/>
                <w:color w:val="000000"/>
                <w:sz w:val="22"/>
                <w:szCs w:val="22"/>
              </w:rPr>
            </w:pPr>
          </w:p>
        </w:tc>
        <w:tc>
          <w:tcPr>
            <w:tcW w:w="860" w:type="dxa"/>
            <w:tcBorders>
              <w:top w:val="nil"/>
              <w:left w:val="nil"/>
              <w:bottom w:val="nil"/>
              <w:right w:val="nil"/>
            </w:tcBorders>
            <w:shd w:val="clear" w:color="auto" w:fill="auto"/>
            <w:noWrap/>
            <w:vAlign w:val="bottom"/>
            <w:hideMark/>
          </w:tcPr>
          <w:p w14:paraId="0900B028" w14:textId="77777777" w:rsidR="00C0475E" w:rsidRDefault="00C0475E" w:rsidP="00B20D8F">
            <w:pPr>
              <w:rPr>
                <w:rFonts w:ascii="Calibri" w:hAnsi="Calibri"/>
                <w:color w:val="000000"/>
                <w:sz w:val="22"/>
                <w:szCs w:val="22"/>
              </w:rPr>
            </w:pPr>
          </w:p>
        </w:tc>
        <w:tc>
          <w:tcPr>
            <w:tcW w:w="1366" w:type="dxa"/>
            <w:tcBorders>
              <w:top w:val="nil"/>
              <w:left w:val="nil"/>
              <w:bottom w:val="nil"/>
              <w:right w:val="nil"/>
            </w:tcBorders>
            <w:shd w:val="clear" w:color="auto" w:fill="auto"/>
            <w:noWrap/>
            <w:vAlign w:val="bottom"/>
            <w:hideMark/>
          </w:tcPr>
          <w:p w14:paraId="7A72A813" w14:textId="77777777" w:rsidR="00C0475E" w:rsidRDefault="00C0475E" w:rsidP="00B20D8F">
            <w:pPr>
              <w:rPr>
                <w:rFonts w:ascii="Calibri" w:hAnsi="Calibri"/>
                <w:color w:val="000000"/>
                <w:sz w:val="22"/>
                <w:szCs w:val="22"/>
              </w:rPr>
            </w:pPr>
          </w:p>
        </w:tc>
        <w:tc>
          <w:tcPr>
            <w:tcW w:w="254" w:type="dxa"/>
            <w:tcBorders>
              <w:top w:val="nil"/>
              <w:left w:val="nil"/>
              <w:bottom w:val="nil"/>
              <w:right w:val="nil"/>
            </w:tcBorders>
            <w:shd w:val="clear" w:color="auto" w:fill="auto"/>
            <w:noWrap/>
            <w:vAlign w:val="bottom"/>
            <w:hideMark/>
          </w:tcPr>
          <w:p w14:paraId="1BA6CDED" w14:textId="77777777" w:rsidR="00C0475E" w:rsidRDefault="00C0475E" w:rsidP="00B20D8F">
            <w:pPr>
              <w:rPr>
                <w:rFonts w:ascii="Calibri" w:hAnsi="Calibri"/>
                <w:color w:val="000000"/>
                <w:sz w:val="22"/>
                <w:szCs w:val="22"/>
              </w:rPr>
            </w:pPr>
          </w:p>
        </w:tc>
      </w:tr>
      <w:tr w:rsidR="00C0475E" w14:paraId="31E20D1D" w14:textId="77777777" w:rsidTr="00B20D8F">
        <w:trPr>
          <w:trHeight w:val="375"/>
        </w:trPr>
        <w:tc>
          <w:tcPr>
            <w:tcW w:w="2080" w:type="dxa"/>
            <w:tcBorders>
              <w:top w:val="nil"/>
              <w:left w:val="nil"/>
              <w:bottom w:val="nil"/>
              <w:right w:val="nil"/>
            </w:tcBorders>
            <w:shd w:val="clear" w:color="auto" w:fill="auto"/>
            <w:noWrap/>
            <w:vAlign w:val="bottom"/>
            <w:hideMark/>
          </w:tcPr>
          <w:p w14:paraId="73CA35EE" w14:textId="77777777" w:rsidR="00C0475E" w:rsidRDefault="00C0475E" w:rsidP="00B20D8F">
            <w:pPr>
              <w:rPr>
                <w:rFonts w:ascii="Dark Ages" w:hAnsi="Dark Ages"/>
                <w:b/>
                <w:bCs/>
                <w:sz w:val="20"/>
                <w:szCs w:val="20"/>
              </w:rPr>
            </w:pPr>
            <w:r>
              <w:rPr>
                <w:rFonts w:ascii="Dark Ages" w:hAnsi="Dark Ages"/>
                <w:b/>
                <w:bCs/>
                <w:sz w:val="20"/>
                <w:szCs w:val="20"/>
              </w:rPr>
              <w:t>Melee Defence</w:t>
            </w:r>
          </w:p>
        </w:tc>
        <w:tc>
          <w:tcPr>
            <w:tcW w:w="760" w:type="dxa"/>
            <w:tcBorders>
              <w:top w:val="nil"/>
              <w:left w:val="nil"/>
              <w:bottom w:val="nil"/>
              <w:right w:val="nil"/>
            </w:tcBorders>
            <w:shd w:val="clear" w:color="auto" w:fill="auto"/>
            <w:noWrap/>
            <w:vAlign w:val="bottom"/>
            <w:hideMark/>
          </w:tcPr>
          <w:p w14:paraId="2F83EF1C"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7378E48E" w14:textId="77777777" w:rsidR="00C0475E" w:rsidRDefault="00C0475E" w:rsidP="00B20D8F">
            <w:pPr>
              <w:jc w:val="center"/>
              <w:rPr>
                <w:rFonts w:ascii="Calibri" w:hAnsi="Calibri" w:cs="David"/>
                <w:sz w:val="28"/>
                <w:szCs w:val="28"/>
              </w:rPr>
            </w:pPr>
            <w:r>
              <w:rPr>
                <w:rFonts w:ascii="Calibri" w:hAnsi="Calibri" w:cs="David" w:hint="cs"/>
                <w:sz w:val="28"/>
                <w:szCs w:val="28"/>
              </w:rPr>
              <w:t>6</w:t>
            </w:r>
          </w:p>
        </w:tc>
        <w:tc>
          <w:tcPr>
            <w:tcW w:w="760" w:type="dxa"/>
            <w:tcBorders>
              <w:top w:val="nil"/>
              <w:left w:val="nil"/>
              <w:bottom w:val="nil"/>
              <w:right w:val="nil"/>
            </w:tcBorders>
            <w:shd w:val="clear" w:color="auto" w:fill="auto"/>
            <w:noWrap/>
            <w:vAlign w:val="bottom"/>
            <w:hideMark/>
          </w:tcPr>
          <w:p w14:paraId="7FE4FE30"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0EF87924" w14:textId="77777777" w:rsidR="00C0475E" w:rsidRDefault="00C0475E" w:rsidP="00B20D8F">
            <w:pPr>
              <w:rPr>
                <w:rFonts w:ascii="Calibri" w:hAnsi="Calibri"/>
                <w:color w:val="000000"/>
                <w:sz w:val="22"/>
                <w:szCs w:val="22"/>
              </w:rPr>
            </w:pPr>
          </w:p>
        </w:tc>
        <w:tc>
          <w:tcPr>
            <w:tcW w:w="880" w:type="dxa"/>
            <w:tcBorders>
              <w:top w:val="nil"/>
              <w:left w:val="nil"/>
              <w:bottom w:val="nil"/>
              <w:right w:val="nil"/>
            </w:tcBorders>
            <w:shd w:val="clear" w:color="auto" w:fill="auto"/>
            <w:noWrap/>
            <w:vAlign w:val="bottom"/>
            <w:hideMark/>
          </w:tcPr>
          <w:p w14:paraId="6D4C1DBC" w14:textId="77777777" w:rsidR="00C0475E" w:rsidRDefault="00C0475E" w:rsidP="00B20D8F">
            <w:pPr>
              <w:rPr>
                <w:rFonts w:ascii="Calibri" w:hAnsi="Calibri"/>
                <w:color w:val="000000"/>
                <w:sz w:val="22"/>
                <w:szCs w:val="22"/>
              </w:rPr>
            </w:pPr>
          </w:p>
        </w:tc>
        <w:tc>
          <w:tcPr>
            <w:tcW w:w="860" w:type="dxa"/>
            <w:tcBorders>
              <w:top w:val="nil"/>
              <w:left w:val="nil"/>
              <w:bottom w:val="nil"/>
              <w:right w:val="nil"/>
            </w:tcBorders>
            <w:shd w:val="clear" w:color="auto" w:fill="auto"/>
            <w:noWrap/>
            <w:vAlign w:val="bottom"/>
            <w:hideMark/>
          </w:tcPr>
          <w:p w14:paraId="1C1DB653" w14:textId="77777777" w:rsidR="00C0475E" w:rsidRDefault="00C0475E" w:rsidP="00B20D8F">
            <w:pPr>
              <w:rPr>
                <w:rFonts w:ascii="Calibri" w:hAnsi="Calibri"/>
                <w:color w:val="000000"/>
                <w:sz w:val="22"/>
                <w:szCs w:val="22"/>
              </w:rPr>
            </w:pPr>
          </w:p>
        </w:tc>
        <w:tc>
          <w:tcPr>
            <w:tcW w:w="1366" w:type="dxa"/>
            <w:tcBorders>
              <w:top w:val="nil"/>
              <w:left w:val="nil"/>
              <w:bottom w:val="nil"/>
              <w:right w:val="nil"/>
            </w:tcBorders>
            <w:shd w:val="clear" w:color="auto" w:fill="auto"/>
            <w:noWrap/>
            <w:vAlign w:val="bottom"/>
            <w:hideMark/>
          </w:tcPr>
          <w:p w14:paraId="3AE85FE6" w14:textId="77777777" w:rsidR="00C0475E" w:rsidRDefault="00C0475E" w:rsidP="00B20D8F">
            <w:pPr>
              <w:rPr>
                <w:rFonts w:ascii="Calibri" w:hAnsi="Calibri"/>
                <w:color w:val="000000"/>
                <w:sz w:val="22"/>
                <w:szCs w:val="22"/>
              </w:rPr>
            </w:pPr>
          </w:p>
        </w:tc>
        <w:tc>
          <w:tcPr>
            <w:tcW w:w="254" w:type="dxa"/>
            <w:tcBorders>
              <w:top w:val="nil"/>
              <w:left w:val="nil"/>
              <w:bottom w:val="nil"/>
              <w:right w:val="nil"/>
            </w:tcBorders>
            <w:shd w:val="clear" w:color="auto" w:fill="auto"/>
            <w:noWrap/>
            <w:vAlign w:val="bottom"/>
            <w:hideMark/>
          </w:tcPr>
          <w:p w14:paraId="7FB3DAE9" w14:textId="77777777" w:rsidR="00C0475E" w:rsidRDefault="00C0475E" w:rsidP="00B20D8F">
            <w:pPr>
              <w:rPr>
                <w:rFonts w:ascii="Calibri" w:hAnsi="Calibri"/>
                <w:color w:val="000000"/>
                <w:sz w:val="22"/>
                <w:szCs w:val="22"/>
              </w:rPr>
            </w:pPr>
          </w:p>
        </w:tc>
      </w:tr>
      <w:tr w:rsidR="00C0475E" w14:paraId="1D9E4DEB" w14:textId="77777777" w:rsidTr="00B20D8F">
        <w:trPr>
          <w:trHeight w:val="375"/>
        </w:trPr>
        <w:tc>
          <w:tcPr>
            <w:tcW w:w="2080" w:type="dxa"/>
            <w:tcBorders>
              <w:top w:val="nil"/>
              <w:left w:val="nil"/>
              <w:bottom w:val="nil"/>
              <w:right w:val="nil"/>
            </w:tcBorders>
            <w:shd w:val="clear" w:color="auto" w:fill="auto"/>
            <w:noWrap/>
            <w:vAlign w:val="bottom"/>
            <w:hideMark/>
          </w:tcPr>
          <w:p w14:paraId="481DDDBD" w14:textId="77777777" w:rsidR="00C0475E" w:rsidRDefault="00C0475E" w:rsidP="00B20D8F">
            <w:pPr>
              <w:rPr>
                <w:rFonts w:ascii="Dark Ages" w:hAnsi="Dark Ages"/>
                <w:b/>
                <w:bCs/>
                <w:sz w:val="20"/>
                <w:szCs w:val="20"/>
              </w:rPr>
            </w:pPr>
            <w:r>
              <w:rPr>
                <w:rFonts w:ascii="Dark Ages" w:hAnsi="Dark Ages"/>
                <w:b/>
                <w:bCs/>
                <w:sz w:val="20"/>
                <w:szCs w:val="20"/>
              </w:rPr>
              <w:t>Missile Defence</w:t>
            </w:r>
          </w:p>
        </w:tc>
        <w:tc>
          <w:tcPr>
            <w:tcW w:w="760" w:type="dxa"/>
            <w:tcBorders>
              <w:top w:val="nil"/>
              <w:left w:val="nil"/>
              <w:bottom w:val="nil"/>
              <w:right w:val="nil"/>
            </w:tcBorders>
            <w:shd w:val="clear" w:color="auto" w:fill="auto"/>
            <w:noWrap/>
            <w:vAlign w:val="bottom"/>
            <w:hideMark/>
          </w:tcPr>
          <w:p w14:paraId="3CD06B16"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22A8F326" w14:textId="77777777" w:rsidR="00C0475E" w:rsidRDefault="00C0475E" w:rsidP="00B20D8F">
            <w:pPr>
              <w:jc w:val="center"/>
              <w:rPr>
                <w:rFonts w:ascii="Calibri" w:hAnsi="Calibri" w:cs="David"/>
                <w:sz w:val="28"/>
                <w:szCs w:val="28"/>
              </w:rPr>
            </w:pPr>
            <w:r>
              <w:rPr>
                <w:rFonts w:ascii="Calibri" w:hAnsi="Calibri" w:cs="David" w:hint="cs"/>
                <w:sz w:val="28"/>
                <w:szCs w:val="28"/>
              </w:rPr>
              <w:t>7</w:t>
            </w:r>
          </w:p>
        </w:tc>
        <w:tc>
          <w:tcPr>
            <w:tcW w:w="760" w:type="dxa"/>
            <w:tcBorders>
              <w:top w:val="nil"/>
              <w:left w:val="nil"/>
              <w:bottom w:val="nil"/>
              <w:right w:val="nil"/>
            </w:tcBorders>
            <w:shd w:val="clear" w:color="auto" w:fill="auto"/>
            <w:noWrap/>
            <w:vAlign w:val="bottom"/>
            <w:hideMark/>
          </w:tcPr>
          <w:p w14:paraId="4684CF92"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701BFAEA" w14:textId="77777777" w:rsidR="00C0475E" w:rsidRDefault="00C0475E" w:rsidP="00B20D8F">
            <w:pPr>
              <w:rPr>
                <w:rFonts w:ascii="Calibri" w:hAnsi="Calibri"/>
                <w:color w:val="000000"/>
                <w:sz w:val="22"/>
                <w:szCs w:val="22"/>
              </w:rPr>
            </w:pPr>
          </w:p>
        </w:tc>
        <w:tc>
          <w:tcPr>
            <w:tcW w:w="880" w:type="dxa"/>
            <w:tcBorders>
              <w:top w:val="nil"/>
              <w:left w:val="nil"/>
              <w:bottom w:val="nil"/>
              <w:right w:val="nil"/>
            </w:tcBorders>
            <w:shd w:val="clear" w:color="auto" w:fill="auto"/>
            <w:noWrap/>
            <w:vAlign w:val="bottom"/>
            <w:hideMark/>
          </w:tcPr>
          <w:p w14:paraId="7C75CBE7" w14:textId="77777777" w:rsidR="00C0475E" w:rsidRDefault="00C0475E" w:rsidP="00B20D8F">
            <w:pPr>
              <w:rPr>
                <w:rFonts w:ascii="Calibri" w:hAnsi="Calibri"/>
                <w:color w:val="000000"/>
                <w:sz w:val="22"/>
                <w:szCs w:val="22"/>
              </w:rPr>
            </w:pPr>
          </w:p>
        </w:tc>
        <w:tc>
          <w:tcPr>
            <w:tcW w:w="860" w:type="dxa"/>
            <w:tcBorders>
              <w:top w:val="nil"/>
              <w:left w:val="nil"/>
              <w:bottom w:val="nil"/>
              <w:right w:val="nil"/>
            </w:tcBorders>
            <w:shd w:val="clear" w:color="auto" w:fill="auto"/>
            <w:noWrap/>
            <w:vAlign w:val="bottom"/>
            <w:hideMark/>
          </w:tcPr>
          <w:p w14:paraId="4E1C6882" w14:textId="77777777" w:rsidR="00C0475E" w:rsidRDefault="00C0475E" w:rsidP="00B20D8F">
            <w:pPr>
              <w:rPr>
                <w:rFonts w:ascii="Calibri" w:hAnsi="Calibri"/>
                <w:color w:val="000000"/>
                <w:sz w:val="22"/>
                <w:szCs w:val="22"/>
              </w:rPr>
            </w:pPr>
          </w:p>
        </w:tc>
        <w:tc>
          <w:tcPr>
            <w:tcW w:w="1366" w:type="dxa"/>
            <w:tcBorders>
              <w:top w:val="nil"/>
              <w:left w:val="nil"/>
              <w:bottom w:val="nil"/>
              <w:right w:val="nil"/>
            </w:tcBorders>
            <w:shd w:val="clear" w:color="auto" w:fill="auto"/>
            <w:noWrap/>
            <w:vAlign w:val="bottom"/>
            <w:hideMark/>
          </w:tcPr>
          <w:p w14:paraId="32E22C5A" w14:textId="77777777" w:rsidR="00C0475E" w:rsidRDefault="00C0475E" w:rsidP="00B20D8F">
            <w:pPr>
              <w:rPr>
                <w:rFonts w:ascii="Calibri" w:hAnsi="Calibri"/>
                <w:color w:val="000000"/>
                <w:sz w:val="22"/>
                <w:szCs w:val="22"/>
              </w:rPr>
            </w:pPr>
          </w:p>
        </w:tc>
        <w:tc>
          <w:tcPr>
            <w:tcW w:w="254" w:type="dxa"/>
            <w:tcBorders>
              <w:top w:val="nil"/>
              <w:left w:val="nil"/>
              <w:bottom w:val="nil"/>
              <w:right w:val="nil"/>
            </w:tcBorders>
            <w:shd w:val="clear" w:color="auto" w:fill="auto"/>
            <w:noWrap/>
            <w:vAlign w:val="bottom"/>
            <w:hideMark/>
          </w:tcPr>
          <w:p w14:paraId="29CC4C78" w14:textId="77777777" w:rsidR="00C0475E" w:rsidRDefault="00C0475E" w:rsidP="00B20D8F">
            <w:pPr>
              <w:rPr>
                <w:rFonts w:ascii="Calibri" w:hAnsi="Calibri"/>
                <w:color w:val="000000"/>
                <w:sz w:val="22"/>
                <w:szCs w:val="22"/>
              </w:rPr>
            </w:pPr>
          </w:p>
        </w:tc>
      </w:tr>
      <w:tr w:rsidR="00C0475E" w14:paraId="06216175" w14:textId="77777777" w:rsidTr="00B20D8F">
        <w:trPr>
          <w:trHeight w:val="390"/>
        </w:trPr>
        <w:tc>
          <w:tcPr>
            <w:tcW w:w="2080" w:type="dxa"/>
            <w:tcBorders>
              <w:top w:val="nil"/>
              <w:left w:val="nil"/>
              <w:bottom w:val="nil"/>
              <w:right w:val="nil"/>
            </w:tcBorders>
            <w:shd w:val="clear" w:color="auto" w:fill="auto"/>
            <w:noWrap/>
            <w:vAlign w:val="bottom"/>
            <w:hideMark/>
          </w:tcPr>
          <w:p w14:paraId="5D1FFE4C" w14:textId="77777777" w:rsidR="00C0475E" w:rsidRDefault="00C0475E" w:rsidP="00B20D8F">
            <w:pPr>
              <w:rPr>
                <w:rFonts w:ascii="Dark Ages" w:hAnsi="Dark Ages"/>
                <w:b/>
                <w:bCs/>
                <w:sz w:val="20"/>
                <w:szCs w:val="20"/>
              </w:rPr>
            </w:pPr>
            <w:r>
              <w:rPr>
                <w:rFonts w:ascii="Dark Ages" w:hAnsi="Dark Ages"/>
                <w:b/>
                <w:bCs/>
                <w:sz w:val="20"/>
                <w:szCs w:val="20"/>
              </w:rPr>
              <w:t>Weapons</w:t>
            </w:r>
          </w:p>
        </w:tc>
        <w:tc>
          <w:tcPr>
            <w:tcW w:w="760" w:type="dxa"/>
            <w:tcBorders>
              <w:top w:val="nil"/>
              <w:left w:val="nil"/>
              <w:bottom w:val="nil"/>
              <w:right w:val="nil"/>
            </w:tcBorders>
            <w:shd w:val="clear" w:color="auto" w:fill="auto"/>
            <w:noWrap/>
            <w:vAlign w:val="bottom"/>
            <w:hideMark/>
          </w:tcPr>
          <w:p w14:paraId="2F6B7FDA"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4A14AAA8" w14:textId="77777777" w:rsidR="00C0475E" w:rsidRDefault="00C0475E" w:rsidP="00B20D8F">
            <w:pPr>
              <w:rPr>
                <w:rFonts w:ascii="Calibri" w:hAnsi="Calibri" w:cs="David"/>
                <w:sz w:val="28"/>
                <w:szCs w:val="28"/>
              </w:rPr>
            </w:pPr>
            <w:r>
              <w:rPr>
                <w:rFonts w:ascii="Calibri" w:hAnsi="Calibri" w:cs="David" w:hint="cs"/>
                <w:sz w:val="28"/>
                <w:szCs w:val="28"/>
              </w:rPr>
              <w:t>WH</w:t>
            </w:r>
          </w:p>
        </w:tc>
        <w:tc>
          <w:tcPr>
            <w:tcW w:w="760" w:type="dxa"/>
            <w:tcBorders>
              <w:top w:val="nil"/>
              <w:left w:val="nil"/>
              <w:bottom w:val="nil"/>
              <w:right w:val="nil"/>
            </w:tcBorders>
            <w:shd w:val="clear" w:color="auto" w:fill="auto"/>
            <w:noWrap/>
            <w:vAlign w:val="bottom"/>
            <w:hideMark/>
          </w:tcPr>
          <w:p w14:paraId="15E3CE6B"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5F729B1D" w14:textId="77777777" w:rsidR="00C0475E" w:rsidRDefault="00C0475E" w:rsidP="00B20D8F">
            <w:pPr>
              <w:rPr>
                <w:rFonts w:ascii="Calibri" w:hAnsi="Calibri"/>
                <w:color w:val="000000"/>
                <w:sz w:val="22"/>
                <w:szCs w:val="22"/>
              </w:rPr>
            </w:pPr>
          </w:p>
        </w:tc>
        <w:tc>
          <w:tcPr>
            <w:tcW w:w="880" w:type="dxa"/>
            <w:tcBorders>
              <w:top w:val="nil"/>
              <w:left w:val="nil"/>
              <w:bottom w:val="nil"/>
              <w:right w:val="nil"/>
            </w:tcBorders>
            <w:shd w:val="clear" w:color="auto" w:fill="auto"/>
            <w:noWrap/>
            <w:vAlign w:val="bottom"/>
            <w:hideMark/>
          </w:tcPr>
          <w:p w14:paraId="4AB582DF" w14:textId="77777777" w:rsidR="00C0475E" w:rsidRDefault="00C0475E" w:rsidP="00B20D8F">
            <w:pPr>
              <w:rPr>
                <w:rFonts w:ascii="Calibri" w:hAnsi="Calibri"/>
                <w:color w:val="000000"/>
                <w:sz w:val="22"/>
                <w:szCs w:val="22"/>
              </w:rPr>
            </w:pPr>
          </w:p>
        </w:tc>
        <w:tc>
          <w:tcPr>
            <w:tcW w:w="860" w:type="dxa"/>
            <w:tcBorders>
              <w:top w:val="nil"/>
              <w:left w:val="nil"/>
              <w:bottom w:val="nil"/>
              <w:right w:val="nil"/>
            </w:tcBorders>
            <w:shd w:val="clear" w:color="auto" w:fill="auto"/>
            <w:noWrap/>
            <w:vAlign w:val="bottom"/>
            <w:hideMark/>
          </w:tcPr>
          <w:p w14:paraId="306A8EF6" w14:textId="77777777" w:rsidR="00C0475E" w:rsidRDefault="00C0475E" w:rsidP="00B20D8F">
            <w:pPr>
              <w:rPr>
                <w:rFonts w:ascii="Calibri" w:hAnsi="Calibri"/>
                <w:color w:val="000000"/>
                <w:sz w:val="22"/>
                <w:szCs w:val="22"/>
              </w:rPr>
            </w:pPr>
          </w:p>
        </w:tc>
        <w:tc>
          <w:tcPr>
            <w:tcW w:w="1366" w:type="dxa"/>
            <w:tcBorders>
              <w:top w:val="nil"/>
              <w:left w:val="nil"/>
              <w:bottom w:val="nil"/>
              <w:right w:val="nil"/>
            </w:tcBorders>
            <w:shd w:val="clear" w:color="auto" w:fill="auto"/>
            <w:noWrap/>
            <w:vAlign w:val="bottom"/>
            <w:hideMark/>
          </w:tcPr>
          <w:p w14:paraId="02FB4711" w14:textId="77777777" w:rsidR="00C0475E" w:rsidRDefault="00C0475E" w:rsidP="00B20D8F">
            <w:pPr>
              <w:rPr>
                <w:rFonts w:ascii="Calibri" w:hAnsi="Calibri"/>
                <w:color w:val="000000"/>
                <w:sz w:val="22"/>
                <w:szCs w:val="22"/>
              </w:rPr>
            </w:pPr>
          </w:p>
        </w:tc>
        <w:tc>
          <w:tcPr>
            <w:tcW w:w="254" w:type="dxa"/>
            <w:tcBorders>
              <w:top w:val="nil"/>
              <w:left w:val="nil"/>
              <w:bottom w:val="nil"/>
              <w:right w:val="nil"/>
            </w:tcBorders>
            <w:shd w:val="clear" w:color="auto" w:fill="auto"/>
            <w:noWrap/>
            <w:vAlign w:val="bottom"/>
            <w:hideMark/>
          </w:tcPr>
          <w:p w14:paraId="7CE20687" w14:textId="77777777" w:rsidR="00C0475E" w:rsidRDefault="00C0475E" w:rsidP="00B20D8F">
            <w:pPr>
              <w:rPr>
                <w:rFonts w:ascii="Calibri" w:hAnsi="Calibri"/>
                <w:color w:val="000000"/>
                <w:sz w:val="22"/>
                <w:szCs w:val="22"/>
              </w:rPr>
            </w:pPr>
          </w:p>
        </w:tc>
      </w:tr>
      <w:tr w:rsidR="00C0475E" w14:paraId="31660FBB" w14:textId="77777777" w:rsidTr="00B20D8F">
        <w:trPr>
          <w:trHeight w:val="465"/>
        </w:trPr>
        <w:tc>
          <w:tcPr>
            <w:tcW w:w="2080" w:type="dxa"/>
            <w:tcBorders>
              <w:top w:val="nil"/>
              <w:left w:val="nil"/>
              <w:bottom w:val="nil"/>
              <w:right w:val="nil"/>
            </w:tcBorders>
            <w:shd w:val="clear" w:color="auto" w:fill="auto"/>
            <w:noWrap/>
            <w:vAlign w:val="center"/>
            <w:hideMark/>
          </w:tcPr>
          <w:p w14:paraId="49A48C03" w14:textId="77777777" w:rsidR="00C0475E" w:rsidRDefault="00C0475E" w:rsidP="00B20D8F">
            <w:pPr>
              <w:rPr>
                <w:rFonts w:ascii="Dark Ages" w:hAnsi="Dark Ages"/>
                <w:b/>
                <w:bCs/>
                <w:sz w:val="20"/>
                <w:szCs w:val="20"/>
              </w:rPr>
            </w:pPr>
            <w:r>
              <w:rPr>
                <w:rFonts w:ascii="Dark Ages" w:hAnsi="Dark Ages"/>
                <w:b/>
                <w:bCs/>
                <w:sz w:val="20"/>
                <w:szCs w:val="20"/>
              </w:rPr>
              <w:t>Cohesion Hits</w:t>
            </w:r>
          </w:p>
        </w:tc>
        <w:tc>
          <w:tcPr>
            <w:tcW w:w="760" w:type="dxa"/>
            <w:tcBorders>
              <w:top w:val="single" w:sz="12" w:space="0" w:color="auto"/>
              <w:left w:val="single" w:sz="12" w:space="0" w:color="auto"/>
              <w:bottom w:val="single" w:sz="12" w:space="0" w:color="auto"/>
              <w:right w:val="single" w:sz="12" w:space="0" w:color="auto"/>
            </w:tcBorders>
            <w:shd w:val="clear" w:color="000000" w:fill="99CC00"/>
            <w:noWrap/>
            <w:vAlign w:val="center"/>
            <w:hideMark/>
          </w:tcPr>
          <w:p w14:paraId="489C2602" w14:textId="77777777" w:rsidR="00C0475E" w:rsidRDefault="00C0475E" w:rsidP="00B20D8F">
            <w:pPr>
              <w:jc w:val="center"/>
              <w:rPr>
                <w:rFonts w:ascii="Arial" w:hAnsi="Arial" w:cs="Arial"/>
                <w:b/>
                <w:bCs/>
                <w:sz w:val="32"/>
                <w:szCs w:val="32"/>
              </w:rPr>
            </w:pPr>
            <w:r>
              <w:rPr>
                <w:rFonts w:ascii="Arial" w:hAnsi="Arial" w:cs="Arial"/>
                <w:b/>
                <w:bCs/>
                <w:sz w:val="32"/>
                <w:szCs w:val="32"/>
              </w:rPr>
              <w:t>1</w:t>
            </w:r>
          </w:p>
        </w:tc>
        <w:tc>
          <w:tcPr>
            <w:tcW w:w="760" w:type="dxa"/>
            <w:tcBorders>
              <w:top w:val="single" w:sz="12" w:space="0" w:color="auto"/>
              <w:left w:val="nil"/>
              <w:bottom w:val="single" w:sz="12" w:space="0" w:color="auto"/>
              <w:right w:val="single" w:sz="12" w:space="0" w:color="auto"/>
            </w:tcBorders>
            <w:shd w:val="clear" w:color="000000" w:fill="FFCCCC"/>
            <w:noWrap/>
            <w:vAlign w:val="center"/>
            <w:hideMark/>
          </w:tcPr>
          <w:p w14:paraId="296AE92E" w14:textId="77777777" w:rsidR="00C0475E" w:rsidRDefault="00C0475E" w:rsidP="00B20D8F">
            <w:pPr>
              <w:jc w:val="center"/>
              <w:rPr>
                <w:rFonts w:ascii="Arial" w:hAnsi="Arial" w:cs="Arial"/>
                <w:b/>
                <w:bCs/>
                <w:sz w:val="32"/>
                <w:szCs w:val="32"/>
              </w:rPr>
            </w:pPr>
            <w:r>
              <w:rPr>
                <w:rFonts w:ascii="Arial" w:hAnsi="Arial" w:cs="Arial"/>
                <w:b/>
                <w:bCs/>
                <w:sz w:val="32"/>
                <w:szCs w:val="32"/>
              </w:rPr>
              <w:t>2</w:t>
            </w:r>
          </w:p>
        </w:tc>
        <w:tc>
          <w:tcPr>
            <w:tcW w:w="760" w:type="dxa"/>
            <w:tcBorders>
              <w:top w:val="single" w:sz="12" w:space="0" w:color="auto"/>
              <w:left w:val="nil"/>
              <w:bottom w:val="single" w:sz="12" w:space="0" w:color="auto"/>
              <w:right w:val="single" w:sz="12" w:space="0" w:color="auto"/>
            </w:tcBorders>
            <w:shd w:val="clear" w:color="000000" w:fill="FFCCCC"/>
            <w:noWrap/>
            <w:vAlign w:val="center"/>
            <w:hideMark/>
          </w:tcPr>
          <w:p w14:paraId="05804402" w14:textId="77777777" w:rsidR="00C0475E" w:rsidRDefault="00C0475E" w:rsidP="00B20D8F">
            <w:pPr>
              <w:jc w:val="center"/>
              <w:rPr>
                <w:rFonts w:ascii="Arial" w:hAnsi="Arial" w:cs="Arial"/>
                <w:b/>
                <w:bCs/>
                <w:sz w:val="28"/>
                <w:szCs w:val="28"/>
              </w:rPr>
            </w:pPr>
            <w:r>
              <w:rPr>
                <w:rFonts w:ascii="Arial" w:hAnsi="Arial" w:cs="Arial"/>
                <w:b/>
                <w:bCs/>
                <w:sz w:val="28"/>
                <w:szCs w:val="28"/>
              </w:rPr>
              <w:t>3</w:t>
            </w:r>
          </w:p>
        </w:tc>
        <w:tc>
          <w:tcPr>
            <w:tcW w:w="760" w:type="dxa"/>
            <w:tcBorders>
              <w:top w:val="single" w:sz="12" w:space="0" w:color="auto"/>
              <w:left w:val="nil"/>
              <w:bottom w:val="single" w:sz="12" w:space="0" w:color="auto"/>
              <w:right w:val="single" w:sz="12" w:space="0" w:color="auto"/>
            </w:tcBorders>
            <w:shd w:val="clear" w:color="000000" w:fill="CCCCFF"/>
            <w:noWrap/>
            <w:vAlign w:val="center"/>
            <w:hideMark/>
          </w:tcPr>
          <w:p w14:paraId="24BDC058" w14:textId="77777777" w:rsidR="00C0475E" w:rsidRDefault="00C0475E" w:rsidP="00B20D8F">
            <w:pPr>
              <w:jc w:val="center"/>
              <w:rPr>
                <w:rFonts w:ascii="Arial" w:hAnsi="Arial" w:cs="Arial"/>
                <w:b/>
                <w:bCs/>
                <w:sz w:val="28"/>
                <w:szCs w:val="28"/>
              </w:rPr>
            </w:pPr>
            <w:r>
              <w:rPr>
                <w:rFonts w:ascii="Arial" w:hAnsi="Arial" w:cs="Arial"/>
                <w:b/>
                <w:bCs/>
                <w:sz w:val="28"/>
                <w:szCs w:val="28"/>
              </w:rPr>
              <w:t>4</w:t>
            </w:r>
          </w:p>
        </w:tc>
        <w:tc>
          <w:tcPr>
            <w:tcW w:w="880" w:type="dxa"/>
            <w:tcBorders>
              <w:top w:val="single" w:sz="12" w:space="0" w:color="auto"/>
              <w:left w:val="nil"/>
              <w:bottom w:val="single" w:sz="12" w:space="0" w:color="auto"/>
              <w:right w:val="single" w:sz="12" w:space="0" w:color="auto"/>
            </w:tcBorders>
            <w:shd w:val="clear" w:color="000000" w:fill="CCCCFF"/>
            <w:noWrap/>
            <w:vAlign w:val="center"/>
            <w:hideMark/>
          </w:tcPr>
          <w:p w14:paraId="1E88AB9D" w14:textId="77777777" w:rsidR="00C0475E" w:rsidRDefault="00C0475E" w:rsidP="00B20D8F">
            <w:pPr>
              <w:jc w:val="center"/>
              <w:rPr>
                <w:rFonts w:ascii="Arial" w:hAnsi="Arial" w:cs="Arial"/>
                <w:b/>
                <w:bCs/>
                <w:sz w:val="28"/>
                <w:szCs w:val="28"/>
              </w:rPr>
            </w:pPr>
            <w:r>
              <w:rPr>
                <w:rFonts w:ascii="Arial" w:hAnsi="Arial" w:cs="Arial"/>
                <w:b/>
                <w:bCs/>
                <w:sz w:val="28"/>
                <w:szCs w:val="28"/>
              </w:rPr>
              <w:t>5</w:t>
            </w:r>
          </w:p>
        </w:tc>
        <w:tc>
          <w:tcPr>
            <w:tcW w:w="860" w:type="dxa"/>
            <w:tcBorders>
              <w:top w:val="single" w:sz="12" w:space="0" w:color="auto"/>
              <w:left w:val="nil"/>
              <w:bottom w:val="single" w:sz="12" w:space="0" w:color="auto"/>
              <w:right w:val="single" w:sz="12" w:space="0" w:color="auto"/>
            </w:tcBorders>
            <w:shd w:val="clear" w:color="000000" w:fill="CCCCFF"/>
            <w:noWrap/>
            <w:vAlign w:val="center"/>
            <w:hideMark/>
          </w:tcPr>
          <w:p w14:paraId="7C2C6FFC" w14:textId="77777777" w:rsidR="00C0475E" w:rsidRDefault="00C0475E" w:rsidP="00B20D8F">
            <w:pPr>
              <w:jc w:val="center"/>
              <w:rPr>
                <w:rFonts w:ascii="Arial" w:hAnsi="Arial" w:cs="Arial"/>
                <w:b/>
                <w:bCs/>
                <w:sz w:val="28"/>
                <w:szCs w:val="28"/>
              </w:rPr>
            </w:pPr>
            <w:r>
              <w:rPr>
                <w:rFonts w:ascii="Arial" w:hAnsi="Arial" w:cs="Arial"/>
                <w:b/>
                <w:bCs/>
                <w:sz w:val="28"/>
                <w:szCs w:val="28"/>
              </w:rPr>
              <w:t>6</w:t>
            </w:r>
          </w:p>
        </w:tc>
        <w:tc>
          <w:tcPr>
            <w:tcW w:w="1366" w:type="dxa"/>
            <w:tcBorders>
              <w:top w:val="single" w:sz="12" w:space="0" w:color="auto"/>
              <w:left w:val="nil"/>
              <w:bottom w:val="single" w:sz="12" w:space="0" w:color="auto"/>
              <w:right w:val="single" w:sz="12" w:space="0" w:color="auto"/>
            </w:tcBorders>
            <w:shd w:val="clear" w:color="000000" w:fill="FF0000"/>
            <w:noWrap/>
            <w:vAlign w:val="center"/>
            <w:hideMark/>
          </w:tcPr>
          <w:p w14:paraId="4FD12177" w14:textId="77777777" w:rsidR="00C0475E" w:rsidRDefault="00C0475E" w:rsidP="00B20D8F">
            <w:pPr>
              <w:jc w:val="center"/>
              <w:rPr>
                <w:rFonts w:ascii="Blood Of Dracula" w:hAnsi="Blood Of Dracula"/>
                <w:b/>
                <w:bCs/>
                <w:color w:val="FFC000"/>
                <w:sz w:val="32"/>
                <w:szCs w:val="32"/>
              </w:rPr>
            </w:pPr>
            <w:r>
              <w:rPr>
                <w:rFonts w:ascii="Blood Of Dracula" w:hAnsi="Blood Of Dracula"/>
                <w:b/>
                <w:bCs/>
                <w:color w:val="FFC000"/>
                <w:sz w:val="32"/>
                <w:szCs w:val="32"/>
              </w:rPr>
              <w:t>7</w:t>
            </w:r>
          </w:p>
        </w:tc>
        <w:tc>
          <w:tcPr>
            <w:tcW w:w="254" w:type="dxa"/>
            <w:tcBorders>
              <w:top w:val="nil"/>
              <w:left w:val="nil"/>
              <w:bottom w:val="nil"/>
              <w:right w:val="nil"/>
            </w:tcBorders>
            <w:shd w:val="clear" w:color="auto" w:fill="auto"/>
            <w:noWrap/>
            <w:vAlign w:val="bottom"/>
            <w:hideMark/>
          </w:tcPr>
          <w:p w14:paraId="24FDA314" w14:textId="77777777" w:rsidR="00C0475E" w:rsidRDefault="00C0475E" w:rsidP="00B20D8F">
            <w:pPr>
              <w:rPr>
                <w:rFonts w:ascii="Calibri" w:hAnsi="Calibri"/>
                <w:color w:val="000000"/>
                <w:sz w:val="22"/>
                <w:szCs w:val="22"/>
              </w:rPr>
            </w:pPr>
          </w:p>
        </w:tc>
      </w:tr>
      <w:tr w:rsidR="00C0475E" w14:paraId="23BDF187" w14:textId="77777777" w:rsidTr="00B20D8F">
        <w:trPr>
          <w:trHeight w:val="435"/>
        </w:trPr>
        <w:tc>
          <w:tcPr>
            <w:tcW w:w="2080" w:type="dxa"/>
            <w:tcBorders>
              <w:top w:val="nil"/>
              <w:left w:val="nil"/>
              <w:bottom w:val="nil"/>
              <w:right w:val="nil"/>
            </w:tcBorders>
            <w:shd w:val="clear" w:color="auto" w:fill="auto"/>
            <w:noWrap/>
            <w:vAlign w:val="bottom"/>
            <w:hideMark/>
          </w:tcPr>
          <w:p w14:paraId="33764E21" w14:textId="77777777" w:rsidR="00C0475E" w:rsidRDefault="00C0475E" w:rsidP="00B20D8F">
            <w:pPr>
              <w:rPr>
                <w:rFonts w:ascii="Arial" w:hAnsi="Arial" w:cs="Arial"/>
                <w:b/>
                <w:bCs/>
                <w:sz w:val="20"/>
                <w:szCs w:val="20"/>
              </w:rPr>
            </w:pPr>
          </w:p>
        </w:tc>
        <w:tc>
          <w:tcPr>
            <w:tcW w:w="760" w:type="dxa"/>
            <w:tcBorders>
              <w:top w:val="nil"/>
              <w:left w:val="single" w:sz="12" w:space="0" w:color="auto"/>
              <w:bottom w:val="single" w:sz="12" w:space="0" w:color="auto"/>
              <w:right w:val="single" w:sz="12" w:space="0" w:color="auto"/>
            </w:tcBorders>
            <w:shd w:val="clear" w:color="000000" w:fill="FFFF99"/>
            <w:vAlign w:val="center"/>
            <w:hideMark/>
          </w:tcPr>
          <w:p w14:paraId="5CA00F9E" w14:textId="77777777" w:rsidR="00C0475E" w:rsidRDefault="00C0475E" w:rsidP="00B20D8F">
            <w:pPr>
              <w:jc w:val="center"/>
              <w:rPr>
                <w:rFonts w:ascii="Arial" w:hAnsi="Arial" w:cs="Arial"/>
                <w:b/>
                <w:bCs/>
                <w:color w:val="FF0000"/>
                <w:sz w:val="32"/>
                <w:szCs w:val="32"/>
              </w:rPr>
            </w:pPr>
            <w:r>
              <w:rPr>
                <w:rFonts w:ascii="Arial" w:hAnsi="Arial" w:cs="Arial"/>
                <w:b/>
                <w:bCs/>
                <w:color w:val="FF0000"/>
                <w:sz w:val="32"/>
                <w:szCs w:val="32"/>
              </w:rPr>
              <w:t> </w:t>
            </w:r>
          </w:p>
        </w:tc>
        <w:tc>
          <w:tcPr>
            <w:tcW w:w="760" w:type="dxa"/>
            <w:tcBorders>
              <w:top w:val="nil"/>
              <w:left w:val="nil"/>
              <w:bottom w:val="single" w:sz="12" w:space="0" w:color="auto"/>
              <w:right w:val="single" w:sz="12" w:space="0" w:color="auto"/>
            </w:tcBorders>
            <w:shd w:val="clear" w:color="000000" w:fill="FFFF99"/>
            <w:vAlign w:val="center"/>
            <w:hideMark/>
          </w:tcPr>
          <w:p w14:paraId="0384131E" w14:textId="77777777" w:rsidR="00C0475E" w:rsidRDefault="00C0475E" w:rsidP="00B20D8F">
            <w:pPr>
              <w:jc w:val="center"/>
              <w:rPr>
                <w:rFonts w:ascii="Arial" w:hAnsi="Arial" w:cs="Arial"/>
                <w:b/>
                <w:bCs/>
                <w:color w:val="FF0000"/>
                <w:sz w:val="32"/>
                <w:szCs w:val="32"/>
              </w:rPr>
            </w:pPr>
            <w:r>
              <w:rPr>
                <w:rFonts w:ascii="Arial" w:hAnsi="Arial" w:cs="Arial"/>
                <w:b/>
                <w:bCs/>
                <w:color w:val="FF0000"/>
                <w:sz w:val="32"/>
                <w:szCs w:val="32"/>
              </w:rPr>
              <w:t> </w:t>
            </w:r>
          </w:p>
        </w:tc>
        <w:tc>
          <w:tcPr>
            <w:tcW w:w="760" w:type="dxa"/>
            <w:tcBorders>
              <w:top w:val="nil"/>
              <w:left w:val="nil"/>
              <w:bottom w:val="single" w:sz="12" w:space="0" w:color="auto"/>
              <w:right w:val="single" w:sz="12" w:space="0" w:color="auto"/>
            </w:tcBorders>
            <w:shd w:val="clear" w:color="000000" w:fill="FFCC99"/>
            <w:vAlign w:val="center"/>
            <w:hideMark/>
          </w:tcPr>
          <w:p w14:paraId="7CDE1CE4" w14:textId="77777777" w:rsidR="00C0475E" w:rsidRDefault="00C0475E" w:rsidP="00B20D8F">
            <w:pPr>
              <w:jc w:val="center"/>
              <w:rPr>
                <w:rFonts w:ascii="Arial" w:hAnsi="Arial" w:cs="Arial"/>
                <w:b/>
                <w:bCs/>
                <w:color w:val="FF0000"/>
                <w:sz w:val="32"/>
                <w:szCs w:val="32"/>
              </w:rPr>
            </w:pPr>
            <w:r>
              <w:rPr>
                <w:rFonts w:ascii="Arial" w:hAnsi="Arial" w:cs="Arial"/>
                <w:b/>
                <w:bCs/>
                <w:color w:val="FF0000"/>
                <w:sz w:val="32"/>
                <w:szCs w:val="32"/>
              </w:rPr>
              <w:t> </w:t>
            </w:r>
          </w:p>
        </w:tc>
        <w:tc>
          <w:tcPr>
            <w:tcW w:w="760" w:type="dxa"/>
            <w:tcBorders>
              <w:top w:val="nil"/>
              <w:left w:val="nil"/>
              <w:bottom w:val="single" w:sz="12" w:space="0" w:color="auto"/>
              <w:right w:val="single" w:sz="12" w:space="0" w:color="auto"/>
            </w:tcBorders>
            <w:shd w:val="clear" w:color="000000" w:fill="9999FF"/>
            <w:vAlign w:val="center"/>
            <w:hideMark/>
          </w:tcPr>
          <w:p w14:paraId="70076377" w14:textId="77777777" w:rsidR="00C0475E" w:rsidRDefault="00C0475E" w:rsidP="00B20D8F">
            <w:pPr>
              <w:jc w:val="center"/>
              <w:rPr>
                <w:rFonts w:ascii="Arial" w:hAnsi="Arial" w:cs="Arial"/>
                <w:b/>
                <w:bCs/>
                <w:color w:val="FF0000"/>
                <w:sz w:val="32"/>
                <w:szCs w:val="32"/>
              </w:rPr>
            </w:pPr>
            <w:r>
              <w:rPr>
                <w:rFonts w:ascii="Arial" w:hAnsi="Arial" w:cs="Arial"/>
                <w:b/>
                <w:bCs/>
                <w:color w:val="FF0000"/>
                <w:sz w:val="32"/>
                <w:szCs w:val="32"/>
              </w:rPr>
              <w:t> </w:t>
            </w:r>
          </w:p>
        </w:tc>
        <w:tc>
          <w:tcPr>
            <w:tcW w:w="880" w:type="dxa"/>
            <w:tcBorders>
              <w:top w:val="nil"/>
              <w:left w:val="nil"/>
              <w:bottom w:val="single" w:sz="12" w:space="0" w:color="auto"/>
              <w:right w:val="single" w:sz="12" w:space="0" w:color="auto"/>
            </w:tcBorders>
            <w:shd w:val="clear" w:color="000000" w:fill="333399"/>
            <w:vAlign w:val="bottom"/>
            <w:hideMark/>
          </w:tcPr>
          <w:p w14:paraId="667FCA2F" w14:textId="77777777" w:rsidR="00C0475E" w:rsidRDefault="00C0475E" w:rsidP="00B20D8F">
            <w:pPr>
              <w:rPr>
                <w:rFonts w:ascii="Arial" w:hAnsi="Arial" w:cs="Arial"/>
                <w:sz w:val="20"/>
                <w:szCs w:val="20"/>
              </w:rPr>
            </w:pPr>
            <w:r>
              <w:rPr>
                <w:rFonts w:ascii="Arial" w:hAnsi="Arial" w:cs="Arial"/>
                <w:sz w:val="20"/>
                <w:szCs w:val="20"/>
              </w:rPr>
              <w:t> </w:t>
            </w:r>
          </w:p>
        </w:tc>
        <w:tc>
          <w:tcPr>
            <w:tcW w:w="860" w:type="dxa"/>
            <w:tcBorders>
              <w:top w:val="nil"/>
              <w:left w:val="nil"/>
              <w:bottom w:val="single" w:sz="12" w:space="0" w:color="auto"/>
              <w:right w:val="single" w:sz="12" w:space="0" w:color="auto"/>
            </w:tcBorders>
            <w:shd w:val="clear" w:color="000000" w:fill="FF6600"/>
            <w:vAlign w:val="bottom"/>
            <w:hideMark/>
          </w:tcPr>
          <w:p w14:paraId="4F7C53F3" w14:textId="77777777" w:rsidR="00C0475E" w:rsidRDefault="00C0475E" w:rsidP="00B20D8F">
            <w:pPr>
              <w:rPr>
                <w:rFonts w:ascii="Calibri" w:hAnsi="Calibri"/>
                <w:color w:val="000000"/>
                <w:sz w:val="22"/>
                <w:szCs w:val="22"/>
              </w:rPr>
            </w:pPr>
            <w:r>
              <w:rPr>
                <w:rFonts w:ascii="Calibri" w:hAnsi="Calibri"/>
                <w:color w:val="000000"/>
                <w:sz w:val="22"/>
                <w:szCs w:val="22"/>
              </w:rPr>
              <w:t> </w:t>
            </w:r>
          </w:p>
        </w:tc>
        <w:tc>
          <w:tcPr>
            <w:tcW w:w="1366" w:type="dxa"/>
            <w:tcBorders>
              <w:top w:val="nil"/>
              <w:left w:val="nil"/>
              <w:bottom w:val="single" w:sz="12" w:space="0" w:color="auto"/>
              <w:right w:val="single" w:sz="12" w:space="0" w:color="auto"/>
            </w:tcBorders>
            <w:shd w:val="clear" w:color="000000" w:fill="66FF99"/>
            <w:noWrap/>
            <w:vAlign w:val="center"/>
            <w:hideMark/>
          </w:tcPr>
          <w:p w14:paraId="6FAD7A2D" w14:textId="77777777" w:rsidR="00C0475E" w:rsidRDefault="00C0475E" w:rsidP="00B20D8F">
            <w:pPr>
              <w:jc w:val="center"/>
              <w:rPr>
                <w:rFonts w:ascii="Arial" w:hAnsi="Arial" w:cs="Arial"/>
                <w:b/>
                <w:bCs/>
                <w:color w:val="FF0000"/>
                <w:sz w:val="32"/>
                <w:szCs w:val="32"/>
              </w:rPr>
            </w:pPr>
            <w:r>
              <w:rPr>
                <w:rFonts w:ascii="Arial" w:hAnsi="Arial" w:cs="Arial"/>
                <w:b/>
                <w:bCs/>
                <w:color w:val="FF0000"/>
                <w:sz w:val="32"/>
                <w:szCs w:val="32"/>
              </w:rPr>
              <w:t> </w:t>
            </w:r>
          </w:p>
        </w:tc>
        <w:tc>
          <w:tcPr>
            <w:tcW w:w="254" w:type="dxa"/>
            <w:tcBorders>
              <w:top w:val="nil"/>
              <w:left w:val="nil"/>
              <w:bottom w:val="nil"/>
              <w:right w:val="nil"/>
            </w:tcBorders>
            <w:shd w:val="clear" w:color="auto" w:fill="auto"/>
            <w:noWrap/>
            <w:vAlign w:val="bottom"/>
            <w:hideMark/>
          </w:tcPr>
          <w:p w14:paraId="6D34F593" w14:textId="77777777" w:rsidR="00C0475E" w:rsidRDefault="00C0475E" w:rsidP="00B20D8F">
            <w:pPr>
              <w:rPr>
                <w:rFonts w:ascii="Calibri" w:hAnsi="Calibri"/>
                <w:color w:val="000000"/>
                <w:sz w:val="22"/>
                <w:szCs w:val="22"/>
              </w:rPr>
            </w:pPr>
          </w:p>
        </w:tc>
      </w:tr>
      <w:tr w:rsidR="00C0475E" w14:paraId="3D33BB2A" w14:textId="77777777" w:rsidTr="00B20D8F">
        <w:trPr>
          <w:trHeight w:val="390"/>
        </w:trPr>
        <w:tc>
          <w:tcPr>
            <w:tcW w:w="2080" w:type="dxa"/>
            <w:tcBorders>
              <w:top w:val="nil"/>
              <w:left w:val="nil"/>
              <w:bottom w:val="nil"/>
              <w:right w:val="nil"/>
            </w:tcBorders>
            <w:shd w:val="clear" w:color="auto" w:fill="auto"/>
            <w:noWrap/>
            <w:vAlign w:val="bottom"/>
            <w:hideMark/>
          </w:tcPr>
          <w:p w14:paraId="48E79BE3" w14:textId="77777777" w:rsidR="00C0475E" w:rsidRDefault="00C0475E" w:rsidP="00B20D8F">
            <w:pPr>
              <w:rPr>
                <w:rFonts w:ascii="Dark Ages" w:hAnsi="Dark Ages"/>
                <w:b/>
                <w:bCs/>
                <w:sz w:val="20"/>
                <w:szCs w:val="20"/>
              </w:rPr>
            </w:pPr>
            <w:r>
              <w:rPr>
                <w:rFonts w:ascii="Dark Ages" w:hAnsi="Dark Ages"/>
                <w:b/>
                <w:bCs/>
                <w:sz w:val="20"/>
                <w:szCs w:val="20"/>
              </w:rPr>
              <w:t>Kerdu</w:t>
            </w:r>
          </w:p>
        </w:tc>
        <w:tc>
          <w:tcPr>
            <w:tcW w:w="760" w:type="dxa"/>
            <w:tcBorders>
              <w:top w:val="nil"/>
              <w:left w:val="nil"/>
              <w:bottom w:val="nil"/>
              <w:right w:val="nil"/>
            </w:tcBorders>
            <w:shd w:val="clear" w:color="auto" w:fill="auto"/>
            <w:noWrap/>
            <w:vAlign w:val="bottom"/>
            <w:hideMark/>
          </w:tcPr>
          <w:p w14:paraId="7854371E" w14:textId="77777777" w:rsidR="00C0475E" w:rsidRDefault="00C0475E" w:rsidP="00B20D8F">
            <w:pPr>
              <w:rPr>
                <w:rFonts w:ascii="Calibri" w:hAnsi="Calibri"/>
                <w:color w:val="000000"/>
                <w:sz w:val="22"/>
                <w:szCs w:val="22"/>
              </w:rPr>
            </w:pPr>
          </w:p>
        </w:tc>
        <w:tc>
          <w:tcPr>
            <w:tcW w:w="3160" w:type="dxa"/>
            <w:gridSpan w:val="4"/>
            <w:tcBorders>
              <w:top w:val="nil"/>
              <w:left w:val="nil"/>
              <w:bottom w:val="nil"/>
              <w:right w:val="nil"/>
            </w:tcBorders>
            <w:shd w:val="clear" w:color="auto" w:fill="auto"/>
            <w:noWrap/>
            <w:vAlign w:val="bottom"/>
            <w:hideMark/>
          </w:tcPr>
          <w:p w14:paraId="51D36A11" w14:textId="77777777" w:rsidR="00C0475E" w:rsidRDefault="00C0475E" w:rsidP="00B20D8F">
            <w:pPr>
              <w:rPr>
                <w:rFonts w:ascii="Calibri" w:hAnsi="Calibri" w:cs="David"/>
                <w:color w:val="FF0000"/>
                <w:sz w:val="28"/>
                <w:szCs w:val="28"/>
              </w:rPr>
            </w:pPr>
            <w:r>
              <w:rPr>
                <w:rFonts w:ascii="Calibri" w:hAnsi="Calibri" w:cs="David" w:hint="cs"/>
                <w:color w:val="FF0000"/>
                <w:sz w:val="28"/>
                <w:szCs w:val="28"/>
              </w:rPr>
              <w:t>Re'ekmaihish Drussa</w:t>
            </w:r>
          </w:p>
        </w:tc>
        <w:tc>
          <w:tcPr>
            <w:tcW w:w="860" w:type="dxa"/>
            <w:tcBorders>
              <w:top w:val="nil"/>
              <w:left w:val="nil"/>
              <w:bottom w:val="nil"/>
              <w:right w:val="nil"/>
            </w:tcBorders>
            <w:shd w:val="clear" w:color="auto" w:fill="auto"/>
            <w:noWrap/>
            <w:vAlign w:val="bottom"/>
            <w:hideMark/>
          </w:tcPr>
          <w:p w14:paraId="3698E4DE" w14:textId="77777777" w:rsidR="00C0475E" w:rsidRDefault="00C0475E" w:rsidP="00B20D8F">
            <w:pPr>
              <w:rPr>
                <w:rFonts w:ascii="Calibri" w:hAnsi="Calibri"/>
                <w:color w:val="000000"/>
                <w:sz w:val="22"/>
                <w:szCs w:val="22"/>
              </w:rPr>
            </w:pPr>
          </w:p>
        </w:tc>
        <w:tc>
          <w:tcPr>
            <w:tcW w:w="1366" w:type="dxa"/>
            <w:tcBorders>
              <w:top w:val="nil"/>
              <w:left w:val="nil"/>
              <w:bottom w:val="nil"/>
              <w:right w:val="nil"/>
            </w:tcBorders>
            <w:shd w:val="clear" w:color="auto" w:fill="auto"/>
            <w:noWrap/>
            <w:vAlign w:val="bottom"/>
            <w:hideMark/>
          </w:tcPr>
          <w:p w14:paraId="2290F88F" w14:textId="77777777" w:rsidR="00C0475E" w:rsidRDefault="00C0475E" w:rsidP="00B20D8F">
            <w:pPr>
              <w:rPr>
                <w:rFonts w:ascii="Calibri" w:hAnsi="Calibri"/>
                <w:color w:val="000000"/>
                <w:sz w:val="22"/>
                <w:szCs w:val="22"/>
              </w:rPr>
            </w:pPr>
          </w:p>
        </w:tc>
        <w:tc>
          <w:tcPr>
            <w:tcW w:w="254" w:type="dxa"/>
            <w:tcBorders>
              <w:top w:val="nil"/>
              <w:left w:val="nil"/>
              <w:bottom w:val="nil"/>
              <w:right w:val="nil"/>
            </w:tcBorders>
            <w:shd w:val="clear" w:color="auto" w:fill="auto"/>
            <w:noWrap/>
            <w:vAlign w:val="bottom"/>
            <w:hideMark/>
          </w:tcPr>
          <w:p w14:paraId="2E9C4C9C" w14:textId="77777777" w:rsidR="00C0475E" w:rsidRDefault="00C0475E" w:rsidP="00B20D8F">
            <w:pPr>
              <w:rPr>
                <w:rFonts w:ascii="Calibri" w:hAnsi="Calibri"/>
                <w:color w:val="000000"/>
                <w:sz w:val="22"/>
                <w:szCs w:val="22"/>
              </w:rPr>
            </w:pPr>
          </w:p>
        </w:tc>
      </w:tr>
      <w:tr w:rsidR="00C0475E" w14:paraId="4A16B853" w14:textId="77777777" w:rsidTr="00B20D8F">
        <w:trPr>
          <w:trHeight w:val="300"/>
        </w:trPr>
        <w:tc>
          <w:tcPr>
            <w:tcW w:w="2080" w:type="dxa"/>
            <w:tcBorders>
              <w:top w:val="nil"/>
              <w:left w:val="nil"/>
              <w:bottom w:val="nil"/>
              <w:right w:val="nil"/>
            </w:tcBorders>
            <w:shd w:val="clear" w:color="auto" w:fill="auto"/>
            <w:noWrap/>
            <w:vAlign w:val="bottom"/>
            <w:hideMark/>
          </w:tcPr>
          <w:p w14:paraId="04A00078"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093EB6A4"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45F16A26"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598212F6" w14:textId="77777777" w:rsidR="00C0475E" w:rsidRDefault="00C0475E" w:rsidP="00B20D8F">
            <w:pPr>
              <w:rPr>
                <w:rFonts w:ascii="Calibri" w:hAnsi="Calibri"/>
                <w:color w:val="000000"/>
                <w:sz w:val="22"/>
                <w:szCs w:val="22"/>
              </w:rPr>
            </w:pPr>
          </w:p>
        </w:tc>
        <w:tc>
          <w:tcPr>
            <w:tcW w:w="760" w:type="dxa"/>
            <w:tcBorders>
              <w:top w:val="nil"/>
              <w:left w:val="nil"/>
              <w:bottom w:val="nil"/>
              <w:right w:val="nil"/>
            </w:tcBorders>
            <w:shd w:val="clear" w:color="auto" w:fill="auto"/>
            <w:noWrap/>
            <w:vAlign w:val="bottom"/>
            <w:hideMark/>
          </w:tcPr>
          <w:p w14:paraId="6E1E5B6E" w14:textId="77777777" w:rsidR="00C0475E" w:rsidRDefault="00C0475E" w:rsidP="00B20D8F">
            <w:pPr>
              <w:rPr>
                <w:rFonts w:ascii="Calibri" w:hAnsi="Calibri"/>
                <w:color w:val="000000"/>
                <w:sz w:val="22"/>
                <w:szCs w:val="22"/>
              </w:rPr>
            </w:pPr>
          </w:p>
        </w:tc>
        <w:tc>
          <w:tcPr>
            <w:tcW w:w="880" w:type="dxa"/>
            <w:tcBorders>
              <w:top w:val="nil"/>
              <w:left w:val="nil"/>
              <w:bottom w:val="nil"/>
              <w:right w:val="nil"/>
            </w:tcBorders>
            <w:shd w:val="clear" w:color="auto" w:fill="auto"/>
            <w:noWrap/>
            <w:vAlign w:val="bottom"/>
            <w:hideMark/>
          </w:tcPr>
          <w:p w14:paraId="1DA672AA" w14:textId="77777777" w:rsidR="00C0475E" w:rsidRDefault="00C0475E" w:rsidP="00B20D8F">
            <w:pPr>
              <w:rPr>
                <w:rFonts w:ascii="Calibri" w:hAnsi="Calibri"/>
                <w:color w:val="000000"/>
                <w:sz w:val="22"/>
                <w:szCs w:val="22"/>
              </w:rPr>
            </w:pPr>
          </w:p>
        </w:tc>
        <w:tc>
          <w:tcPr>
            <w:tcW w:w="860" w:type="dxa"/>
            <w:tcBorders>
              <w:top w:val="nil"/>
              <w:left w:val="nil"/>
              <w:bottom w:val="nil"/>
              <w:right w:val="nil"/>
            </w:tcBorders>
            <w:shd w:val="clear" w:color="auto" w:fill="auto"/>
            <w:noWrap/>
            <w:vAlign w:val="bottom"/>
            <w:hideMark/>
          </w:tcPr>
          <w:p w14:paraId="1589A639" w14:textId="77777777" w:rsidR="00C0475E" w:rsidRDefault="00C0475E" w:rsidP="00B20D8F">
            <w:pPr>
              <w:rPr>
                <w:rFonts w:ascii="Calibri" w:hAnsi="Calibri"/>
                <w:color w:val="000000"/>
                <w:sz w:val="22"/>
                <w:szCs w:val="22"/>
              </w:rPr>
            </w:pPr>
          </w:p>
        </w:tc>
        <w:tc>
          <w:tcPr>
            <w:tcW w:w="1366" w:type="dxa"/>
            <w:tcBorders>
              <w:top w:val="nil"/>
              <w:left w:val="nil"/>
              <w:bottom w:val="nil"/>
              <w:right w:val="nil"/>
            </w:tcBorders>
            <w:shd w:val="clear" w:color="auto" w:fill="auto"/>
            <w:noWrap/>
            <w:vAlign w:val="bottom"/>
            <w:hideMark/>
          </w:tcPr>
          <w:p w14:paraId="5CBA909A" w14:textId="77777777" w:rsidR="00C0475E" w:rsidRDefault="00C0475E" w:rsidP="00B20D8F">
            <w:pPr>
              <w:rPr>
                <w:rFonts w:ascii="Calibri" w:hAnsi="Calibri"/>
                <w:color w:val="000000"/>
                <w:sz w:val="22"/>
                <w:szCs w:val="22"/>
              </w:rPr>
            </w:pPr>
          </w:p>
        </w:tc>
        <w:tc>
          <w:tcPr>
            <w:tcW w:w="254" w:type="dxa"/>
            <w:tcBorders>
              <w:top w:val="nil"/>
              <w:left w:val="nil"/>
              <w:bottom w:val="nil"/>
              <w:right w:val="nil"/>
            </w:tcBorders>
            <w:shd w:val="clear" w:color="auto" w:fill="auto"/>
            <w:noWrap/>
            <w:vAlign w:val="bottom"/>
            <w:hideMark/>
          </w:tcPr>
          <w:p w14:paraId="7C4A511D" w14:textId="77777777" w:rsidR="00C0475E" w:rsidRDefault="00C0475E" w:rsidP="00B20D8F">
            <w:pPr>
              <w:rPr>
                <w:rFonts w:ascii="Calibri" w:hAnsi="Calibri"/>
                <w:color w:val="000000"/>
                <w:sz w:val="22"/>
                <w:szCs w:val="22"/>
              </w:rPr>
            </w:pPr>
          </w:p>
        </w:tc>
      </w:tr>
    </w:tbl>
    <w:p w14:paraId="1B85AC00" w14:textId="77777777" w:rsidR="00C0475E" w:rsidRPr="0061436E" w:rsidRDefault="00C0475E" w:rsidP="00C0475E">
      <w:pPr>
        <w:rPr>
          <w:b/>
          <w:sz w:val="20"/>
          <w:szCs w:val="20"/>
          <w:u w:val="single"/>
        </w:rPr>
      </w:pPr>
    </w:p>
    <w:p w14:paraId="72243205" w14:textId="146194E9" w:rsidR="00C0475E" w:rsidRDefault="00C0475E" w:rsidP="00C0475E">
      <w:pPr>
        <w:rPr>
          <w:sz w:val="20"/>
          <w:szCs w:val="20"/>
        </w:rPr>
      </w:pPr>
      <w:r w:rsidRPr="00C15F40">
        <w:rPr>
          <w:b/>
          <w:sz w:val="20"/>
          <w:szCs w:val="20"/>
        </w:rPr>
        <w:t>The top left entry</w:t>
      </w:r>
      <w:r w:rsidRPr="0061436E">
        <w:rPr>
          <w:sz w:val="20"/>
          <w:szCs w:val="20"/>
        </w:rPr>
        <w:t xml:space="preserve"> (</w:t>
      </w:r>
      <w:r w:rsidRPr="00C15F40">
        <w:rPr>
          <w:sz w:val="20"/>
          <w:szCs w:val="20"/>
        </w:rPr>
        <w:t>SM</w:t>
      </w:r>
      <w:r w:rsidRPr="0061436E">
        <w:rPr>
          <w:sz w:val="20"/>
          <w:szCs w:val="20"/>
        </w:rPr>
        <w:t xml:space="preserve">) shows the </w:t>
      </w:r>
      <w:r w:rsidRPr="00C15F40">
        <w:rPr>
          <w:b/>
          <w:sz w:val="20"/>
          <w:szCs w:val="20"/>
        </w:rPr>
        <w:t>quality</w:t>
      </w:r>
      <w:r w:rsidRPr="0061436E">
        <w:rPr>
          <w:sz w:val="20"/>
          <w:szCs w:val="20"/>
        </w:rPr>
        <w:t xml:space="preserve"> of the unit, in this case Smiter.  </w:t>
      </w:r>
      <w:r w:rsidRPr="00C15F40">
        <w:rPr>
          <w:b/>
          <w:sz w:val="20"/>
          <w:szCs w:val="20"/>
        </w:rPr>
        <w:t>The top centre entry</w:t>
      </w:r>
      <w:r w:rsidRPr="0061436E">
        <w:rPr>
          <w:sz w:val="20"/>
          <w:szCs w:val="20"/>
        </w:rPr>
        <w:t xml:space="preserve"> shows the </w:t>
      </w:r>
      <w:r w:rsidRPr="00C15F40">
        <w:rPr>
          <w:b/>
          <w:sz w:val="20"/>
          <w:szCs w:val="20"/>
        </w:rPr>
        <w:t>name</w:t>
      </w:r>
      <w:r w:rsidRPr="0061436E">
        <w:rPr>
          <w:sz w:val="20"/>
          <w:szCs w:val="20"/>
        </w:rPr>
        <w:t xml:space="preserve"> of the Legion, together with its </w:t>
      </w:r>
      <w:r w:rsidRPr="00C15F40">
        <w:rPr>
          <w:b/>
          <w:sz w:val="20"/>
          <w:szCs w:val="20"/>
        </w:rPr>
        <w:t>Weight</w:t>
      </w:r>
      <w:r w:rsidRPr="0061436E">
        <w:rPr>
          <w:sz w:val="20"/>
          <w:szCs w:val="20"/>
        </w:rPr>
        <w:t xml:space="preserve"> (in the case </w:t>
      </w:r>
      <w:r>
        <w:rPr>
          <w:sz w:val="20"/>
          <w:szCs w:val="20"/>
        </w:rPr>
        <w:t xml:space="preserve">Medium, along with its </w:t>
      </w:r>
      <w:r w:rsidRPr="00C15F40">
        <w:rPr>
          <w:b/>
          <w:sz w:val="20"/>
          <w:szCs w:val="20"/>
        </w:rPr>
        <w:t>missile weaponry</w:t>
      </w:r>
      <w:r>
        <w:rPr>
          <w:sz w:val="20"/>
          <w:szCs w:val="20"/>
        </w:rPr>
        <w:t xml:space="preserve">  -  heavy x-bow</w:t>
      </w:r>
      <w:r w:rsidRPr="0061436E">
        <w:rPr>
          <w:sz w:val="20"/>
          <w:szCs w:val="20"/>
        </w:rPr>
        <w:t xml:space="preserve">).  </w:t>
      </w:r>
      <w:r>
        <w:rPr>
          <w:sz w:val="20"/>
          <w:szCs w:val="20"/>
        </w:rPr>
        <w:t>In addition because it is a Special Terrain Legion (</w:t>
      </w:r>
      <w:r>
        <w:rPr>
          <w:sz w:val="20"/>
          <w:szCs w:val="20"/>
        </w:rPr>
        <w:fldChar w:fldCharType="begin"/>
      </w:r>
      <w:r>
        <w:rPr>
          <w:sz w:val="20"/>
          <w:szCs w:val="20"/>
        </w:rPr>
        <w:instrText xml:space="preserve"> REF _Ref486032927 \r \h </w:instrText>
      </w:r>
      <w:r>
        <w:rPr>
          <w:sz w:val="20"/>
          <w:szCs w:val="20"/>
        </w:rPr>
      </w:r>
      <w:r>
        <w:rPr>
          <w:sz w:val="20"/>
          <w:szCs w:val="20"/>
        </w:rPr>
        <w:fldChar w:fldCharType="separate"/>
      </w:r>
      <w:r w:rsidR="00996996">
        <w:rPr>
          <w:sz w:val="20"/>
          <w:szCs w:val="20"/>
        </w:rPr>
        <w:t>O9</w:t>
      </w:r>
      <w:r>
        <w:rPr>
          <w:sz w:val="20"/>
          <w:szCs w:val="20"/>
        </w:rPr>
        <w:fldChar w:fldCharType="end"/>
      </w:r>
      <w:r>
        <w:rPr>
          <w:sz w:val="20"/>
          <w:szCs w:val="20"/>
        </w:rPr>
        <w:t xml:space="preserve">) it has </w:t>
      </w:r>
      <w:r w:rsidRPr="00C15F40">
        <w:rPr>
          <w:b/>
          <w:sz w:val="20"/>
          <w:szCs w:val="20"/>
        </w:rPr>
        <w:t>STL</w:t>
      </w:r>
      <w:r>
        <w:rPr>
          <w:sz w:val="20"/>
          <w:szCs w:val="20"/>
        </w:rPr>
        <w:t xml:space="preserve"> marked.</w:t>
      </w:r>
    </w:p>
    <w:p w14:paraId="719FE898" w14:textId="77777777" w:rsidR="00C0475E" w:rsidRDefault="00C0475E" w:rsidP="00C0475E">
      <w:pPr>
        <w:rPr>
          <w:sz w:val="20"/>
          <w:szCs w:val="20"/>
        </w:rPr>
      </w:pPr>
    </w:p>
    <w:p w14:paraId="1EAAF5F3" w14:textId="77777777" w:rsidR="00C0475E" w:rsidRDefault="00C0475E" w:rsidP="00C0475E">
      <w:pPr>
        <w:rPr>
          <w:sz w:val="20"/>
          <w:szCs w:val="20"/>
        </w:rPr>
      </w:pPr>
      <w:r w:rsidRPr="00C15F40">
        <w:rPr>
          <w:b/>
          <w:sz w:val="20"/>
          <w:szCs w:val="20"/>
        </w:rPr>
        <w:t>Formation</w:t>
      </w:r>
      <w:r w:rsidRPr="0061436E">
        <w:rPr>
          <w:sz w:val="20"/>
          <w:szCs w:val="20"/>
        </w:rPr>
        <w:t xml:space="preserve"> changes throughout the game;  cur</w:t>
      </w:r>
      <w:r>
        <w:rPr>
          <w:sz w:val="20"/>
          <w:szCs w:val="20"/>
        </w:rPr>
        <w:t>rent formation should be marked on the card.</w:t>
      </w:r>
    </w:p>
    <w:p w14:paraId="1FAA1FF4" w14:textId="77777777" w:rsidR="00C0475E" w:rsidRPr="0061436E" w:rsidRDefault="00C0475E" w:rsidP="00C0475E">
      <w:pPr>
        <w:rPr>
          <w:sz w:val="20"/>
          <w:szCs w:val="20"/>
        </w:rPr>
      </w:pPr>
    </w:p>
    <w:p w14:paraId="5C98A1B7" w14:textId="77777777" w:rsidR="00C0475E" w:rsidRDefault="00C0475E" w:rsidP="00C0475E">
      <w:pPr>
        <w:rPr>
          <w:sz w:val="20"/>
          <w:szCs w:val="20"/>
        </w:rPr>
      </w:pPr>
      <w:r w:rsidRPr="00C15F40">
        <w:rPr>
          <w:b/>
          <w:sz w:val="20"/>
          <w:szCs w:val="20"/>
        </w:rPr>
        <w:t>Attack and defence values (missile and melee)</w:t>
      </w:r>
      <w:r>
        <w:rPr>
          <w:sz w:val="20"/>
          <w:szCs w:val="20"/>
        </w:rPr>
        <w:t xml:space="preserve"> </w:t>
      </w:r>
      <w:r w:rsidRPr="0061436E">
        <w:rPr>
          <w:sz w:val="20"/>
          <w:szCs w:val="20"/>
        </w:rPr>
        <w:t xml:space="preserve">of the unit are shown next and are invariant, as are the unit’s </w:t>
      </w:r>
      <w:r w:rsidRPr="00C15F40">
        <w:rPr>
          <w:b/>
          <w:sz w:val="20"/>
          <w:szCs w:val="20"/>
        </w:rPr>
        <w:t>weapons</w:t>
      </w:r>
      <w:r w:rsidRPr="0061436E">
        <w:rPr>
          <w:sz w:val="20"/>
          <w:szCs w:val="20"/>
        </w:rPr>
        <w:t>.</w:t>
      </w:r>
    </w:p>
    <w:p w14:paraId="6680CDA8" w14:textId="77777777" w:rsidR="00C0475E" w:rsidRPr="0061436E" w:rsidRDefault="00C0475E" w:rsidP="00C0475E">
      <w:pPr>
        <w:rPr>
          <w:sz w:val="20"/>
          <w:szCs w:val="20"/>
        </w:rPr>
      </w:pPr>
    </w:p>
    <w:p w14:paraId="765EA09C" w14:textId="04B2E56D" w:rsidR="00C0475E" w:rsidRDefault="00C0475E" w:rsidP="00C0475E">
      <w:pPr>
        <w:rPr>
          <w:sz w:val="20"/>
          <w:szCs w:val="20"/>
        </w:rPr>
      </w:pPr>
      <w:r>
        <w:rPr>
          <w:sz w:val="20"/>
          <w:szCs w:val="20"/>
        </w:rPr>
        <w:t xml:space="preserve">The coloured </w:t>
      </w:r>
      <w:r w:rsidRPr="00C15F40">
        <w:rPr>
          <w:b/>
          <w:sz w:val="20"/>
          <w:szCs w:val="20"/>
        </w:rPr>
        <w:t>Cohesion Hit</w:t>
      </w:r>
      <w:r>
        <w:rPr>
          <w:sz w:val="20"/>
          <w:szCs w:val="20"/>
        </w:rPr>
        <w:t xml:space="preserve">  grid shows the CH </w:t>
      </w:r>
      <w:r w:rsidRPr="0061436E">
        <w:rPr>
          <w:sz w:val="20"/>
          <w:szCs w:val="20"/>
        </w:rPr>
        <w:t xml:space="preserve"> pattern of the Unit</w:t>
      </w:r>
      <w:r>
        <w:rPr>
          <w:sz w:val="20"/>
          <w:szCs w:val="20"/>
        </w:rPr>
        <w:t xml:space="preserve">.  Details are set out in </w:t>
      </w:r>
      <w:r>
        <w:rPr>
          <w:sz w:val="20"/>
          <w:szCs w:val="20"/>
        </w:rPr>
        <w:fldChar w:fldCharType="begin"/>
      </w:r>
      <w:r>
        <w:rPr>
          <w:sz w:val="20"/>
          <w:szCs w:val="20"/>
        </w:rPr>
        <w:instrText xml:space="preserve"> REF _Ref119452712 \r \h </w:instrText>
      </w:r>
      <w:r>
        <w:rPr>
          <w:sz w:val="20"/>
          <w:szCs w:val="20"/>
        </w:rPr>
      </w:r>
      <w:r>
        <w:rPr>
          <w:sz w:val="20"/>
          <w:szCs w:val="20"/>
        </w:rPr>
        <w:fldChar w:fldCharType="separate"/>
      </w:r>
      <w:r w:rsidR="00996996">
        <w:rPr>
          <w:sz w:val="20"/>
          <w:szCs w:val="20"/>
        </w:rPr>
        <w:t>F2</w:t>
      </w:r>
      <w:r>
        <w:rPr>
          <w:sz w:val="20"/>
          <w:szCs w:val="20"/>
        </w:rPr>
        <w:fldChar w:fldCharType="end"/>
      </w:r>
      <w:r w:rsidRPr="001E040A">
        <w:rPr>
          <w:b/>
          <w:sz w:val="20"/>
          <w:szCs w:val="20"/>
        </w:rPr>
        <w:t>.</w:t>
      </w:r>
    </w:p>
    <w:p w14:paraId="2744872C" w14:textId="77777777" w:rsidR="00C0475E" w:rsidRPr="0061436E" w:rsidRDefault="00C0475E" w:rsidP="00C0475E">
      <w:pPr>
        <w:rPr>
          <w:sz w:val="20"/>
          <w:szCs w:val="20"/>
        </w:rPr>
      </w:pPr>
    </w:p>
    <w:p w14:paraId="0B025843" w14:textId="77777777" w:rsidR="00C0475E" w:rsidRPr="0061436E" w:rsidRDefault="00C0475E" w:rsidP="00C0475E">
      <w:pPr>
        <w:rPr>
          <w:sz w:val="20"/>
          <w:szCs w:val="20"/>
        </w:rPr>
      </w:pPr>
      <w:r w:rsidRPr="00C15F40">
        <w:rPr>
          <w:b/>
          <w:sz w:val="20"/>
          <w:szCs w:val="20"/>
        </w:rPr>
        <w:t>Kerdu</w:t>
      </w:r>
      <w:r w:rsidRPr="0061436E">
        <w:rPr>
          <w:sz w:val="20"/>
          <w:szCs w:val="20"/>
        </w:rPr>
        <w:t xml:space="preserve"> shows the current commander of the Legion, in this case the distinguished </w:t>
      </w:r>
      <w:r>
        <w:rPr>
          <w:sz w:val="20"/>
          <w:szCs w:val="20"/>
        </w:rPr>
        <w:t>Re’ekmaihish Drussa, may his name be chanted in glory in the Palaces of the Square.</w:t>
      </w:r>
    </w:p>
    <w:p w14:paraId="7400BB6F" w14:textId="77777777" w:rsidR="00C0475E" w:rsidRDefault="00C0475E" w:rsidP="00C0475E">
      <w:pPr>
        <w:rPr>
          <w:b/>
          <w:sz w:val="20"/>
          <w:szCs w:val="20"/>
          <w:u w:val="single"/>
        </w:rPr>
      </w:pPr>
    </w:p>
    <w:p w14:paraId="5B237AE6" w14:textId="77777777" w:rsidR="00C0475E" w:rsidRPr="0061436E" w:rsidRDefault="00C0475E" w:rsidP="00C0475E">
      <w:pPr>
        <w:rPr>
          <w:b/>
          <w:sz w:val="20"/>
          <w:szCs w:val="20"/>
          <w:u w:val="single"/>
        </w:rPr>
      </w:pPr>
    </w:p>
    <w:p w14:paraId="7B2EA0D8" w14:textId="77777777" w:rsidR="00C0475E" w:rsidRPr="00CF6500" w:rsidRDefault="00C0475E" w:rsidP="00C0475E">
      <w:pPr>
        <w:pStyle w:val="ListParagraph"/>
        <w:numPr>
          <w:ilvl w:val="2"/>
          <w:numId w:val="3"/>
        </w:numPr>
        <w:rPr>
          <w:b/>
          <w:sz w:val="22"/>
          <w:szCs w:val="20"/>
          <w:u w:val="single"/>
        </w:rPr>
      </w:pPr>
      <w:bookmarkStart w:id="28" w:name="_Ref484728220"/>
      <w:r w:rsidRPr="00CF6500">
        <w:rPr>
          <w:b/>
          <w:sz w:val="22"/>
          <w:szCs w:val="20"/>
          <w:u w:val="single"/>
        </w:rPr>
        <w:t>Unit Tags</w:t>
      </w:r>
      <w:bookmarkEnd w:id="28"/>
    </w:p>
    <w:p w14:paraId="46DD6FC3" w14:textId="77777777" w:rsidR="00C0475E" w:rsidRPr="0061436E" w:rsidRDefault="00C0475E" w:rsidP="00C0475E">
      <w:pPr>
        <w:rPr>
          <w:b/>
          <w:sz w:val="20"/>
          <w:szCs w:val="20"/>
          <w:u w:val="single"/>
        </w:rPr>
      </w:pPr>
    </w:p>
    <w:p w14:paraId="381557E5" w14:textId="77777777" w:rsidR="00C0475E" w:rsidRPr="0061436E" w:rsidRDefault="00C0475E" w:rsidP="00C0475E">
      <w:pPr>
        <w:rPr>
          <w:sz w:val="20"/>
          <w:szCs w:val="20"/>
        </w:rPr>
      </w:pPr>
      <w:r w:rsidRPr="0061436E">
        <w:rPr>
          <w:sz w:val="20"/>
          <w:szCs w:val="20"/>
        </w:rPr>
        <w:t>Unit tags should be placed by each legion to aid identification.  They show unit name and nationality. In addition they show the unit quality, the unit weight and the formations it can enter.  The quality will be printed in Green if it can enter Formations 1,2 and 9, Blue if can enter 10 or 11</w:t>
      </w:r>
      <w:r>
        <w:rPr>
          <w:sz w:val="20"/>
          <w:szCs w:val="20"/>
        </w:rPr>
        <w:t xml:space="preserve">, Black if it is restricted to formations designated for All troops or Lt Medium only and Orange for non- human.  </w:t>
      </w:r>
      <w:r w:rsidRPr="0061436E">
        <w:rPr>
          <w:sz w:val="20"/>
          <w:szCs w:val="20"/>
        </w:rPr>
        <w:t xml:space="preserve"> They can also be used to display formation, whether it is up a hill, any contact bonus and significant distances, such as whether it is in an MZ or a CZ, or is close enough to move and contact in one turn etc.</w:t>
      </w:r>
    </w:p>
    <w:p w14:paraId="25D9ADAE" w14:textId="77777777" w:rsidR="00C0475E" w:rsidRDefault="00C0475E" w:rsidP="00C0475E">
      <w:pPr>
        <w:rPr>
          <w:sz w:val="20"/>
          <w:szCs w:val="20"/>
        </w:rPr>
      </w:pPr>
    </w:p>
    <w:p w14:paraId="2AE8BC9C" w14:textId="77777777" w:rsidR="00C0475E" w:rsidRDefault="00C0475E" w:rsidP="00C0475E">
      <w:pPr>
        <w:rPr>
          <w:sz w:val="20"/>
          <w:szCs w:val="20"/>
        </w:rPr>
      </w:pPr>
      <w:r>
        <w:rPr>
          <w:sz w:val="20"/>
          <w:szCs w:val="20"/>
        </w:rPr>
        <w:t>An example from the glorious forces of Mu’ugalavya:</w:t>
      </w:r>
    </w:p>
    <w:tbl>
      <w:tblPr>
        <w:tblW w:w="5280" w:type="dxa"/>
        <w:tblInd w:w="93" w:type="dxa"/>
        <w:tblLook w:val="04A0" w:firstRow="1" w:lastRow="0" w:firstColumn="1" w:lastColumn="0" w:noHBand="0" w:noVBand="1"/>
      </w:tblPr>
      <w:tblGrid>
        <w:gridCol w:w="960"/>
        <w:gridCol w:w="3140"/>
        <w:gridCol w:w="1180"/>
      </w:tblGrid>
      <w:tr w:rsidR="00C0475E" w14:paraId="0D0339D2" w14:textId="77777777" w:rsidTr="00B20D8F">
        <w:trPr>
          <w:trHeight w:val="600"/>
        </w:trPr>
        <w:tc>
          <w:tcPr>
            <w:tcW w:w="960" w:type="dxa"/>
            <w:tcBorders>
              <w:top w:val="nil"/>
              <w:left w:val="nil"/>
              <w:bottom w:val="nil"/>
              <w:right w:val="nil"/>
            </w:tcBorders>
            <w:shd w:val="clear" w:color="auto" w:fill="auto"/>
            <w:noWrap/>
            <w:vAlign w:val="bottom"/>
            <w:hideMark/>
          </w:tcPr>
          <w:p w14:paraId="3D9882B1" w14:textId="77777777" w:rsidR="00C0475E" w:rsidRDefault="00C0475E" w:rsidP="00B20D8F">
            <w:pPr>
              <w:jc w:val="center"/>
              <w:rPr>
                <w:rFonts w:ascii="Elephant" w:hAnsi="Elephant" w:cs="Arial"/>
                <w:color w:val="00B050"/>
              </w:rPr>
            </w:pPr>
            <w:r>
              <w:rPr>
                <w:rFonts w:ascii="Elephant" w:hAnsi="Elephant" w:cs="Arial"/>
                <w:color w:val="00B050"/>
              </w:rPr>
              <w:t>SM</w:t>
            </w:r>
          </w:p>
        </w:tc>
        <w:tc>
          <w:tcPr>
            <w:tcW w:w="3140" w:type="dxa"/>
            <w:tcBorders>
              <w:top w:val="nil"/>
              <w:left w:val="nil"/>
              <w:bottom w:val="nil"/>
              <w:right w:val="nil"/>
            </w:tcBorders>
            <w:shd w:val="clear" w:color="auto" w:fill="auto"/>
            <w:noWrap/>
            <w:vAlign w:val="bottom"/>
            <w:hideMark/>
          </w:tcPr>
          <w:p w14:paraId="1EDA87DC" w14:textId="77777777" w:rsidR="00C0475E" w:rsidRDefault="00C0475E" w:rsidP="00B20D8F">
            <w:pPr>
              <w:rPr>
                <w:rFonts w:ascii="Flame" w:hAnsi="Flame" w:cs="Arial"/>
                <w:color w:val="FF0000"/>
              </w:rPr>
            </w:pPr>
            <w:r>
              <w:rPr>
                <w:rFonts w:ascii="Flame" w:hAnsi="Flame" w:cs="Arial"/>
                <w:color w:val="FF0000"/>
              </w:rPr>
              <w:t>STORM OF TERROR</w:t>
            </w:r>
          </w:p>
        </w:tc>
        <w:tc>
          <w:tcPr>
            <w:tcW w:w="1180" w:type="dxa"/>
            <w:tcBorders>
              <w:top w:val="nil"/>
              <w:left w:val="nil"/>
              <w:bottom w:val="nil"/>
              <w:right w:val="nil"/>
            </w:tcBorders>
            <w:shd w:val="clear" w:color="auto" w:fill="auto"/>
            <w:noWrap/>
            <w:vAlign w:val="bottom"/>
            <w:hideMark/>
          </w:tcPr>
          <w:p w14:paraId="409AC84E" w14:textId="77777777" w:rsidR="00C0475E" w:rsidRDefault="00C0475E" w:rsidP="00B20D8F">
            <w:pPr>
              <w:rPr>
                <w:rFonts w:ascii="Elephant" w:hAnsi="Elephant" w:cs="Arial"/>
              </w:rPr>
            </w:pPr>
            <w:r>
              <w:rPr>
                <w:rFonts w:ascii="Elephant" w:hAnsi="Elephant" w:cs="Arial"/>
              </w:rPr>
              <w:t>M</w:t>
            </w:r>
          </w:p>
        </w:tc>
      </w:tr>
    </w:tbl>
    <w:p w14:paraId="4FCDECD4" w14:textId="77777777" w:rsidR="00C0475E" w:rsidRDefault="00C0475E" w:rsidP="00C0475E">
      <w:pPr>
        <w:rPr>
          <w:sz w:val="20"/>
          <w:szCs w:val="20"/>
        </w:rPr>
      </w:pPr>
    </w:p>
    <w:p w14:paraId="2A035C0E" w14:textId="77777777" w:rsidR="00C0475E" w:rsidRDefault="00C0475E" w:rsidP="00C0475E">
      <w:pPr>
        <w:rPr>
          <w:sz w:val="20"/>
          <w:szCs w:val="20"/>
        </w:rPr>
      </w:pPr>
      <w:r>
        <w:rPr>
          <w:sz w:val="20"/>
          <w:szCs w:val="20"/>
        </w:rPr>
        <w:t>Quality is SM (Smiter), printed Green to show it can use the Green coded phalangeal formations on the Formation Table.  Weight is M for Medium.</w:t>
      </w:r>
    </w:p>
    <w:p w14:paraId="5DEF5329" w14:textId="77777777" w:rsidR="00C0475E" w:rsidRPr="0061436E" w:rsidRDefault="00C0475E" w:rsidP="00C0475E">
      <w:pPr>
        <w:rPr>
          <w:sz w:val="20"/>
          <w:szCs w:val="20"/>
        </w:rPr>
      </w:pPr>
    </w:p>
    <w:p w14:paraId="41563013" w14:textId="77777777" w:rsidR="00C0475E" w:rsidRDefault="00C0475E" w:rsidP="00C0475E">
      <w:pPr>
        <w:rPr>
          <w:sz w:val="20"/>
          <w:szCs w:val="20"/>
        </w:rPr>
      </w:pPr>
      <w:r>
        <w:rPr>
          <w:sz w:val="20"/>
          <w:szCs w:val="20"/>
        </w:rPr>
        <w:t xml:space="preserve">Another example from the vile and despised Pacha Lei mercenaries of the shameless whoremonger of Avanthar </w:t>
      </w:r>
      <w:r w:rsidRPr="0061436E">
        <w:rPr>
          <w:sz w:val="20"/>
          <w:szCs w:val="20"/>
        </w:rPr>
        <w:t>tag:</w:t>
      </w:r>
    </w:p>
    <w:tbl>
      <w:tblPr>
        <w:tblW w:w="5280" w:type="dxa"/>
        <w:tblInd w:w="93" w:type="dxa"/>
        <w:tblLook w:val="04A0" w:firstRow="1" w:lastRow="0" w:firstColumn="1" w:lastColumn="0" w:noHBand="0" w:noVBand="1"/>
      </w:tblPr>
      <w:tblGrid>
        <w:gridCol w:w="960"/>
        <w:gridCol w:w="3140"/>
        <w:gridCol w:w="1180"/>
      </w:tblGrid>
      <w:tr w:rsidR="00C0475E" w14:paraId="690BDA1A" w14:textId="77777777" w:rsidTr="00B20D8F">
        <w:trPr>
          <w:trHeight w:val="600"/>
        </w:trPr>
        <w:tc>
          <w:tcPr>
            <w:tcW w:w="960" w:type="dxa"/>
            <w:tcBorders>
              <w:top w:val="nil"/>
              <w:left w:val="nil"/>
              <w:bottom w:val="nil"/>
              <w:right w:val="nil"/>
            </w:tcBorders>
            <w:shd w:val="clear" w:color="auto" w:fill="auto"/>
            <w:noWrap/>
            <w:vAlign w:val="bottom"/>
            <w:hideMark/>
          </w:tcPr>
          <w:p w14:paraId="227F1D20" w14:textId="77777777" w:rsidR="00C0475E" w:rsidRDefault="00C0475E" w:rsidP="00B20D8F">
            <w:pPr>
              <w:jc w:val="center"/>
              <w:rPr>
                <w:rFonts w:ascii="Elephant" w:hAnsi="Elephant" w:cs="Arial"/>
                <w:color w:val="E26B0A"/>
              </w:rPr>
            </w:pPr>
            <w:r>
              <w:rPr>
                <w:rFonts w:ascii="Elephant" w:hAnsi="Elephant" w:cs="Arial"/>
                <w:color w:val="E26B0A"/>
              </w:rPr>
              <w:t xml:space="preserve">              SL</w:t>
            </w:r>
          </w:p>
        </w:tc>
        <w:tc>
          <w:tcPr>
            <w:tcW w:w="3140" w:type="dxa"/>
            <w:tcBorders>
              <w:top w:val="nil"/>
              <w:left w:val="nil"/>
              <w:bottom w:val="nil"/>
              <w:right w:val="nil"/>
            </w:tcBorders>
            <w:shd w:val="clear" w:color="auto" w:fill="auto"/>
            <w:noWrap/>
            <w:vAlign w:val="bottom"/>
            <w:hideMark/>
          </w:tcPr>
          <w:p w14:paraId="018D0E66" w14:textId="77777777" w:rsidR="00C0475E" w:rsidRDefault="00C0475E" w:rsidP="00B20D8F">
            <w:pPr>
              <w:rPr>
                <w:rFonts w:ascii="Haettenschweiler" w:hAnsi="Haettenschweiler" w:cs="Arial"/>
                <w:color w:val="0000FF"/>
                <w:sz w:val="32"/>
                <w:szCs w:val="32"/>
              </w:rPr>
            </w:pPr>
            <w:r>
              <w:rPr>
                <w:rFonts w:ascii="Haettenschweiler" w:hAnsi="Haettenschweiler" w:cs="Arial"/>
                <w:color w:val="0000FF"/>
                <w:sz w:val="32"/>
                <w:szCs w:val="32"/>
              </w:rPr>
              <w:t>TANGLED ROOT EATERS</w:t>
            </w:r>
          </w:p>
        </w:tc>
        <w:tc>
          <w:tcPr>
            <w:tcW w:w="1180" w:type="dxa"/>
            <w:tcBorders>
              <w:top w:val="nil"/>
              <w:left w:val="nil"/>
              <w:bottom w:val="nil"/>
              <w:right w:val="nil"/>
            </w:tcBorders>
            <w:shd w:val="clear" w:color="auto" w:fill="auto"/>
            <w:noWrap/>
            <w:vAlign w:val="bottom"/>
            <w:hideMark/>
          </w:tcPr>
          <w:p w14:paraId="1B6E1442" w14:textId="77777777" w:rsidR="00C0475E" w:rsidRDefault="00C0475E" w:rsidP="00B20D8F">
            <w:pPr>
              <w:rPr>
                <w:rFonts w:ascii="Elephant" w:hAnsi="Elephant" w:cs="Arial"/>
              </w:rPr>
            </w:pPr>
            <w:r>
              <w:rPr>
                <w:rFonts w:ascii="Elephant" w:hAnsi="Elephant" w:cs="Arial"/>
              </w:rPr>
              <w:t>PAC</w:t>
            </w:r>
          </w:p>
        </w:tc>
      </w:tr>
    </w:tbl>
    <w:p w14:paraId="06BB10A5" w14:textId="77777777" w:rsidR="00C0475E" w:rsidRPr="0061436E" w:rsidRDefault="00C0475E" w:rsidP="00C0475E">
      <w:pPr>
        <w:rPr>
          <w:sz w:val="20"/>
          <w:szCs w:val="20"/>
        </w:rPr>
      </w:pPr>
    </w:p>
    <w:p w14:paraId="517A4908" w14:textId="77777777" w:rsidR="00C0475E" w:rsidRPr="0061436E" w:rsidRDefault="00C0475E" w:rsidP="00C0475E">
      <w:pPr>
        <w:rPr>
          <w:sz w:val="20"/>
          <w:szCs w:val="20"/>
        </w:rPr>
      </w:pPr>
      <w:r w:rsidRPr="00DB5353">
        <w:rPr>
          <w:sz w:val="20"/>
          <w:szCs w:val="20"/>
        </w:rPr>
        <w:t xml:space="preserve">The unit name is </w:t>
      </w:r>
      <w:r>
        <w:rPr>
          <w:sz w:val="20"/>
          <w:szCs w:val="20"/>
        </w:rPr>
        <w:t>Tangled Root Eaters</w:t>
      </w:r>
      <w:r w:rsidRPr="00DB5353">
        <w:rPr>
          <w:sz w:val="20"/>
          <w:szCs w:val="20"/>
        </w:rPr>
        <w:t>, printed in blue to show they are Tsolyani (aka Whoremonger of Avanthar).  Their</w:t>
      </w:r>
      <w:r w:rsidRPr="0061436E">
        <w:rPr>
          <w:sz w:val="20"/>
          <w:szCs w:val="20"/>
        </w:rPr>
        <w:t xml:space="preserve"> quality is Slayer, printed </w:t>
      </w:r>
      <w:r>
        <w:rPr>
          <w:sz w:val="20"/>
          <w:szCs w:val="20"/>
        </w:rPr>
        <w:t>Orange</w:t>
      </w:r>
      <w:r w:rsidRPr="0061436E">
        <w:rPr>
          <w:sz w:val="20"/>
          <w:szCs w:val="20"/>
        </w:rPr>
        <w:t xml:space="preserve"> to show they</w:t>
      </w:r>
      <w:r>
        <w:rPr>
          <w:sz w:val="20"/>
          <w:szCs w:val="20"/>
        </w:rPr>
        <w:t xml:space="preserve"> are non-human and need to refer to the Non-Human Formation table to determine permissible formations.  </w:t>
      </w:r>
      <w:r w:rsidRPr="0061436E">
        <w:rPr>
          <w:sz w:val="20"/>
          <w:szCs w:val="20"/>
        </w:rPr>
        <w:t xml:space="preserve"> Their weight is PAC,</w:t>
      </w:r>
      <w:r>
        <w:rPr>
          <w:sz w:val="20"/>
          <w:szCs w:val="20"/>
        </w:rPr>
        <w:t xml:space="preserve"> which shows they are Pacha Lei. </w:t>
      </w:r>
      <w:r w:rsidRPr="0061436E">
        <w:rPr>
          <w:sz w:val="20"/>
          <w:szCs w:val="20"/>
        </w:rPr>
        <w:t xml:space="preserve"> </w:t>
      </w:r>
    </w:p>
    <w:p w14:paraId="5B508F7F" w14:textId="77777777" w:rsidR="00C0475E" w:rsidRPr="0061436E" w:rsidRDefault="00C0475E" w:rsidP="00C0475E">
      <w:pPr>
        <w:rPr>
          <w:sz w:val="20"/>
          <w:szCs w:val="20"/>
        </w:rPr>
      </w:pPr>
    </w:p>
    <w:p w14:paraId="3C9DE1F0" w14:textId="77777777" w:rsidR="00C0475E" w:rsidRPr="0061436E" w:rsidRDefault="00C0475E" w:rsidP="00C0475E">
      <w:pPr>
        <w:pStyle w:val="ListParagraph"/>
        <w:numPr>
          <w:ilvl w:val="1"/>
          <w:numId w:val="3"/>
        </w:numPr>
        <w:rPr>
          <w:b/>
          <w:szCs w:val="20"/>
          <w:u w:val="single"/>
        </w:rPr>
      </w:pPr>
      <w:bookmarkStart w:id="29" w:name="_Ref119454734"/>
      <w:r w:rsidRPr="0061436E">
        <w:rPr>
          <w:b/>
          <w:szCs w:val="20"/>
          <w:u w:val="single"/>
        </w:rPr>
        <w:t>ZONES</w:t>
      </w:r>
      <w:bookmarkEnd w:id="29"/>
    </w:p>
    <w:p w14:paraId="0FF1961F" w14:textId="77777777" w:rsidR="00C0475E" w:rsidRPr="0061436E" w:rsidRDefault="00C0475E" w:rsidP="00C0475E">
      <w:pPr>
        <w:pStyle w:val="ListParagraph"/>
        <w:ind w:left="454"/>
        <w:rPr>
          <w:b/>
          <w:sz w:val="20"/>
          <w:szCs w:val="20"/>
        </w:rPr>
      </w:pPr>
    </w:p>
    <w:p w14:paraId="4218E63F" w14:textId="17F8D0F8" w:rsidR="00C0475E" w:rsidRDefault="00C0475E" w:rsidP="00C0475E">
      <w:pPr>
        <w:rPr>
          <w:sz w:val="20"/>
          <w:szCs w:val="20"/>
        </w:rPr>
      </w:pPr>
      <w:r w:rsidRPr="0061436E">
        <w:rPr>
          <w:sz w:val="20"/>
          <w:szCs w:val="20"/>
        </w:rPr>
        <w:t xml:space="preserve">Units affect other units.  These effects are summarised by </w:t>
      </w:r>
      <w:r w:rsidRPr="005F0099">
        <w:rPr>
          <w:b/>
          <w:bCs/>
          <w:sz w:val="20"/>
          <w:szCs w:val="20"/>
        </w:rPr>
        <w:t>Hostile Zones</w:t>
      </w:r>
      <w:r w:rsidRPr="0061436E">
        <w:rPr>
          <w:sz w:val="20"/>
          <w:szCs w:val="20"/>
        </w:rPr>
        <w:t xml:space="preserve"> round </w:t>
      </w:r>
      <w:r w:rsidRPr="00ED3F3E">
        <w:rPr>
          <w:b/>
          <w:bCs/>
          <w:sz w:val="20"/>
          <w:szCs w:val="20"/>
        </w:rPr>
        <w:t>all</w:t>
      </w:r>
      <w:r w:rsidRPr="0061436E">
        <w:rPr>
          <w:sz w:val="20"/>
          <w:szCs w:val="20"/>
        </w:rPr>
        <w:t xml:space="preserve"> units (</w:t>
      </w:r>
      <w:r w:rsidRPr="0061436E">
        <w:rPr>
          <w:b/>
          <w:sz w:val="20"/>
          <w:szCs w:val="20"/>
        </w:rPr>
        <w:t>except artillery and skirmishers</w:t>
      </w:r>
      <w:r w:rsidRPr="0061436E">
        <w:rPr>
          <w:sz w:val="20"/>
          <w:szCs w:val="20"/>
        </w:rPr>
        <w:t xml:space="preserve">) and </w:t>
      </w:r>
      <w:r>
        <w:rPr>
          <w:sz w:val="20"/>
          <w:szCs w:val="20"/>
        </w:rPr>
        <w:t>by a Fire Zone (FZ)</w:t>
      </w:r>
      <w:r w:rsidRPr="0061436E">
        <w:rPr>
          <w:sz w:val="20"/>
          <w:szCs w:val="20"/>
        </w:rPr>
        <w:t xml:space="preserve"> projected by missile units.  </w:t>
      </w:r>
    </w:p>
    <w:p w14:paraId="16BFCE4D" w14:textId="77777777" w:rsidR="00A028FE" w:rsidRDefault="00A028FE" w:rsidP="00C0475E">
      <w:pPr>
        <w:rPr>
          <w:sz w:val="20"/>
          <w:szCs w:val="20"/>
        </w:rPr>
      </w:pPr>
    </w:p>
    <w:p w14:paraId="36722B66" w14:textId="7E78B704" w:rsidR="00A028FE" w:rsidRDefault="00A028FE" w:rsidP="00C0475E">
      <w:pPr>
        <w:rPr>
          <w:sz w:val="20"/>
          <w:szCs w:val="20"/>
        </w:rPr>
      </w:pPr>
      <w:r>
        <w:rPr>
          <w:sz w:val="20"/>
          <w:szCs w:val="20"/>
        </w:rPr>
        <w:t xml:space="preserve">There are three types of </w:t>
      </w:r>
      <w:r w:rsidRPr="005F0099">
        <w:rPr>
          <w:b/>
          <w:bCs/>
          <w:sz w:val="20"/>
          <w:szCs w:val="20"/>
        </w:rPr>
        <w:t>Hostile Zone</w:t>
      </w:r>
      <w:r>
        <w:rPr>
          <w:sz w:val="20"/>
          <w:szCs w:val="20"/>
        </w:rPr>
        <w:t>:</w:t>
      </w:r>
    </w:p>
    <w:p w14:paraId="689B239B" w14:textId="77777777" w:rsidR="00A028FE" w:rsidRDefault="00A028FE" w:rsidP="00C0475E">
      <w:pPr>
        <w:rPr>
          <w:sz w:val="20"/>
          <w:szCs w:val="20"/>
        </w:rPr>
      </w:pPr>
    </w:p>
    <w:p w14:paraId="5F2FCF61" w14:textId="77777777" w:rsidR="00C0475E" w:rsidRDefault="00C0475E" w:rsidP="00C0475E">
      <w:pPr>
        <w:pStyle w:val="ListParagraph"/>
        <w:numPr>
          <w:ilvl w:val="2"/>
          <w:numId w:val="3"/>
        </w:numPr>
        <w:rPr>
          <w:b/>
          <w:sz w:val="22"/>
          <w:szCs w:val="20"/>
          <w:u w:val="single"/>
        </w:rPr>
      </w:pPr>
      <w:bookmarkStart w:id="30" w:name="_Ref119454934"/>
      <w:r w:rsidRPr="001832EE">
        <w:rPr>
          <w:b/>
          <w:sz w:val="22"/>
          <w:szCs w:val="20"/>
          <w:u w:val="single"/>
        </w:rPr>
        <w:t>CLOSE ZONE (CZ)</w:t>
      </w:r>
      <w:bookmarkEnd w:id="30"/>
    </w:p>
    <w:p w14:paraId="4833A79C" w14:textId="77777777" w:rsidR="00C0475E" w:rsidRDefault="00C0475E" w:rsidP="00C0475E">
      <w:pPr>
        <w:rPr>
          <w:b/>
          <w:sz w:val="22"/>
          <w:szCs w:val="20"/>
          <w:u w:val="single"/>
        </w:rPr>
      </w:pPr>
    </w:p>
    <w:p w14:paraId="56474A29" w14:textId="284133A9" w:rsidR="00A028FE" w:rsidRDefault="00C0475E" w:rsidP="00C0475E">
      <w:pPr>
        <w:rPr>
          <w:sz w:val="20"/>
          <w:szCs w:val="20"/>
        </w:rPr>
      </w:pPr>
      <w:r w:rsidRPr="0061436E">
        <w:rPr>
          <w:sz w:val="20"/>
          <w:szCs w:val="20"/>
        </w:rPr>
        <w:t>The Close Zone (CZ) is an area extending 50mm from the edges of the unit in all directions</w:t>
      </w:r>
      <w:r w:rsidR="00D95FB2">
        <w:rPr>
          <w:sz w:val="20"/>
          <w:szCs w:val="20"/>
        </w:rPr>
        <w:t xml:space="preserve"> which in</w:t>
      </w:r>
      <w:r w:rsidRPr="0061436E">
        <w:rPr>
          <w:sz w:val="20"/>
          <w:szCs w:val="20"/>
        </w:rPr>
        <w:t xml:space="preserve"> addition extends a further 100mm forward from the 50mm on the unit’s front.  </w:t>
      </w:r>
    </w:p>
    <w:p w14:paraId="456AF0FE" w14:textId="77777777" w:rsidR="00C0475E" w:rsidRDefault="00C0475E" w:rsidP="00C0475E">
      <w:pPr>
        <w:rPr>
          <w:b/>
          <w:sz w:val="22"/>
          <w:szCs w:val="20"/>
          <w:u w:val="single"/>
        </w:rPr>
      </w:pPr>
    </w:p>
    <w:p w14:paraId="5C1D89D7" w14:textId="77777777" w:rsidR="00C0475E" w:rsidRPr="001832EE" w:rsidRDefault="00C0475E" w:rsidP="00C0475E">
      <w:pPr>
        <w:pStyle w:val="ListParagraph"/>
        <w:numPr>
          <w:ilvl w:val="2"/>
          <w:numId w:val="3"/>
        </w:numPr>
        <w:rPr>
          <w:b/>
          <w:sz w:val="22"/>
          <w:szCs w:val="20"/>
          <w:u w:val="single"/>
        </w:rPr>
      </w:pPr>
      <w:bookmarkStart w:id="31" w:name="_Ref119454964"/>
      <w:r w:rsidRPr="001832EE">
        <w:rPr>
          <w:b/>
          <w:sz w:val="22"/>
          <w:szCs w:val="20"/>
          <w:u w:val="single"/>
        </w:rPr>
        <w:t>MELEE ZONE (MZ)</w:t>
      </w:r>
      <w:bookmarkEnd w:id="31"/>
    </w:p>
    <w:p w14:paraId="743DDD9C" w14:textId="77777777" w:rsidR="00C0475E" w:rsidRPr="0061436E" w:rsidRDefault="00C0475E" w:rsidP="00C0475E">
      <w:pPr>
        <w:rPr>
          <w:b/>
          <w:sz w:val="20"/>
          <w:szCs w:val="20"/>
          <w:u w:val="single"/>
        </w:rPr>
      </w:pPr>
    </w:p>
    <w:p w14:paraId="6EF7B474" w14:textId="59139C44" w:rsidR="007D76B5" w:rsidRDefault="00C0475E" w:rsidP="00C0475E">
      <w:pPr>
        <w:rPr>
          <w:sz w:val="20"/>
          <w:szCs w:val="20"/>
        </w:rPr>
      </w:pPr>
      <w:r w:rsidRPr="0061436E">
        <w:rPr>
          <w:sz w:val="20"/>
          <w:szCs w:val="20"/>
        </w:rPr>
        <w:t>This is a subset of the CZ and is a zone extending 50mm from the edges of the unit in all directions</w:t>
      </w:r>
      <w:r w:rsidR="00D95FB2">
        <w:rPr>
          <w:sz w:val="20"/>
          <w:szCs w:val="20"/>
        </w:rPr>
        <w:t>.  This</w:t>
      </w:r>
      <w:r w:rsidRPr="0061436E">
        <w:rPr>
          <w:sz w:val="20"/>
          <w:szCs w:val="20"/>
        </w:rPr>
        <w:t xml:space="preserve"> excludes the additional 100mm forward on the unit’s front). </w:t>
      </w:r>
      <w:r w:rsidR="006757B9">
        <w:rPr>
          <w:sz w:val="20"/>
          <w:szCs w:val="20"/>
        </w:rPr>
        <w:t xml:space="preserve"> A unit in a hostile MZ will have to make QCs for various actions (Recovery, Formation Change etc).  It may not make Contact without a Contact command.</w:t>
      </w:r>
    </w:p>
    <w:p w14:paraId="78FF97D5" w14:textId="77777777" w:rsidR="00D95FB2" w:rsidRDefault="00D95FB2" w:rsidP="00C0475E">
      <w:pPr>
        <w:rPr>
          <w:sz w:val="20"/>
          <w:szCs w:val="20"/>
        </w:rPr>
      </w:pPr>
    </w:p>
    <w:p w14:paraId="4B23EC0E" w14:textId="52956F1D" w:rsidR="00012269" w:rsidRDefault="00655A41" w:rsidP="00655A41">
      <w:pPr>
        <w:pStyle w:val="ListParagraph"/>
        <w:numPr>
          <w:ilvl w:val="2"/>
          <w:numId w:val="3"/>
        </w:numPr>
        <w:spacing w:before="240"/>
        <w:rPr>
          <w:b/>
          <w:sz w:val="22"/>
          <w:szCs w:val="20"/>
          <w:u w:val="single"/>
        </w:rPr>
      </w:pPr>
      <w:bookmarkStart w:id="32" w:name="_Ref171381202"/>
      <w:bookmarkStart w:id="33" w:name="_Ref119455022"/>
      <w:r>
        <w:rPr>
          <w:b/>
          <w:sz w:val="22"/>
          <w:szCs w:val="20"/>
          <w:u w:val="single"/>
        </w:rPr>
        <w:t>FRONTAL MELEE ZONE (FMZ</w:t>
      </w:r>
      <w:bookmarkEnd w:id="32"/>
    </w:p>
    <w:p w14:paraId="255F07CC" w14:textId="77777777" w:rsidR="00012269" w:rsidRDefault="00012269" w:rsidP="00012269">
      <w:pPr>
        <w:rPr>
          <w:b/>
          <w:sz w:val="22"/>
          <w:szCs w:val="20"/>
          <w:u w:val="single"/>
        </w:rPr>
      </w:pPr>
    </w:p>
    <w:p w14:paraId="3EAA884B" w14:textId="74DB0779" w:rsidR="00012269" w:rsidRDefault="00012269" w:rsidP="00012269">
      <w:pPr>
        <w:rPr>
          <w:sz w:val="20"/>
          <w:szCs w:val="20"/>
        </w:rPr>
      </w:pPr>
      <w:r w:rsidRPr="0061436E">
        <w:rPr>
          <w:sz w:val="20"/>
          <w:szCs w:val="20"/>
        </w:rPr>
        <w:t>This is a subset of the MZ and is that part extending directly from the unit’s front but not to flank or rear</w:t>
      </w:r>
      <w:r>
        <w:rPr>
          <w:sz w:val="20"/>
          <w:szCs w:val="20"/>
        </w:rPr>
        <w:t xml:space="preserve">. A unit which moves so that an enemy unit is in its FMZ </w:t>
      </w:r>
      <w:r w:rsidR="004931D6">
        <w:rPr>
          <w:sz w:val="20"/>
          <w:szCs w:val="20"/>
        </w:rPr>
        <w:t xml:space="preserve">or it is in the enemy unit’s FMZ </w:t>
      </w:r>
      <w:r>
        <w:rPr>
          <w:sz w:val="20"/>
          <w:szCs w:val="20"/>
        </w:rPr>
        <w:t xml:space="preserve">must stop.   </w:t>
      </w:r>
      <w:r w:rsidRPr="0061436E">
        <w:rPr>
          <w:sz w:val="20"/>
          <w:szCs w:val="20"/>
        </w:rPr>
        <w:t xml:space="preserve">If a </w:t>
      </w:r>
      <w:r>
        <w:rPr>
          <w:sz w:val="20"/>
          <w:szCs w:val="20"/>
        </w:rPr>
        <w:t xml:space="preserve">unit has an enemy </w:t>
      </w:r>
      <w:r w:rsidRPr="0061436E">
        <w:rPr>
          <w:sz w:val="20"/>
          <w:szCs w:val="20"/>
        </w:rPr>
        <w:t xml:space="preserve">unit </w:t>
      </w:r>
      <w:r>
        <w:rPr>
          <w:sz w:val="20"/>
          <w:szCs w:val="20"/>
        </w:rPr>
        <w:t>in its FMZ it may close to melee</w:t>
      </w:r>
      <w:r w:rsidRPr="0061436E">
        <w:rPr>
          <w:sz w:val="20"/>
          <w:szCs w:val="20"/>
        </w:rPr>
        <w:t xml:space="preserve"> </w:t>
      </w:r>
      <w:r>
        <w:rPr>
          <w:sz w:val="20"/>
          <w:szCs w:val="20"/>
        </w:rPr>
        <w:t>with</w:t>
      </w:r>
      <w:r w:rsidRPr="0061436E">
        <w:rPr>
          <w:sz w:val="20"/>
          <w:szCs w:val="20"/>
        </w:rPr>
        <w:t xml:space="preserve"> a Contact command.</w:t>
      </w:r>
    </w:p>
    <w:p w14:paraId="2F3B842E" w14:textId="77777777" w:rsidR="00012269" w:rsidRDefault="00012269" w:rsidP="00012269">
      <w:pPr>
        <w:rPr>
          <w:sz w:val="20"/>
          <w:szCs w:val="20"/>
        </w:rPr>
      </w:pPr>
    </w:p>
    <w:p w14:paraId="194AB7DF" w14:textId="77777777" w:rsidR="00012269" w:rsidRDefault="00012269" w:rsidP="00012269">
      <w:pPr>
        <w:rPr>
          <w:sz w:val="20"/>
          <w:szCs w:val="20"/>
        </w:rPr>
      </w:pPr>
      <w:r>
        <w:rPr>
          <w:sz w:val="20"/>
          <w:szCs w:val="20"/>
        </w:rPr>
        <w:t xml:space="preserve">Keneng should mark on the unit tags when a unit is within the FMZ to avoid the traditional Death by Tape Measure.  </w:t>
      </w:r>
    </w:p>
    <w:p w14:paraId="627CB3B6" w14:textId="12418E80" w:rsidR="00012269" w:rsidRDefault="00012269" w:rsidP="00012269">
      <w:pPr>
        <w:rPr>
          <w:sz w:val="20"/>
          <w:szCs w:val="20"/>
        </w:rPr>
      </w:pPr>
    </w:p>
    <w:p w14:paraId="3F1A55DB" w14:textId="60A264BD" w:rsidR="00012269" w:rsidRDefault="00655A41" w:rsidP="00C0475E">
      <w:pPr>
        <w:pStyle w:val="ListParagraph"/>
        <w:numPr>
          <w:ilvl w:val="2"/>
          <w:numId w:val="3"/>
        </w:numPr>
        <w:rPr>
          <w:b/>
          <w:sz w:val="22"/>
          <w:szCs w:val="20"/>
          <w:u w:val="single"/>
        </w:rPr>
      </w:pPr>
      <w:r>
        <w:rPr>
          <w:b/>
          <w:sz w:val="22"/>
          <w:szCs w:val="20"/>
          <w:u w:val="single"/>
        </w:rPr>
        <w:t>BLOCKING HOSTILE ZONES AND ALL ROUND FACING UNITS</w:t>
      </w:r>
    </w:p>
    <w:p w14:paraId="65FA5AAC" w14:textId="77777777" w:rsidR="00655A41" w:rsidRDefault="00655A41" w:rsidP="00655A41">
      <w:pPr>
        <w:rPr>
          <w:b/>
          <w:sz w:val="22"/>
          <w:szCs w:val="20"/>
          <w:u w:val="single"/>
        </w:rPr>
      </w:pPr>
    </w:p>
    <w:p w14:paraId="5240B907" w14:textId="77777777" w:rsidR="00655A41" w:rsidRDefault="00655A41" w:rsidP="00655A41">
      <w:pPr>
        <w:rPr>
          <w:sz w:val="20"/>
          <w:szCs w:val="20"/>
        </w:rPr>
      </w:pPr>
      <w:r>
        <w:rPr>
          <w:sz w:val="20"/>
          <w:szCs w:val="20"/>
        </w:rPr>
        <w:t>All Hostile Zones are blocked by friendly units (not skirmishers).</w:t>
      </w:r>
    </w:p>
    <w:p w14:paraId="7C6A0733" w14:textId="77777777" w:rsidR="00655A41" w:rsidRDefault="00655A41" w:rsidP="00655A41">
      <w:pPr>
        <w:rPr>
          <w:sz w:val="20"/>
          <w:szCs w:val="20"/>
        </w:rPr>
      </w:pPr>
    </w:p>
    <w:p w14:paraId="3AE08FAB" w14:textId="77777777" w:rsidR="00655A41" w:rsidRPr="0061436E" w:rsidRDefault="00655A41" w:rsidP="00655A41">
      <w:pPr>
        <w:rPr>
          <w:sz w:val="20"/>
          <w:szCs w:val="20"/>
        </w:rPr>
      </w:pPr>
      <w:r w:rsidRPr="0061436E">
        <w:rPr>
          <w:sz w:val="20"/>
          <w:szCs w:val="20"/>
        </w:rPr>
        <w:t xml:space="preserve">Units </w:t>
      </w:r>
      <w:r>
        <w:rPr>
          <w:sz w:val="20"/>
          <w:szCs w:val="20"/>
        </w:rPr>
        <w:t xml:space="preserve">with </w:t>
      </w:r>
      <w:r w:rsidRPr="0061436E">
        <w:rPr>
          <w:sz w:val="20"/>
          <w:szCs w:val="20"/>
        </w:rPr>
        <w:t>all round facing (ie Bracelet of Kurusenla)</w:t>
      </w:r>
      <w:r>
        <w:rPr>
          <w:sz w:val="20"/>
          <w:szCs w:val="20"/>
        </w:rPr>
        <w:t xml:space="preserve"> </w:t>
      </w:r>
      <w:r w:rsidRPr="0061436E">
        <w:rPr>
          <w:sz w:val="20"/>
          <w:szCs w:val="20"/>
        </w:rPr>
        <w:t>have an all round CZ</w:t>
      </w:r>
      <w:r>
        <w:rPr>
          <w:sz w:val="20"/>
          <w:szCs w:val="20"/>
        </w:rPr>
        <w:t xml:space="preserve"> / MZ / FMZ</w:t>
      </w:r>
      <w:r w:rsidRPr="0061436E">
        <w:rPr>
          <w:sz w:val="20"/>
          <w:szCs w:val="20"/>
        </w:rPr>
        <w:t xml:space="preserve"> of 50mm</w:t>
      </w:r>
      <w:r>
        <w:rPr>
          <w:sz w:val="20"/>
          <w:szCs w:val="20"/>
        </w:rPr>
        <w:t>.</w:t>
      </w:r>
    </w:p>
    <w:p w14:paraId="18071F81" w14:textId="77777777" w:rsidR="00655A41" w:rsidRPr="0061436E" w:rsidRDefault="00655A41" w:rsidP="00655A41">
      <w:pPr>
        <w:rPr>
          <w:sz w:val="20"/>
          <w:szCs w:val="20"/>
        </w:rPr>
      </w:pPr>
    </w:p>
    <w:p w14:paraId="044F031A" w14:textId="77777777" w:rsidR="00C0475E" w:rsidRPr="00A028FE" w:rsidRDefault="00C0475E" w:rsidP="00C0475E">
      <w:pPr>
        <w:pStyle w:val="ListParagraph"/>
        <w:numPr>
          <w:ilvl w:val="2"/>
          <w:numId w:val="3"/>
        </w:numPr>
        <w:rPr>
          <w:b/>
          <w:color w:val="FF0000"/>
          <w:sz w:val="22"/>
          <w:szCs w:val="20"/>
          <w:u w:val="single"/>
        </w:rPr>
      </w:pPr>
      <w:bookmarkStart w:id="34" w:name="_Ref486114977"/>
      <w:bookmarkEnd w:id="33"/>
      <w:r w:rsidRPr="00A028FE">
        <w:rPr>
          <w:b/>
          <w:color w:val="FF0000"/>
          <w:sz w:val="22"/>
          <w:szCs w:val="20"/>
          <w:u w:val="single"/>
        </w:rPr>
        <w:t>HOSTILE ZONE EFFECTS TABLE</w:t>
      </w:r>
      <w:bookmarkEnd w:id="34"/>
    </w:p>
    <w:p w14:paraId="5CC54E5C" w14:textId="77777777" w:rsidR="00C0475E" w:rsidRDefault="00C0475E" w:rsidP="00C0475E">
      <w:pPr>
        <w:rPr>
          <w:sz w:val="20"/>
          <w:szCs w:val="20"/>
        </w:rPr>
      </w:pPr>
    </w:p>
    <w:p w14:paraId="185C063A" w14:textId="6B55C84A" w:rsidR="00C0475E" w:rsidRDefault="00C0475E" w:rsidP="00C0475E">
      <w:pPr>
        <w:rPr>
          <w:sz w:val="20"/>
          <w:szCs w:val="20"/>
        </w:rPr>
      </w:pPr>
      <w:r>
        <w:rPr>
          <w:sz w:val="20"/>
          <w:szCs w:val="20"/>
        </w:rPr>
        <w:t xml:space="preserve">Hostile Zones affect units executing Commands within them.  </w:t>
      </w:r>
      <w:r w:rsidR="00EF0CE0">
        <w:rPr>
          <w:sz w:val="20"/>
          <w:szCs w:val="20"/>
        </w:rPr>
        <w:t>T</w:t>
      </w:r>
      <w:r>
        <w:rPr>
          <w:sz w:val="20"/>
          <w:szCs w:val="20"/>
        </w:rPr>
        <w:t xml:space="preserve">he Hostile Zone Effects Table should be referred to whenever a unit attempts to </w:t>
      </w:r>
      <w:r w:rsidR="00EF0CE0">
        <w:rPr>
          <w:sz w:val="20"/>
          <w:szCs w:val="20"/>
        </w:rPr>
        <w:t>execute</w:t>
      </w:r>
      <w:r>
        <w:rPr>
          <w:sz w:val="20"/>
          <w:szCs w:val="20"/>
        </w:rPr>
        <w:t xml:space="preserve"> the following Commands </w:t>
      </w:r>
      <w:r w:rsidR="00EF0CE0">
        <w:rPr>
          <w:sz w:val="20"/>
          <w:szCs w:val="20"/>
        </w:rPr>
        <w:t>when affected by a</w:t>
      </w:r>
      <w:r>
        <w:rPr>
          <w:sz w:val="20"/>
          <w:szCs w:val="20"/>
        </w:rPr>
        <w:t xml:space="preserve"> Hostile Zone:</w:t>
      </w:r>
    </w:p>
    <w:p w14:paraId="1D679AA4" w14:textId="77777777" w:rsidR="00C0475E" w:rsidRDefault="00C0475E" w:rsidP="00C0475E">
      <w:pPr>
        <w:rPr>
          <w:sz w:val="20"/>
          <w:szCs w:val="20"/>
        </w:rPr>
      </w:pPr>
    </w:p>
    <w:p w14:paraId="3BD8D811" w14:textId="77777777" w:rsidR="00F7663E" w:rsidRDefault="00C0475E" w:rsidP="00C0475E">
      <w:pPr>
        <w:rPr>
          <w:b/>
          <w:sz w:val="20"/>
          <w:szCs w:val="20"/>
        </w:rPr>
      </w:pPr>
      <w:r w:rsidRPr="00FA41E9">
        <w:rPr>
          <w:b/>
          <w:sz w:val="20"/>
          <w:szCs w:val="20"/>
        </w:rPr>
        <w:t>Formation Change</w:t>
      </w:r>
      <w:r w:rsidR="00EF0CE0">
        <w:rPr>
          <w:b/>
          <w:sz w:val="20"/>
          <w:szCs w:val="20"/>
        </w:rPr>
        <w:t xml:space="preserve"> (including Reaction FC)</w:t>
      </w:r>
    </w:p>
    <w:p w14:paraId="7B80A4FC" w14:textId="187AB9A9" w:rsidR="00C0475E" w:rsidRDefault="00F7663E" w:rsidP="00C0475E">
      <w:pPr>
        <w:rPr>
          <w:sz w:val="20"/>
          <w:szCs w:val="20"/>
        </w:rPr>
      </w:pPr>
      <w:r>
        <w:rPr>
          <w:b/>
          <w:sz w:val="20"/>
          <w:szCs w:val="20"/>
        </w:rPr>
        <w:t>Formation Change after RFo</w:t>
      </w:r>
      <w:r w:rsidR="00C0475E">
        <w:rPr>
          <w:sz w:val="20"/>
          <w:szCs w:val="20"/>
        </w:rPr>
        <w:tab/>
      </w:r>
    </w:p>
    <w:p w14:paraId="11464E3D" w14:textId="38F8B999" w:rsidR="00C0475E" w:rsidRDefault="00C0475E" w:rsidP="00C0475E">
      <w:pPr>
        <w:ind w:left="2041" w:hanging="2041"/>
        <w:rPr>
          <w:sz w:val="20"/>
          <w:szCs w:val="20"/>
        </w:rPr>
      </w:pPr>
      <w:r>
        <w:rPr>
          <w:b/>
          <w:sz w:val="20"/>
          <w:szCs w:val="20"/>
        </w:rPr>
        <w:lastRenderedPageBreak/>
        <w:t>Move</w:t>
      </w:r>
      <w:r>
        <w:rPr>
          <w:sz w:val="20"/>
          <w:szCs w:val="20"/>
        </w:rPr>
        <w:tab/>
      </w:r>
    </w:p>
    <w:p w14:paraId="513422D8" w14:textId="38F4F740" w:rsidR="00C0475E" w:rsidRDefault="00C0475E" w:rsidP="00C0475E">
      <w:pPr>
        <w:ind w:left="2041" w:hanging="2041"/>
        <w:rPr>
          <w:b/>
          <w:sz w:val="20"/>
          <w:szCs w:val="20"/>
        </w:rPr>
      </w:pPr>
      <w:r w:rsidRPr="00FA41E9">
        <w:rPr>
          <w:b/>
          <w:sz w:val="20"/>
          <w:szCs w:val="20"/>
        </w:rPr>
        <w:t>Recover</w:t>
      </w:r>
    </w:p>
    <w:p w14:paraId="5829AA82" w14:textId="58AE3483" w:rsidR="00C0475E" w:rsidRDefault="00C0475E" w:rsidP="00F7663E">
      <w:pPr>
        <w:ind w:left="2041" w:hanging="2041"/>
        <w:rPr>
          <w:b/>
          <w:sz w:val="20"/>
          <w:szCs w:val="20"/>
        </w:rPr>
      </w:pPr>
      <w:r w:rsidRPr="00FA41E9">
        <w:rPr>
          <w:b/>
          <w:sz w:val="20"/>
          <w:szCs w:val="20"/>
        </w:rPr>
        <w:t>Switch</w:t>
      </w:r>
      <w:r w:rsidR="00EF0CE0">
        <w:rPr>
          <w:b/>
          <w:sz w:val="20"/>
          <w:szCs w:val="20"/>
        </w:rPr>
        <w:t xml:space="preserve"> (including Reaction Sw).</w:t>
      </w:r>
      <w:r>
        <w:rPr>
          <w:b/>
          <w:sz w:val="20"/>
          <w:szCs w:val="20"/>
        </w:rPr>
        <w:tab/>
      </w:r>
    </w:p>
    <w:p w14:paraId="55AF3E95" w14:textId="7699EB23" w:rsidR="00F7663E" w:rsidRDefault="00F7663E" w:rsidP="00F7663E">
      <w:pPr>
        <w:ind w:left="2041" w:hanging="2041"/>
        <w:rPr>
          <w:b/>
          <w:sz w:val="20"/>
          <w:szCs w:val="20"/>
        </w:rPr>
      </w:pPr>
      <w:r>
        <w:rPr>
          <w:b/>
          <w:sz w:val="20"/>
          <w:szCs w:val="20"/>
        </w:rPr>
        <w:t>Switch after RSw.</w:t>
      </w:r>
    </w:p>
    <w:p w14:paraId="517F2899" w14:textId="77777777" w:rsidR="00C0475E" w:rsidRDefault="00C0475E" w:rsidP="00C0475E">
      <w:pPr>
        <w:rPr>
          <w:sz w:val="20"/>
          <w:szCs w:val="20"/>
        </w:rPr>
      </w:pPr>
    </w:p>
    <w:p w14:paraId="03C4F0C6" w14:textId="37313919" w:rsidR="00F609F7" w:rsidRDefault="00EF0CE0" w:rsidP="00C0475E">
      <w:pPr>
        <w:rPr>
          <w:sz w:val="20"/>
          <w:szCs w:val="20"/>
        </w:rPr>
      </w:pPr>
      <w:r>
        <w:rPr>
          <w:sz w:val="20"/>
          <w:szCs w:val="20"/>
        </w:rPr>
        <w:t xml:space="preserve">Use </w:t>
      </w:r>
      <w:r w:rsidR="00C0475E">
        <w:rPr>
          <w:sz w:val="20"/>
          <w:szCs w:val="20"/>
        </w:rPr>
        <w:t xml:space="preserve">the line on the table for the Action being taken.  </w:t>
      </w:r>
    </w:p>
    <w:p w14:paraId="1AE3E403" w14:textId="77777777" w:rsidR="00F7663E" w:rsidRDefault="00F7663E" w:rsidP="00C0475E">
      <w:pPr>
        <w:rPr>
          <w:sz w:val="20"/>
          <w:szCs w:val="20"/>
        </w:rPr>
      </w:pPr>
    </w:p>
    <w:p w14:paraId="72122EB0" w14:textId="5EFCC633" w:rsidR="00F7663E" w:rsidRDefault="00F7663E" w:rsidP="00F7663E">
      <w:pPr>
        <w:rPr>
          <w:sz w:val="20"/>
          <w:szCs w:val="20"/>
        </w:rPr>
      </w:pPr>
      <w:r>
        <w:rPr>
          <w:sz w:val="20"/>
          <w:szCs w:val="20"/>
        </w:rPr>
        <w:t xml:space="preserve">Movement </w:t>
      </w:r>
      <w:r w:rsidRPr="00F7663E">
        <w:rPr>
          <w:b/>
          <w:bCs/>
          <w:sz w:val="20"/>
          <w:szCs w:val="20"/>
        </w:rPr>
        <w:t>parallel</w:t>
      </w:r>
      <w:r>
        <w:rPr>
          <w:sz w:val="20"/>
          <w:szCs w:val="20"/>
        </w:rPr>
        <w:t xml:space="preserve"> to an FMZ is affected (movement forward towards the unit exerting the FMZ is not permitted since a Contact is required, and movement away from the FMZ is automatically successful). </w:t>
      </w:r>
    </w:p>
    <w:p w14:paraId="5E4209A6" w14:textId="4258AD4A" w:rsidR="00F7663E" w:rsidRDefault="00F7663E" w:rsidP="00F7663E">
      <w:pPr>
        <w:rPr>
          <w:sz w:val="20"/>
          <w:szCs w:val="20"/>
        </w:rPr>
      </w:pPr>
      <w:r>
        <w:rPr>
          <w:sz w:val="20"/>
          <w:szCs w:val="20"/>
        </w:rPr>
        <w:t>Spinning, moving sideways / backwards and wheeling are affected if executed in an FMZ.</w:t>
      </w:r>
    </w:p>
    <w:p w14:paraId="4CEAE60F" w14:textId="77777777" w:rsidR="00F7663E" w:rsidRDefault="00F7663E" w:rsidP="00C0475E">
      <w:pPr>
        <w:rPr>
          <w:sz w:val="20"/>
          <w:szCs w:val="20"/>
        </w:rPr>
      </w:pPr>
    </w:p>
    <w:p w14:paraId="67008526" w14:textId="542B2C5A" w:rsidR="00751D16" w:rsidRDefault="00EF0CE0" w:rsidP="00C0475E">
      <w:pPr>
        <w:rPr>
          <w:sz w:val="20"/>
          <w:szCs w:val="20"/>
        </w:rPr>
      </w:pPr>
      <w:r>
        <w:rPr>
          <w:sz w:val="20"/>
          <w:szCs w:val="20"/>
        </w:rPr>
        <w:t>C</w:t>
      </w:r>
      <w:r w:rsidR="00751D16">
        <w:rPr>
          <w:sz w:val="20"/>
          <w:szCs w:val="20"/>
        </w:rPr>
        <w:t xml:space="preserve">ross reference </w:t>
      </w:r>
      <w:r w:rsidR="00F7663E">
        <w:rPr>
          <w:sz w:val="20"/>
          <w:szCs w:val="20"/>
        </w:rPr>
        <w:t>the line</w:t>
      </w:r>
      <w:r w:rsidR="00751D16">
        <w:rPr>
          <w:sz w:val="20"/>
          <w:szCs w:val="20"/>
        </w:rPr>
        <w:t xml:space="preserve"> with the </w:t>
      </w:r>
      <w:r>
        <w:rPr>
          <w:sz w:val="20"/>
          <w:szCs w:val="20"/>
        </w:rPr>
        <w:t xml:space="preserve">type of </w:t>
      </w:r>
      <w:r w:rsidR="00751D16">
        <w:rPr>
          <w:sz w:val="20"/>
          <w:szCs w:val="20"/>
        </w:rPr>
        <w:t>Hostile Zone</w:t>
      </w:r>
      <w:r>
        <w:rPr>
          <w:sz w:val="20"/>
          <w:szCs w:val="20"/>
        </w:rPr>
        <w:t xml:space="preserve"> affecting the unit.  If the Unit executing the command is within more than one apply the one </w:t>
      </w:r>
      <w:r w:rsidR="005F0099">
        <w:rPr>
          <w:sz w:val="20"/>
          <w:szCs w:val="20"/>
        </w:rPr>
        <w:t>furthest right</w:t>
      </w:r>
      <w:r>
        <w:rPr>
          <w:sz w:val="20"/>
          <w:szCs w:val="20"/>
        </w:rPr>
        <w:t xml:space="preserve"> on the table (ie the worst).</w:t>
      </w:r>
    </w:p>
    <w:p w14:paraId="5D02D712" w14:textId="42F5A6DA" w:rsidR="00C0475E" w:rsidRDefault="00C0475E" w:rsidP="00C0475E">
      <w:pPr>
        <w:rPr>
          <w:sz w:val="20"/>
          <w:szCs w:val="20"/>
        </w:rPr>
      </w:pPr>
      <w:r>
        <w:rPr>
          <w:sz w:val="20"/>
          <w:szCs w:val="20"/>
        </w:rPr>
        <w:t xml:space="preserve"> </w:t>
      </w:r>
    </w:p>
    <w:p w14:paraId="0C9689E6" w14:textId="7B9D7D82" w:rsidR="00C0475E" w:rsidRPr="005F0099" w:rsidRDefault="005F0099" w:rsidP="00C0475E">
      <w:pPr>
        <w:rPr>
          <w:b/>
          <w:bCs/>
          <w:sz w:val="20"/>
          <w:szCs w:val="20"/>
          <w:u w:val="single"/>
        </w:rPr>
      </w:pPr>
      <w:r w:rsidRPr="005F0099">
        <w:rPr>
          <w:b/>
          <w:bCs/>
          <w:sz w:val="20"/>
          <w:szCs w:val="20"/>
          <w:u w:val="single"/>
        </w:rPr>
        <w:t>Outcomes</w:t>
      </w:r>
    </w:p>
    <w:p w14:paraId="5F69BE4A" w14:textId="77777777" w:rsidR="005F0099" w:rsidRDefault="005F0099" w:rsidP="00C0475E">
      <w:pPr>
        <w:rPr>
          <w:sz w:val="20"/>
          <w:szCs w:val="20"/>
        </w:rPr>
      </w:pPr>
    </w:p>
    <w:p w14:paraId="5F2CD888" w14:textId="77777777" w:rsidR="00C0475E" w:rsidRDefault="00C0475E" w:rsidP="00C0475E">
      <w:pPr>
        <w:rPr>
          <w:sz w:val="20"/>
          <w:szCs w:val="20"/>
        </w:rPr>
      </w:pPr>
      <w:r w:rsidRPr="005F0099">
        <w:rPr>
          <w:b/>
          <w:bCs/>
          <w:sz w:val="20"/>
          <w:szCs w:val="20"/>
        </w:rPr>
        <w:t>QC</w:t>
      </w:r>
      <w:r w:rsidRPr="005F0099">
        <w:rPr>
          <w:b/>
          <w:bCs/>
          <w:sz w:val="20"/>
          <w:szCs w:val="20"/>
        </w:rPr>
        <w:tab/>
      </w:r>
      <w:r>
        <w:rPr>
          <w:sz w:val="20"/>
          <w:szCs w:val="20"/>
        </w:rPr>
        <w:t xml:space="preserve"> :</w:t>
      </w:r>
      <w:r>
        <w:rPr>
          <w:sz w:val="20"/>
          <w:szCs w:val="20"/>
        </w:rPr>
        <w:tab/>
        <w:t xml:space="preserve"> Action requires a QC (type is defined on the Quality Checks Table)</w:t>
      </w:r>
    </w:p>
    <w:p w14:paraId="567BB09F" w14:textId="64F1201F" w:rsidR="00C0475E" w:rsidRDefault="00C0475E" w:rsidP="00C0475E">
      <w:pPr>
        <w:rPr>
          <w:sz w:val="20"/>
          <w:szCs w:val="20"/>
        </w:rPr>
      </w:pPr>
      <w:r w:rsidRPr="005F0099">
        <w:rPr>
          <w:b/>
          <w:bCs/>
          <w:sz w:val="20"/>
          <w:szCs w:val="20"/>
        </w:rPr>
        <w:t>QC</w:t>
      </w:r>
      <w:r w:rsidR="00751D16" w:rsidRPr="005F0099">
        <w:rPr>
          <w:b/>
          <w:bCs/>
          <w:sz w:val="20"/>
          <w:szCs w:val="20"/>
        </w:rPr>
        <w:t xml:space="preserve"> </w:t>
      </w:r>
      <w:r w:rsidRPr="005F0099">
        <w:rPr>
          <w:b/>
          <w:bCs/>
          <w:sz w:val="20"/>
          <w:szCs w:val="20"/>
        </w:rPr>
        <w:t xml:space="preserve"> EQ</w:t>
      </w:r>
      <w:r>
        <w:rPr>
          <w:sz w:val="20"/>
          <w:szCs w:val="20"/>
        </w:rPr>
        <w:t xml:space="preserve"> :</w:t>
      </w:r>
      <w:r>
        <w:rPr>
          <w:sz w:val="20"/>
          <w:szCs w:val="20"/>
        </w:rPr>
        <w:tab/>
        <w:t xml:space="preserve"> Action requires a QC with </w:t>
      </w:r>
      <w:r w:rsidR="00F92C2A">
        <w:rPr>
          <w:sz w:val="20"/>
          <w:szCs w:val="20"/>
        </w:rPr>
        <w:t xml:space="preserve">highest </w:t>
      </w:r>
      <w:r>
        <w:rPr>
          <w:sz w:val="20"/>
          <w:szCs w:val="20"/>
        </w:rPr>
        <w:t xml:space="preserve">Quality of enemy unit exerting zone deducted. </w:t>
      </w:r>
      <w:r w:rsidR="00751D16">
        <w:rPr>
          <w:sz w:val="20"/>
          <w:szCs w:val="20"/>
        </w:rPr>
        <w:fldChar w:fldCharType="begin"/>
      </w:r>
      <w:r w:rsidR="00751D16">
        <w:rPr>
          <w:sz w:val="20"/>
          <w:szCs w:val="20"/>
        </w:rPr>
        <w:instrText xml:space="preserve"> REF _Ref151647716 \r \h </w:instrText>
      </w:r>
      <w:r w:rsidR="00751D16">
        <w:rPr>
          <w:sz w:val="20"/>
          <w:szCs w:val="20"/>
        </w:rPr>
      </w:r>
      <w:r w:rsidR="00751D16">
        <w:rPr>
          <w:sz w:val="20"/>
          <w:szCs w:val="20"/>
        </w:rPr>
        <w:fldChar w:fldCharType="separate"/>
      </w:r>
      <w:r w:rsidR="00996996">
        <w:rPr>
          <w:sz w:val="20"/>
          <w:szCs w:val="20"/>
        </w:rPr>
        <w:t>E.3.3</w:t>
      </w:r>
      <w:r w:rsidR="00751D16">
        <w:rPr>
          <w:sz w:val="20"/>
          <w:szCs w:val="20"/>
        </w:rPr>
        <w:fldChar w:fldCharType="end"/>
      </w:r>
    </w:p>
    <w:p w14:paraId="6233AE15" w14:textId="7B014DEE" w:rsidR="00C0475E" w:rsidRDefault="00C0475E" w:rsidP="00C0475E">
      <w:pPr>
        <w:rPr>
          <w:sz w:val="20"/>
          <w:szCs w:val="20"/>
        </w:rPr>
      </w:pPr>
      <w:r w:rsidRPr="005F0099">
        <w:rPr>
          <w:b/>
          <w:bCs/>
          <w:sz w:val="20"/>
          <w:szCs w:val="20"/>
        </w:rPr>
        <w:t>Y</w:t>
      </w:r>
      <w:r w:rsidRPr="005F0099">
        <w:rPr>
          <w:b/>
          <w:bCs/>
          <w:sz w:val="20"/>
          <w:szCs w:val="20"/>
        </w:rPr>
        <w:tab/>
        <w:t xml:space="preserve"> :</w:t>
      </w:r>
      <w:r>
        <w:rPr>
          <w:sz w:val="20"/>
          <w:szCs w:val="20"/>
        </w:rPr>
        <w:tab/>
        <w:t xml:space="preserve"> Action </w:t>
      </w:r>
      <w:r w:rsidR="005F0099">
        <w:rPr>
          <w:sz w:val="20"/>
          <w:szCs w:val="20"/>
        </w:rPr>
        <w:t>succeeds</w:t>
      </w:r>
      <w:r>
        <w:rPr>
          <w:sz w:val="20"/>
          <w:szCs w:val="20"/>
        </w:rPr>
        <w:t>.</w:t>
      </w:r>
    </w:p>
    <w:p w14:paraId="07D28C4C" w14:textId="77777777" w:rsidR="00C0475E" w:rsidRDefault="00C0475E" w:rsidP="00C0475E">
      <w:pPr>
        <w:rPr>
          <w:sz w:val="20"/>
          <w:szCs w:val="20"/>
        </w:rPr>
      </w:pPr>
    </w:p>
    <w:p w14:paraId="335CE47A" w14:textId="77777777" w:rsidR="00C0475E" w:rsidRDefault="00C0475E" w:rsidP="00C0475E">
      <w:pPr>
        <w:rPr>
          <w:sz w:val="20"/>
          <w:szCs w:val="20"/>
        </w:rPr>
      </w:pPr>
      <w:r w:rsidRPr="0061436E">
        <w:rPr>
          <w:sz w:val="20"/>
          <w:szCs w:val="20"/>
        </w:rPr>
        <w:t xml:space="preserve">See also the </w:t>
      </w:r>
      <w:r w:rsidRPr="009A0CF3">
        <w:rPr>
          <w:b/>
          <w:sz w:val="20"/>
          <w:szCs w:val="20"/>
        </w:rPr>
        <w:t>Zone Diagrams</w:t>
      </w:r>
      <w:r w:rsidRPr="0061436E">
        <w:rPr>
          <w:sz w:val="20"/>
          <w:szCs w:val="20"/>
        </w:rPr>
        <w:t xml:space="preserve"> which </w:t>
      </w:r>
      <w:r>
        <w:rPr>
          <w:sz w:val="20"/>
          <w:szCs w:val="20"/>
        </w:rPr>
        <w:t xml:space="preserve">show </w:t>
      </w:r>
      <w:r w:rsidRPr="0061436E">
        <w:rPr>
          <w:sz w:val="20"/>
          <w:szCs w:val="20"/>
        </w:rPr>
        <w:t>where units exert their various zones.</w:t>
      </w:r>
    </w:p>
    <w:p w14:paraId="2A1E596B" w14:textId="77777777" w:rsidR="005F0099" w:rsidRDefault="005F0099" w:rsidP="00C0475E">
      <w:pPr>
        <w:rPr>
          <w:sz w:val="20"/>
          <w:szCs w:val="20"/>
        </w:rPr>
      </w:pPr>
    </w:p>
    <w:p w14:paraId="29DA405E" w14:textId="77777777" w:rsidR="005F0099" w:rsidRDefault="005F0099" w:rsidP="005F0099">
      <w:pPr>
        <w:pStyle w:val="ListParagraph"/>
        <w:numPr>
          <w:ilvl w:val="2"/>
          <w:numId w:val="3"/>
        </w:numPr>
        <w:rPr>
          <w:b/>
          <w:sz w:val="22"/>
          <w:szCs w:val="20"/>
          <w:u w:val="single"/>
        </w:rPr>
      </w:pPr>
      <w:bookmarkStart w:id="35" w:name="_Ref119453847"/>
      <w:r>
        <w:rPr>
          <w:b/>
          <w:sz w:val="22"/>
          <w:szCs w:val="20"/>
          <w:u w:val="single"/>
        </w:rPr>
        <w:t>FIRE ZONE (FZ)</w:t>
      </w:r>
      <w:bookmarkEnd w:id="35"/>
    </w:p>
    <w:p w14:paraId="34E42B45" w14:textId="77777777" w:rsidR="005F0099" w:rsidRPr="00A1163C" w:rsidRDefault="005F0099" w:rsidP="005F0099">
      <w:pPr>
        <w:pStyle w:val="ListParagraph"/>
        <w:ind w:left="340"/>
        <w:rPr>
          <w:b/>
          <w:sz w:val="22"/>
          <w:szCs w:val="20"/>
          <w:u w:val="single"/>
        </w:rPr>
      </w:pPr>
    </w:p>
    <w:p w14:paraId="305CB6BB" w14:textId="483B2C03" w:rsidR="005F0099" w:rsidRPr="003E182A" w:rsidRDefault="005F0099" w:rsidP="005F0099">
      <w:pPr>
        <w:rPr>
          <w:bCs/>
          <w:sz w:val="20"/>
          <w:szCs w:val="18"/>
        </w:rPr>
      </w:pPr>
      <w:r w:rsidRPr="003E182A">
        <w:rPr>
          <w:bCs/>
          <w:sz w:val="20"/>
          <w:szCs w:val="18"/>
        </w:rPr>
        <w:t>Missile units (only) project Fire Zones out to their long range in their firing arc (</w:t>
      </w:r>
      <w:r w:rsidRPr="003E182A">
        <w:rPr>
          <w:bCs/>
          <w:sz w:val="20"/>
          <w:szCs w:val="18"/>
        </w:rPr>
        <w:fldChar w:fldCharType="begin"/>
      </w:r>
      <w:r w:rsidRPr="003E182A">
        <w:rPr>
          <w:bCs/>
          <w:sz w:val="20"/>
          <w:szCs w:val="18"/>
        </w:rPr>
        <w:instrText xml:space="preserve"> REF _Ref119453462 \r \h </w:instrText>
      </w:r>
      <w:r>
        <w:rPr>
          <w:bCs/>
          <w:sz w:val="20"/>
          <w:szCs w:val="18"/>
        </w:rPr>
        <w:instrText xml:space="preserve"> \* MERGEFORMAT </w:instrText>
      </w:r>
      <w:r w:rsidRPr="003E182A">
        <w:rPr>
          <w:bCs/>
          <w:sz w:val="20"/>
          <w:szCs w:val="18"/>
        </w:rPr>
      </w:r>
      <w:r w:rsidRPr="003E182A">
        <w:rPr>
          <w:bCs/>
          <w:sz w:val="20"/>
          <w:szCs w:val="18"/>
        </w:rPr>
        <w:fldChar w:fldCharType="separate"/>
      </w:r>
      <w:r w:rsidR="00996996">
        <w:rPr>
          <w:bCs/>
          <w:sz w:val="20"/>
          <w:szCs w:val="18"/>
        </w:rPr>
        <w:t>J2</w:t>
      </w:r>
      <w:r w:rsidRPr="003E182A">
        <w:rPr>
          <w:bCs/>
          <w:sz w:val="20"/>
          <w:szCs w:val="18"/>
        </w:rPr>
        <w:fldChar w:fldCharType="end"/>
      </w:r>
      <w:r w:rsidRPr="003E182A">
        <w:rPr>
          <w:bCs/>
          <w:sz w:val="20"/>
          <w:szCs w:val="18"/>
        </w:rPr>
        <w:t>). These affect Rear Area Movement  (</w:t>
      </w:r>
      <w:r w:rsidRPr="003E182A">
        <w:rPr>
          <w:bCs/>
          <w:sz w:val="20"/>
          <w:szCs w:val="18"/>
        </w:rPr>
        <w:fldChar w:fldCharType="begin"/>
      </w:r>
      <w:r w:rsidRPr="003E182A">
        <w:rPr>
          <w:bCs/>
          <w:sz w:val="20"/>
          <w:szCs w:val="18"/>
        </w:rPr>
        <w:instrText xml:space="preserve"> REF _Ref119453531 \r \h </w:instrText>
      </w:r>
      <w:r>
        <w:rPr>
          <w:bCs/>
          <w:sz w:val="20"/>
          <w:szCs w:val="18"/>
        </w:rPr>
        <w:instrText xml:space="preserve"> \* MERGEFORMAT </w:instrText>
      </w:r>
      <w:r w:rsidRPr="003E182A">
        <w:rPr>
          <w:bCs/>
          <w:sz w:val="20"/>
          <w:szCs w:val="18"/>
        </w:rPr>
      </w:r>
      <w:r w:rsidRPr="003E182A">
        <w:rPr>
          <w:bCs/>
          <w:sz w:val="20"/>
          <w:szCs w:val="18"/>
        </w:rPr>
        <w:fldChar w:fldCharType="separate"/>
      </w:r>
      <w:r w:rsidR="00996996">
        <w:rPr>
          <w:bCs/>
          <w:sz w:val="20"/>
          <w:szCs w:val="18"/>
        </w:rPr>
        <w:t>I7</w:t>
      </w:r>
      <w:r w:rsidRPr="003E182A">
        <w:rPr>
          <w:bCs/>
          <w:sz w:val="20"/>
          <w:szCs w:val="18"/>
        </w:rPr>
        <w:fldChar w:fldCharType="end"/>
      </w:r>
      <w:r w:rsidRPr="003E182A">
        <w:rPr>
          <w:bCs/>
          <w:sz w:val="20"/>
          <w:szCs w:val="18"/>
        </w:rPr>
        <w:t>)</w:t>
      </w:r>
    </w:p>
    <w:p w14:paraId="6FDAF467" w14:textId="77777777" w:rsidR="005F0099" w:rsidRPr="003E182A" w:rsidRDefault="005F0099" w:rsidP="005F0099">
      <w:pPr>
        <w:rPr>
          <w:bCs/>
          <w:sz w:val="18"/>
          <w:szCs w:val="18"/>
        </w:rPr>
      </w:pPr>
    </w:p>
    <w:p w14:paraId="2F45F524" w14:textId="77777777" w:rsidR="005F0099" w:rsidRPr="0061436E" w:rsidRDefault="005F0099" w:rsidP="00C0475E">
      <w:pPr>
        <w:rPr>
          <w:sz w:val="20"/>
          <w:szCs w:val="20"/>
        </w:rPr>
      </w:pPr>
    </w:p>
    <w:p w14:paraId="0DB5DDE3" w14:textId="77777777" w:rsidR="00C0475E" w:rsidRPr="0061436E" w:rsidRDefault="00C0475E" w:rsidP="00C0475E">
      <w:pPr>
        <w:rPr>
          <w:b/>
          <w:sz w:val="20"/>
          <w:szCs w:val="20"/>
          <w:u w:val="single"/>
        </w:rPr>
      </w:pPr>
    </w:p>
    <w:p w14:paraId="150DFE79" w14:textId="77777777" w:rsidR="00C0475E" w:rsidRPr="001832EE" w:rsidRDefault="00C0475E" w:rsidP="00C0475E">
      <w:pPr>
        <w:pStyle w:val="ListParagraph"/>
        <w:numPr>
          <w:ilvl w:val="2"/>
          <w:numId w:val="3"/>
        </w:numPr>
        <w:rPr>
          <w:b/>
          <w:sz w:val="22"/>
          <w:szCs w:val="20"/>
          <w:u w:val="single"/>
        </w:rPr>
      </w:pPr>
      <w:r w:rsidRPr="001832EE">
        <w:rPr>
          <w:b/>
          <w:sz w:val="22"/>
          <w:szCs w:val="20"/>
          <w:u w:val="single"/>
        </w:rPr>
        <w:t>ZONES AND TERRAIN</w:t>
      </w:r>
    </w:p>
    <w:p w14:paraId="54E8137D" w14:textId="77777777" w:rsidR="00C0475E" w:rsidRPr="0061436E" w:rsidRDefault="00C0475E" w:rsidP="00C0475E">
      <w:pPr>
        <w:rPr>
          <w:b/>
          <w:sz w:val="20"/>
          <w:szCs w:val="20"/>
          <w:u w:val="single"/>
        </w:rPr>
      </w:pPr>
    </w:p>
    <w:p w14:paraId="664090B4" w14:textId="77777777" w:rsidR="00C0475E" w:rsidRPr="00583C37" w:rsidRDefault="00C0475E" w:rsidP="00C0475E">
      <w:pPr>
        <w:pStyle w:val="ListParagraph"/>
        <w:numPr>
          <w:ilvl w:val="0"/>
          <w:numId w:val="29"/>
        </w:numPr>
        <w:rPr>
          <w:b/>
          <w:sz w:val="20"/>
          <w:szCs w:val="20"/>
        </w:rPr>
      </w:pPr>
      <w:r w:rsidRPr="00583C37">
        <w:rPr>
          <w:b/>
          <w:sz w:val="20"/>
          <w:szCs w:val="20"/>
        </w:rPr>
        <w:t>Built up Terrain</w:t>
      </w:r>
    </w:p>
    <w:p w14:paraId="55FC319D" w14:textId="77777777" w:rsidR="00C0475E" w:rsidRDefault="00C0475E" w:rsidP="00C0475E">
      <w:pPr>
        <w:pStyle w:val="ListParagraph"/>
        <w:ind w:left="1080"/>
        <w:rPr>
          <w:sz w:val="20"/>
          <w:szCs w:val="20"/>
        </w:rPr>
      </w:pPr>
      <w:r w:rsidRPr="00884F85">
        <w:rPr>
          <w:sz w:val="20"/>
          <w:szCs w:val="20"/>
        </w:rPr>
        <w:tab/>
      </w:r>
    </w:p>
    <w:p w14:paraId="47084746" w14:textId="77777777" w:rsidR="00C0475E" w:rsidRDefault="00C0475E" w:rsidP="00C0475E">
      <w:pPr>
        <w:pStyle w:val="ListParagraph"/>
        <w:ind w:left="1080"/>
        <w:rPr>
          <w:sz w:val="20"/>
          <w:szCs w:val="20"/>
        </w:rPr>
      </w:pPr>
      <w:r>
        <w:rPr>
          <w:sz w:val="20"/>
          <w:szCs w:val="20"/>
        </w:rPr>
        <w:t xml:space="preserve">Close </w:t>
      </w:r>
      <w:r w:rsidRPr="00884F85">
        <w:rPr>
          <w:sz w:val="20"/>
          <w:szCs w:val="20"/>
        </w:rPr>
        <w:t>Zones</w:t>
      </w:r>
      <w:r>
        <w:rPr>
          <w:sz w:val="20"/>
          <w:szCs w:val="20"/>
        </w:rPr>
        <w:t xml:space="preserve"> and subsets</w:t>
      </w:r>
      <w:r w:rsidRPr="00884F85">
        <w:rPr>
          <w:sz w:val="20"/>
          <w:szCs w:val="20"/>
        </w:rPr>
        <w:t xml:space="preserve"> do not extend into Built Up terrain.  Units within Built up terrain do exert Zones outside the Built up area.  </w:t>
      </w:r>
    </w:p>
    <w:p w14:paraId="23A33035" w14:textId="77777777" w:rsidR="00C0475E" w:rsidRDefault="00C0475E" w:rsidP="00C0475E">
      <w:pPr>
        <w:rPr>
          <w:sz w:val="20"/>
          <w:szCs w:val="20"/>
        </w:rPr>
      </w:pPr>
    </w:p>
    <w:p w14:paraId="467D2AAF" w14:textId="77777777" w:rsidR="00C0475E" w:rsidRPr="00583C37" w:rsidRDefault="00C0475E" w:rsidP="00C0475E">
      <w:pPr>
        <w:pStyle w:val="ListParagraph"/>
        <w:numPr>
          <w:ilvl w:val="0"/>
          <w:numId w:val="29"/>
        </w:numPr>
        <w:rPr>
          <w:b/>
          <w:sz w:val="20"/>
          <w:szCs w:val="20"/>
        </w:rPr>
      </w:pPr>
      <w:r w:rsidRPr="00583C37">
        <w:rPr>
          <w:b/>
          <w:sz w:val="20"/>
          <w:szCs w:val="20"/>
        </w:rPr>
        <w:t>Rivers</w:t>
      </w:r>
    </w:p>
    <w:p w14:paraId="4ADB55B6" w14:textId="77777777" w:rsidR="00C0475E" w:rsidRDefault="00C0475E" w:rsidP="00C0475E">
      <w:pPr>
        <w:pStyle w:val="ListParagraph"/>
        <w:ind w:left="1080"/>
        <w:rPr>
          <w:sz w:val="20"/>
          <w:szCs w:val="20"/>
        </w:rPr>
      </w:pPr>
    </w:p>
    <w:p w14:paraId="5B7414A9" w14:textId="77777777" w:rsidR="00C0475E" w:rsidRDefault="00C0475E" w:rsidP="00C0475E">
      <w:pPr>
        <w:pStyle w:val="ListParagraph"/>
        <w:ind w:left="1080"/>
        <w:rPr>
          <w:sz w:val="20"/>
          <w:szCs w:val="20"/>
        </w:rPr>
      </w:pPr>
      <w:r>
        <w:rPr>
          <w:sz w:val="20"/>
          <w:szCs w:val="20"/>
        </w:rPr>
        <w:t xml:space="preserve">Close </w:t>
      </w:r>
      <w:r w:rsidRPr="00884F85">
        <w:rPr>
          <w:sz w:val="20"/>
          <w:szCs w:val="20"/>
        </w:rPr>
        <w:t>Zones</w:t>
      </w:r>
      <w:r>
        <w:rPr>
          <w:sz w:val="20"/>
          <w:szCs w:val="20"/>
        </w:rPr>
        <w:t xml:space="preserve"> and subsets d</w:t>
      </w:r>
      <w:r w:rsidRPr="00884F85">
        <w:rPr>
          <w:sz w:val="20"/>
          <w:szCs w:val="20"/>
        </w:rPr>
        <w:t>o not extend across a river, except at a bridge</w:t>
      </w:r>
      <w:r>
        <w:rPr>
          <w:sz w:val="20"/>
          <w:szCs w:val="20"/>
        </w:rPr>
        <w:t xml:space="preserve"> but Fire Zones do</w:t>
      </w:r>
      <w:r w:rsidRPr="00884F85">
        <w:rPr>
          <w:sz w:val="20"/>
          <w:szCs w:val="20"/>
        </w:rPr>
        <w:t xml:space="preserve">.  </w:t>
      </w:r>
    </w:p>
    <w:p w14:paraId="0F4986AB" w14:textId="77777777" w:rsidR="00C0475E" w:rsidRDefault="00C0475E" w:rsidP="00C0475E">
      <w:pPr>
        <w:pStyle w:val="ListParagraph"/>
        <w:ind w:left="1080"/>
        <w:rPr>
          <w:sz w:val="20"/>
          <w:szCs w:val="20"/>
        </w:rPr>
      </w:pPr>
    </w:p>
    <w:p w14:paraId="12BFF77C" w14:textId="77777777" w:rsidR="00C0475E" w:rsidRDefault="00C0475E" w:rsidP="00C0475E">
      <w:pPr>
        <w:pStyle w:val="ListParagraph"/>
        <w:numPr>
          <w:ilvl w:val="0"/>
          <w:numId w:val="29"/>
        </w:numPr>
        <w:rPr>
          <w:b/>
          <w:sz w:val="20"/>
          <w:szCs w:val="20"/>
        </w:rPr>
      </w:pPr>
      <w:r w:rsidRPr="00583C37">
        <w:rPr>
          <w:b/>
          <w:sz w:val="20"/>
          <w:szCs w:val="20"/>
        </w:rPr>
        <w:t>FF 2</w:t>
      </w:r>
    </w:p>
    <w:p w14:paraId="69860DB6" w14:textId="77777777" w:rsidR="00C0475E" w:rsidRDefault="00C0475E" w:rsidP="00C0475E">
      <w:pPr>
        <w:pStyle w:val="ListParagraph"/>
        <w:ind w:left="1080"/>
        <w:rPr>
          <w:b/>
          <w:sz w:val="20"/>
          <w:szCs w:val="20"/>
        </w:rPr>
      </w:pPr>
    </w:p>
    <w:p w14:paraId="56C8EBC3" w14:textId="77777777" w:rsidR="00C0475E" w:rsidRPr="00884F85" w:rsidRDefault="00C0475E" w:rsidP="00C0475E">
      <w:pPr>
        <w:pStyle w:val="ListParagraph"/>
        <w:ind w:left="1080"/>
        <w:rPr>
          <w:sz w:val="20"/>
          <w:szCs w:val="20"/>
        </w:rPr>
      </w:pPr>
      <w:r>
        <w:rPr>
          <w:sz w:val="20"/>
          <w:szCs w:val="20"/>
        </w:rPr>
        <w:t xml:space="preserve">Close </w:t>
      </w:r>
      <w:r w:rsidRPr="00884F85">
        <w:rPr>
          <w:sz w:val="20"/>
          <w:szCs w:val="20"/>
        </w:rPr>
        <w:t>Zones</w:t>
      </w:r>
      <w:r>
        <w:rPr>
          <w:sz w:val="20"/>
          <w:szCs w:val="20"/>
        </w:rPr>
        <w:t xml:space="preserve"> and subsets</w:t>
      </w:r>
      <w:r w:rsidRPr="00884F85">
        <w:rPr>
          <w:sz w:val="20"/>
          <w:szCs w:val="20"/>
        </w:rPr>
        <w:t xml:space="preserve"> of units defending behind Field Fortifications II extend across the fortifications.  Units attacking </w:t>
      </w:r>
      <w:r>
        <w:rPr>
          <w:sz w:val="20"/>
          <w:szCs w:val="20"/>
        </w:rPr>
        <w:t>FFII</w:t>
      </w:r>
      <w:r w:rsidRPr="00884F85">
        <w:rPr>
          <w:sz w:val="20"/>
          <w:szCs w:val="20"/>
        </w:rPr>
        <w:t xml:space="preserve"> do not exert </w:t>
      </w:r>
      <w:r>
        <w:rPr>
          <w:sz w:val="20"/>
          <w:szCs w:val="20"/>
        </w:rPr>
        <w:t xml:space="preserve">Close </w:t>
      </w:r>
      <w:r w:rsidRPr="00884F85">
        <w:rPr>
          <w:sz w:val="20"/>
          <w:szCs w:val="20"/>
        </w:rPr>
        <w:t>Zones</w:t>
      </w:r>
      <w:r>
        <w:rPr>
          <w:sz w:val="20"/>
          <w:szCs w:val="20"/>
        </w:rPr>
        <w:t xml:space="preserve"> and subsets</w:t>
      </w:r>
      <w:r w:rsidRPr="00884F85">
        <w:rPr>
          <w:sz w:val="20"/>
          <w:szCs w:val="20"/>
        </w:rPr>
        <w:t xml:space="preserve"> on units behind them</w:t>
      </w:r>
      <w:r>
        <w:rPr>
          <w:sz w:val="20"/>
          <w:szCs w:val="20"/>
        </w:rPr>
        <w:t xml:space="preserve"> </w:t>
      </w:r>
      <w:r w:rsidRPr="00884F85">
        <w:rPr>
          <w:sz w:val="20"/>
          <w:szCs w:val="20"/>
        </w:rPr>
        <w:t>.</w:t>
      </w:r>
    </w:p>
    <w:p w14:paraId="75098036" w14:textId="77777777" w:rsidR="00C0475E" w:rsidRPr="0061436E" w:rsidRDefault="00C0475E" w:rsidP="00C0475E">
      <w:pPr>
        <w:rPr>
          <w:b/>
          <w:sz w:val="20"/>
          <w:szCs w:val="20"/>
          <w:u w:val="single"/>
        </w:rPr>
      </w:pPr>
    </w:p>
    <w:p w14:paraId="088898CC" w14:textId="77777777" w:rsidR="00C0475E" w:rsidRDefault="00C0475E" w:rsidP="00C0475E">
      <w:pPr>
        <w:pStyle w:val="ListParagraph"/>
        <w:numPr>
          <w:ilvl w:val="0"/>
          <w:numId w:val="29"/>
        </w:numPr>
        <w:rPr>
          <w:b/>
          <w:sz w:val="20"/>
          <w:szCs w:val="20"/>
        </w:rPr>
      </w:pPr>
      <w:r>
        <w:rPr>
          <w:b/>
          <w:sz w:val="20"/>
          <w:szCs w:val="20"/>
        </w:rPr>
        <w:t>Impassable Terrain</w:t>
      </w:r>
    </w:p>
    <w:p w14:paraId="7B5A8347" w14:textId="77777777" w:rsidR="00C0475E" w:rsidRDefault="00C0475E" w:rsidP="00C0475E">
      <w:pPr>
        <w:rPr>
          <w:b/>
          <w:sz w:val="20"/>
          <w:szCs w:val="20"/>
        </w:rPr>
      </w:pPr>
    </w:p>
    <w:p w14:paraId="5A6B2B56" w14:textId="77777777" w:rsidR="00C0475E" w:rsidRDefault="00C0475E" w:rsidP="00C0475E">
      <w:pPr>
        <w:pStyle w:val="ListParagraph"/>
        <w:ind w:left="1080"/>
        <w:rPr>
          <w:sz w:val="20"/>
          <w:szCs w:val="20"/>
        </w:rPr>
      </w:pPr>
      <w:r>
        <w:rPr>
          <w:sz w:val="20"/>
          <w:szCs w:val="20"/>
        </w:rPr>
        <w:t xml:space="preserve">Close </w:t>
      </w:r>
      <w:r w:rsidRPr="00884F85">
        <w:rPr>
          <w:sz w:val="20"/>
          <w:szCs w:val="20"/>
        </w:rPr>
        <w:t>Zones</w:t>
      </w:r>
      <w:r>
        <w:rPr>
          <w:sz w:val="20"/>
          <w:szCs w:val="20"/>
        </w:rPr>
        <w:t xml:space="preserve"> and subsets</w:t>
      </w:r>
      <w:r w:rsidRPr="00884F85">
        <w:rPr>
          <w:sz w:val="20"/>
          <w:szCs w:val="20"/>
        </w:rPr>
        <w:t xml:space="preserve"> </w:t>
      </w:r>
      <w:r>
        <w:rPr>
          <w:sz w:val="20"/>
          <w:szCs w:val="20"/>
        </w:rPr>
        <w:t>do not extend into terrain units cannot enter.  Thus troops in any formation with a density other than loose do not exert Zones into Marshes (except Hogs).</w:t>
      </w:r>
    </w:p>
    <w:p w14:paraId="5C6A557C" w14:textId="77777777" w:rsidR="00C0475E" w:rsidRDefault="00C0475E" w:rsidP="00C0475E">
      <w:pPr>
        <w:pStyle w:val="ListParagraph"/>
        <w:ind w:left="1080"/>
        <w:rPr>
          <w:sz w:val="20"/>
          <w:szCs w:val="20"/>
        </w:rPr>
      </w:pPr>
    </w:p>
    <w:p w14:paraId="765E6EAE" w14:textId="77777777" w:rsidR="00C0475E" w:rsidRPr="00CF4E93" w:rsidRDefault="00C0475E" w:rsidP="00C0475E">
      <w:pPr>
        <w:rPr>
          <w:b/>
          <w:sz w:val="20"/>
          <w:szCs w:val="20"/>
        </w:rPr>
      </w:pPr>
    </w:p>
    <w:p w14:paraId="1FC8F3FC" w14:textId="77777777" w:rsidR="00C0475E" w:rsidRDefault="00C0475E" w:rsidP="00C0475E">
      <w:pPr>
        <w:pStyle w:val="ListParagraph"/>
        <w:numPr>
          <w:ilvl w:val="0"/>
          <w:numId w:val="29"/>
        </w:numPr>
        <w:rPr>
          <w:b/>
          <w:sz w:val="20"/>
          <w:szCs w:val="20"/>
        </w:rPr>
      </w:pPr>
      <w:r>
        <w:rPr>
          <w:b/>
          <w:sz w:val="20"/>
          <w:szCs w:val="20"/>
        </w:rPr>
        <w:t>LOS Blocking Terrain</w:t>
      </w:r>
    </w:p>
    <w:p w14:paraId="7B44DE3D" w14:textId="77777777" w:rsidR="00C0475E" w:rsidRPr="00CF4E93" w:rsidRDefault="00C0475E" w:rsidP="00C0475E">
      <w:pPr>
        <w:rPr>
          <w:b/>
          <w:sz w:val="20"/>
          <w:szCs w:val="20"/>
        </w:rPr>
      </w:pPr>
    </w:p>
    <w:p w14:paraId="1C0EC63E" w14:textId="77777777" w:rsidR="00C0475E" w:rsidRDefault="00C0475E" w:rsidP="00C0475E">
      <w:pPr>
        <w:pStyle w:val="ListParagraph"/>
        <w:ind w:left="1080"/>
        <w:rPr>
          <w:sz w:val="20"/>
          <w:szCs w:val="20"/>
        </w:rPr>
      </w:pPr>
      <w:r>
        <w:rPr>
          <w:sz w:val="20"/>
          <w:szCs w:val="20"/>
        </w:rPr>
        <w:t>Fire Zones extend into units on the edge of terrain which blocks LOS but not within it.</w:t>
      </w:r>
    </w:p>
    <w:p w14:paraId="7DD80A91" w14:textId="77777777" w:rsidR="00C0475E" w:rsidRDefault="00C0475E" w:rsidP="00C0475E">
      <w:pPr>
        <w:pStyle w:val="ListParagraph"/>
        <w:ind w:left="1080"/>
        <w:rPr>
          <w:sz w:val="20"/>
          <w:szCs w:val="20"/>
        </w:rPr>
      </w:pPr>
    </w:p>
    <w:p w14:paraId="641A58E8" w14:textId="77777777" w:rsidR="00C0475E" w:rsidRPr="0061436E" w:rsidRDefault="00C0475E" w:rsidP="00C0475E">
      <w:pPr>
        <w:rPr>
          <w:sz w:val="20"/>
          <w:szCs w:val="20"/>
        </w:rPr>
      </w:pPr>
    </w:p>
    <w:p w14:paraId="61D19C6A" w14:textId="77777777" w:rsidR="00C0475E" w:rsidRDefault="00C0475E" w:rsidP="00C0475E">
      <w:pPr>
        <w:pStyle w:val="ListParagraph"/>
        <w:numPr>
          <w:ilvl w:val="1"/>
          <w:numId w:val="3"/>
        </w:numPr>
        <w:rPr>
          <w:b/>
          <w:szCs w:val="20"/>
          <w:u w:val="single"/>
        </w:rPr>
      </w:pPr>
      <w:bookmarkStart w:id="36" w:name="_Ref486115238"/>
      <w:r w:rsidRPr="00CF6500">
        <w:rPr>
          <w:b/>
          <w:szCs w:val="20"/>
          <w:u w:val="single"/>
        </w:rPr>
        <w:t>QUALITY CHECK</w:t>
      </w:r>
      <w:bookmarkEnd w:id="36"/>
    </w:p>
    <w:p w14:paraId="416A6A12" w14:textId="77777777" w:rsidR="00C0475E" w:rsidRDefault="00C0475E" w:rsidP="00C0475E">
      <w:pPr>
        <w:rPr>
          <w:b/>
          <w:szCs w:val="20"/>
          <w:u w:val="single"/>
        </w:rPr>
      </w:pPr>
    </w:p>
    <w:p w14:paraId="2A740D08" w14:textId="1E100369" w:rsidR="00C0475E" w:rsidRDefault="00C0475E" w:rsidP="00C0475E">
      <w:pPr>
        <w:rPr>
          <w:sz w:val="20"/>
          <w:szCs w:val="20"/>
        </w:rPr>
      </w:pPr>
      <w:r w:rsidRPr="0061436E">
        <w:rPr>
          <w:sz w:val="20"/>
          <w:szCs w:val="20"/>
        </w:rPr>
        <w:t>There are a number of battle situations which require a Quali</w:t>
      </w:r>
      <w:r>
        <w:rPr>
          <w:sz w:val="20"/>
          <w:szCs w:val="20"/>
        </w:rPr>
        <w:t xml:space="preserve">ty Check (QC) to see if a unit succeeds in executing an Action it has been commanded to take, </w:t>
      </w:r>
      <w:r w:rsidR="00510440">
        <w:rPr>
          <w:sz w:val="20"/>
          <w:szCs w:val="20"/>
        </w:rPr>
        <w:t xml:space="preserve">as a result of combat, </w:t>
      </w:r>
      <w:r>
        <w:rPr>
          <w:sz w:val="20"/>
          <w:szCs w:val="20"/>
        </w:rPr>
        <w:t xml:space="preserve">or </w:t>
      </w:r>
      <w:r w:rsidR="00510440">
        <w:rPr>
          <w:sz w:val="20"/>
          <w:szCs w:val="20"/>
        </w:rPr>
        <w:t>due to</w:t>
      </w:r>
      <w:r>
        <w:rPr>
          <w:sz w:val="20"/>
          <w:szCs w:val="20"/>
        </w:rPr>
        <w:t xml:space="preserve"> Battlefield Events</w:t>
      </w:r>
      <w:r w:rsidR="00510440">
        <w:rPr>
          <w:sz w:val="20"/>
          <w:szCs w:val="20"/>
        </w:rPr>
        <w:t>.</w:t>
      </w:r>
    </w:p>
    <w:p w14:paraId="4124B33D" w14:textId="77777777" w:rsidR="00C0475E" w:rsidRPr="00CA508E" w:rsidRDefault="00C0475E" w:rsidP="00C0475E">
      <w:pPr>
        <w:rPr>
          <w:b/>
          <w:szCs w:val="20"/>
          <w:u w:val="single"/>
        </w:rPr>
      </w:pPr>
    </w:p>
    <w:p w14:paraId="37FD0201" w14:textId="77777777" w:rsidR="00C0475E" w:rsidRDefault="00C0475E" w:rsidP="00C0475E">
      <w:pPr>
        <w:pStyle w:val="ListParagraph"/>
        <w:numPr>
          <w:ilvl w:val="2"/>
          <w:numId w:val="3"/>
        </w:numPr>
        <w:rPr>
          <w:b/>
          <w:szCs w:val="20"/>
          <w:u w:val="single"/>
        </w:rPr>
      </w:pPr>
      <w:bookmarkStart w:id="37" w:name="_Ref486115265"/>
      <w:bookmarkStart w:id="38" w:name="_Hlk143340149"/>
      <w:r w:rsidRPr="00CF6500">
        <w:rPr>
          <w:b/>
          <w:sz w:val="22"/>
          <w:szCs w:val="20"/>
          <w:u w:val="single"/>
        </w:rPr>
        <w:lastRenderedPageBreak/>
        <w:t>WHEN QUALITY CHECKS ARE REQUIRED</w:t>
      </w:r>
      <w:bookmarkEnd w:id="37"/>
      <w:r>
        <w:rPr>
          <w:b/>
          <w:sz w:val="22"/>
          <w:szCs w:val="20"/>
          <w:u w:val="single"/>
        </w:rPr>
        <w:t xml:space="preserve"> </w:t>
      </w:r>
    </w:p>
    <w:p w14:paraId="0042A7D9" w14:textId="77777777" w:rsidR="00C0475E" w:rsidRDefault="00C0475E" w:rsidP="00C0475E">
      <w:pPr>
        <w:rPr>
          <w:sz w:val="20"/>
          <w:szCs w:val="20"/>
        </w:rPr>
      </w:pPr>
    </w:p>
    <w:p w14:paraId="621FA7F6" w14:textId="07FC6C3F" w:rsidR="00510440" w:rsidRPr="0061436E" w:rsidRDefault="00601494" w:rsidP="00510440">
      <w:pPr>
        <w:rPr>
          <w:sz w:val="20"/>
          <w:szCs w:val="20"/>
          <w:u w:val="single"/>
        </w:rPr>
      </w:pPr>
      <w:r>
        <w:rPr>
          <w:sz w:val="20"/>
          <w:szCs w:val="20"/>
          <w:u w:val="single"/>
        </w:rPr>
        <w:t xml:space="preserve">                                                          </w:t>
      </w:r>
      <w:r w:rsidR="00510440" w:rsidRPr="0061436E">
        <w:rPr>
          <w:noProof/>
          <w:sz w:val="20"/>
          <w:szCs w:val="20"/>
          <w:lang w:eastAsia="en-GB"/>
        </w:rPr>
        <w:drawing>
          <wp:inline distT="0" distB="0" distL="0" distR="0" wp14:anchorId="3F8C050B" wp14:editId="403CDB0E">
            <wp:extent cx="1238250" cy="1509553"/>
            <wp:effectExtent l="0" t="0" r="0" b="0"/>
            <wp:docPr id="10" name="Picture 10" descr="http://2.bp.blogspot.com/_edfdVc9_vCE/TIJ2XxaW0WI/AAAAAAAABco/pPsGI-NCSJ4/s1600/Tekumel-shen_and_ahogg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_edfdVc9_vCE/TIJ2XxaW0WI/AAAAAAAABco/pPsGI-NCSJ4/s1600/Tekumel-shen_and_ahoggy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5443" cy="1518322"/>
                    </a:xfrm>
                    <a:prstGeom prst="rect">
                      <a:avLst/>
                    </a:prstGeom>
                    <a:noFill/>
                    <a:ln>
                      <a:noFill/>
                    </a:ln>
                  </pic:spPr>
                </pic:pic>
              </a:graphicData>
            </a:graphic>
          </wp:inline>
        </w:drawing>
      </w:r>
    </w:p>
    <w:p w14:paraId="737B82CC" w14:textId="77777777" w:rsidR="00510440" w:rsidRPr="0061436E" w:rsidRDefault="00510440" w:rsidP="00510440">
      <w:pPr>
        <w:pStyle w:val="ListParagraph"/>
        <w:ind w:left="454"/>
        <w:rPr>
          <w:sz w:val="20"/>
          <w:szCs w:val="20"/>
        </w:rPr>
      </w:pPr>
    </w:p>
    <w:p w14:paraId="3519CC7E" w14:textId="77777777" w:rsidR="00C0475E" w:rsidRDefault="00C0475E" w:rsidP="00C0475E">
      <w:pPr>
        <w:rPr>
          <w:sz w:val="20"/>
          <w:szCs w:val="20"/>
        </w:rPr>
      </w:pPr>
    </w:p>
    <w:p w14:paraId="39C6CB4E" w14:textId="2B0FABF9" w:rsidR="00C0475E" w:rsidRDefault="00C0475E" w:rsidP="00C0475E">
      <w:pPr>
        <w:rPr>
          <w:b/>
          <w:sz w:val="20"/>
          <w:szCs w:val="20"/>
          <w:u w:val="single"/>
        </w:rPr>
      </w:pPr>
      <w:bookmarkStart w:id="39" w:name="_Hlk148631506"/>
      <w:r w:rsidRPr="00F73341">
        <w:rPr>
          <w:b/>
          <w:sz w:val="20"/>
          <w:szCs w:val="20"/>
          <w:u w:val="single"/>
        </w:rPr>
        <w:t>Battlefield Events</w:t>
      </w:r>
      <w:r>
        <w:rPr>
          <w:b/>
          <w:sz w:val="20"/>
          <w:szCs w:val="20"/>
          <w:u w:val="single"/>
        </w:rPr>
        <w:t xml:space="preserve"> </w:t>
      </w:r>
    </w:p>
    <w:p w14:paraId="1A7250F8" w14:textId="77777777" w:rsidR="00C0475E" w:rsidRDefault="00C0475E" w:rsidP="00C0475E">
      <w:pPr>
        <w:rPr>
          <w:b/>
          <w:sz w:val="20"/>
          <w:szCs w:val="20"/>
          <w:u w:val="single"/>
        </w:rPr>
      </w:pPr>
    </w:p>
    <w:p w14:paraId="2E990792" w14:textId="21D728CA" w:rsidR="00C0475E" w:rsidRDefault="00C0475E" w:rsidP="00C0475E">
      <w:pPr>
        <w:rPr>
          <w:sz w:val="20"/>
          <w:szCs w:val="20"/>
        </w:rPr>
      </w:pPr>
      <w:r>
        <w:rPr>
          <w:sz w:val="20"/>
          <w:szCs w:val="20"/>
        </w:rPr>
        <w:t>Food of the Ssu</w:t>
      </w:r>
      <w:r>
        <w:rPr>
          <w:sz w:val="20"/>
          <w:szCs w:val="20"/>
        </w:rPr>
        <w:tab/>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_Ref402012420 \r \h </w:instrText>
      </w:r>
      <w:r>
        <w:rPr>
          <w:sz w:val="20"/>
          <w:szCs w:val="20"/>
        </w:rPr>
      </w:r>
      <w:r>
        <w:rPr>
          <w:sz w:val="20"/>
          <w:szCs w:val="20"/>
        </w:rPr>
        <w:fldChar w:fldCharType="separate"/>
      </w:r>
      <w:r w:rsidR="00996996">
        <w:rPr>
          <w:sz w:val="20"/>
          <w:szCs w:val="20"/>
        </w:rPr>
        <w:t>L.5.1</w:t>
      </w:r>
      <w:r>
        <w:rPr>
          <w:sz w:val="20"/>
          <w:szCs w:val="20"/>
        </w:rPr>
        <w:fldChar w:fldCharType="end"/>
      </w:r>
    </w:p>
    <w:p w14:paraId="3FC43ED6" w14:textId="21FB50F3" w:rsidR="00C0475E" w:rsidRDefault="00C0475E" w:rsidP="00C0475E">
      <w:pPr>
        <w:rPr>
          <w:sz w:val="20"/>
          <w:szCs w:val="20"/>
        </w:rPr>
      </w:pPr>
      <w:r>
        <w:rPr>
          <w:sz w:val="20"/>
          <w:szCs w:val="20"/>
        </w:rPr>
        <w:t>Hog Fright</w:t>
      </w:r>
      <w:r>
        <w:rPr>
          <w:sz w:val="20"/>
          <w:szCs w:val="20"/>
        </w:rPr>
        <w:tab/>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_Ref402012451 \r \h </w:instrText>
      </w:r>
      <w:r>
        <w:rPr>
          <w:sz w:val="20"/>
          <w:szCs w:val="20"/>
        </w:rPr>
      </w:r>
      <w:r>
        <w:rPr>
          <w:sz w:val="20"/>
          <w:szCs w:val="20"/>
        </w:rPr>
        <w:fldChar w:fldCharType="separate"/>
      </w:r>
      <w:r w:rsidR="00996996">
        <w:rPr>
          <w:sz w:val="20"/>
          <w:szCs w:val="20"/>
        </w:rPr>
        <w:t>O.3.3</w:t>
      </w:r>
      <w:r>
        <w:rPr>
          <w:sz w:val="20"/>
          <w:szCs w:val="20"/>
        </w:rPr>
        <w:fldChar w:fldCharType="end"/>
      </w:r>
    </w:p>
    <w:p w14:paraId="66AB6691" w14:textId="3414D8B6" w:rsidR="00C0475E" w:rsidRDefault="00C0475E" w:rsidP="00C0475E">
      <w:pPr>
        <w:rPr>
          <w:sz w:val="20"/>
          <w:szCs w:val="20"/>
        </w:rPr>
      </w:pPr>
      <w:r>
        <w:rPr>
          <w:sz w:val="20"/>
          <w:szCs w:val="20"/>
        </w:rPr>
        <w:t>Poison Arrows</w:t>
      </w:r>
      <w:r>
        <w:rPr>
          <w:sz w:val="20"/>
          <w:szCs w:val="20"/>
        </w:rPr>
        <w:tab/>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_Ref402013098 \r \h </w:instrText>
      </w:r>
      <w:r>
        <w:rPr>
          <w:sz w:val="20"/>
          <w:szCs w:val="20"/>
        </w:rPr>
      </w:r>
      <w:r>
        <w:rPr>
          <w:sz w:val="20"/>
          <w:szCs w:val="20"/>
        </w:rPr>
        <w:fldChar w:fldCharType="separate"/>
      </w:r>
      <w:r w:rsidR="00996996">
        <w:rPr>
          <w:sz w:val="20"/>
          <w:szCs w:val="20"/>
        </w:rPr>
        <w:t>J8</w:t>
      </w:r>
      <w:r>
        <w:rPr>
          <w:sz w:val="20"/>
          <w:szCs w:val="20"/>
        </w:rPr>
        <w:fldChar w:fldCharType="end"/>
      </w:r>
    </w:p>
    <w:p w14:paraId="588AA5CF" w14:textId="59E749B2" w:rsidR="00C0475E" w:rsidRDefault="00C0475E" w:rsidP="00C0475E">
      <w:pPr>
        <w:rPr>
          <w:sz w:val="20"/>
          <w:szCs w:val="20"/>
        </w:rPr>
      </w:pPr>
      <w:r>
        <w:rPr>
          <w:sz w:val="20"/>
          <w:szCs w:val="20"/>
        </w:rPr>
        <w:t>Shen Fright</w:t>
      </w:r>
      <w:r>
        <w:rPr>
          <w:sz w:val="20"/>
          <w:szCs w:val="20"/>
        </w:rPr>
        <w:tab/>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_Ref402012466 \r \h </w:instrText>
      </w:r>
      <w:r>
        <w:rPr>
          <w:sz w:val="20"/>
          <w:szCs w:val="20"/>
        </w:rPr>
      </w:r>
      <w:r>
        <w:rPr>
          <w:sz w:val="20"/>
          <w:szCs w:val="20"/>
        </w:rPr>
        <w:fldChar w:fldCharType="separate"/>
      </w:r>
      <w:r w:rsidR="00996996">
        <w:rPr>
          <w:sz w:val="20"/>
          <w:szCs w:val="20"/>
        </w:rPr>
        <w:t>O.4.1</w:t>
      </w:r>
      <w:r>
        <w:rPr>
          <w:sz w:val="20"/>
          <w:szCs w:val="20"/>
        </w:rPr>
        <w:fldChar w:fldCharType="end"/>
      </w:r>
    </w:p>
    <w:p w14:paraId="5A07EDEF" w14:textId="7E97B853" w:rsidR="00C0475E" w:rsidRDefault="00C0475E" w:rsidP="00C0475E">
      <w:pPr>
        <w:rPr>
          <w:sz w:val="20"/>
          <w:szCs w:val="20"/>
        </w:rPr>
      </w:pPr>
      <w:r>
        <w:rPr>
          <w:sz w:val="20"/>
          <w:szCs w:val="20"/>
        </w:rPr>
        <w:t>Undead</w:t>
      </w:r>
      <w:r>
        <w:rPr>
          <w:sz w:val="20"/>
          <w:szCs w:val="20"/>
        </w:rPr>
        <w:tab/>
        <w:t>/ Mad Ones</w:t>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_Ref402012483 \r \h </w:instrText>
      </w:r>
      <w:r>
        <w:rPr>
          <w:sz w:val="20"/>
          <w:szCs w:val="20"/>
        </w:rPr>
      </w:r>
      <w:r>
        <w:rPr>
          <w:sz w:val="20"/>
          <w:szCs w:val="20"/>
        </w:rPr>
        <w:fldChar w:fldCharType="separate"/>
      </w:r>
      <w:r w:rsidR="00996996">
        <w:rPr>
          <w:sz w:val="20"/>
          <w:szCs w:val="20"/>
        </w:rPr>
        <w:t>O8</w:t>
      </w:r>
      <w:r>
        <w:rPr>
          <w:sz w:val="20"/>
          <w:szCs w:val="20"/>
        </w:rPr>
        <w:fldChar w:fldCharType="end"/>
      </w:r>
      <w:r>
        <w:rPr>
          <w:sz w:val="20"/>
          <w:szCs w:val="20"/>
        </w:rPr>
        <w:t xml:space="preserve">, </w:t>
      </w:r>
      <w:r>
        <w:rPr>
          <w:sz w:val="20"/>
          <w:szCs w:val="20"/>
        </w:rPr>
        <w:fldChar w:fldCharType="begin"/>
      </w:r>
      <w:r>
        <w:rPr>
          <w:sz w:val="20"/>
          <w:szCs w:val="20"/>
        </w:rPr>
        <w:instrText xml:space="preserve"> REF _Ref485070331 \r \h </w:instrText>
      </w:r>
      <w:r>
        <w:rPr>
          <w:sz w:val="20"/>
          <w:szCs w:val="20"/>
        </w:rPr>
      </w:r>
      <w:r>
        <w:rPr>
          <w:sz w:val="20"/>
          <w:szCs w:val="20"/>
        </w:rPr>
        <w:fldChar w:fldCharType="separate"/>
      </w:r>
      <w:r w:rsidR="00996996">
        <w:rPr>
          <w:sz w:val="20"/>
          <w:szCs w:val="20"/>
        </w:rPr>
        <w:t>O.10.3</w:t>
      </w:r>
      <w:r>
        <w:rPr>
          <w:sz w:val="20"/>
          <w:szCs w:val="20"/>
        </w:rPr>
        <w:fldChar w:fldCharType="end"/>
      </w:r>
    </w:p>
    <w:p w14:paraId="7D3FCDB3" w14:textId="68F2A82F" w:rsidR="00C0475E" w:rsidRDefault="00C0475E" w:rsidP="00C0475E">
      <w:pPr>
        <w:rPr>
          <w:sz w:val="20"/>
          <w:szCs w:val="20"/>
        </w:rPr>
      </w:pPr>
      <w:r>
        <w:rPr>
          <w:sz w:val="20"/>
          <w:szCs w:val="20"/>
        </w:rPr>
        <w:t>Unit breaks within 150mm</w:t>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_Ref402012233 \r \h </w:instrText>
      </w:r>
      <w:r>
        <w:rPr>
          <w:sz w:val="20"/>
          <w:szCs w:val="20"/>
        </w:rPr>
      </w:r>
      <w:r>
        <w:rPr>
          <w:sz w:val="20"/>
          <w:szCs w:val="20"/>
        </w:rPr>
        <w:fldChar w:fldCharType="separate"/>
      </w:r>
      <w:r w:rsidR="00996996">
        <w:rPr>
          <w:sz w:val="20"/>
          <w:szCs w:val="20"/>
        </w:rPr>
        <w:t>F5</w:t>
      </w:r>
      <w:r>
        <w:rPr>
          <w:sz w:val="20"/>
          <w:szCs w:val="20"/>
        </w:rPr>
        <w:fldChar w:fldCharType="end"/>
      </w:r>
    </w:p>
    <w:p w14:paraId="13C3511A" w14:textId="77777777" w:rsidR="00C0475E" w:rsidRDefault="00C0475E" w:rsidP="00C0475E">
      <w:pPr>
        <w:rPr>
          <w:sz w:val="20"/>
          <w:szCs w:val="20"/>
        </w:rPr>
      </w:pPr>
    </w:p>
    <w:p w14:paraId="470B1CB3" w14:textId="77777777" w:rsidR="00C0475E" w:rsidRPr="00F73341" w:rsidRDefault="00C0475E" w:rsidP="00C0475E">
      <w:pPr>
        <w:rPr>
          <w:b/>
          <w:sz w:val="20"/>
          <w:szCs w:val="20"/>
          <w:u w:val="single"/>
        </w:rPr>
      </w:pPr>
      <w:r w:rsidRPr="00F73341">
        <w:rPr>
          <w:b/>
          <w:sz w:val="20"/>
          <w:szCs w:val="20"/>
          <w:u w:val="single"/>
        </w:rPr>
        <w:t>Combat</w:t>
      </w:r>
    </w:p>
    <w:p w14:paraId="0FA2FC6A" w14:textId="77777777" w:rsidR="0006205E" w:rsidRDefault="0006205E" w:rsidP="00C0475E">
      <w:pPr>
        <w:rPr>
          <w:sz w:val="20"/>
          <w:szCs w:val="20"/>
        </w:rPr>
      </w:pPr>
    </w:p>
    <w:p w14:paraId="3227F6DA" w14:textId="4D64956D" w:rsidR="00C0475E" w:rsidRDefault="00C0475E" w:rsidP="00C0475E">
      <w:pPr>
        <w:rPr>
          <w:sz w:val="20"/>
          <w:szCs w:val="20"/>
        </w:rPr>
      </w:pPr>
      <w:r>
        <w:rPr>
          <w:sz w:val="20"/>
          <w:szCs w:val="20"/>
        </w:rPr>
        <w:t>Melee Results</w:t>
      </w:r>
      <w:r>
        <w:rPr>
          <w:sz w:val="20"/>
          <w:szCs w:val="20"/>
        </w:rPr>
        <w:tab/>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_Ref486119942 \r \h </w:instrText>
      </w:r>
      <w:r>
        <w:rPr>
          <w:sz w:val="20"/>
          <w:szCs w:val="20"/>
        </w:rPr>
      </w:r>
      <w:r>
        <w:rPr>
          <w:sz w:val="20"/>
          <w:szCs w:val="20"/>
        </w:rPr>
        <w:fldChar w:fldCharType="separate"/>
      </w:r>
      <w:r w:rsidR="00996996">
        <w:rPr>
          <w:sz w:val="20"/>
          <w:szCs w:val="20"/>
        </w:rPr>
        <w:t>K1</w:t>
      </w:r>
      <w:r>
        <w:rPr>
          <w:sz w:val="20"/>
          <w:szCs w:val="20"/>
        </w:rPr>
        <w:fldChar w:fldCharType="end"/>
      </w:r>
    </w:p>
    <w:p w14:paraId="5406B794" w14:textId="698277A8" w:rsidR="0006205E" w:rsidRDefault="0006205E" w:rsidP="00C0475E">
      <w:pPr>
        <w:rPr>
          <w:sz w:val="20"/>
          <w:szCs w:val="20"/>
        </w:rPr>
      </w:pPr>
      <w:r>
        <w:rPr>
          <w:sz w:val="20"/>
          <w:szCs w:val="20"/>
        </w:rPr>
        <w:t xml:space="preserve">Melee Voluntary </w:t>
      </w:r>
      <w:r w:rsidR="004E7FD8">
        <w:rPr>
          <w:sz w:val="20"/>
          <w:szCs w:val="20"/>
        </w:rPr>
        <w:t>Recoil / Reface</w:t>
      </w:r>
      <w:r>
        <w:rPr>
          <w:sz w:val="20"/>
          <w:szCs w:val="20"/>
        </w:rPr>
        <w:tab/>
        <w:t>-</w:t>
      </w:r>
      <w:r>
        <w:rPr>
          <w:sz w:val="20"/>
          <w:szCs w:val="20"/>
        </w:rPr>
        <w:tab/>
        <w:t>K4</w:t>
      </w:r>
    </w:p>
    <w:p w14:paraId="639F64A2" w14:textId="79109CDA" w:rsidR="0006205E" w:rsidRDefault="0006205E" w:rsidP="0006205E">
      <w:pPr>
        <w:rPr>
          <w:sz w:val="20"/>
          <w:szCs w:val="20"/>
        </w:rPr>
      </w:pPr>
      <w:r>
        <w:rPr>
          <w:sz w:val="20"/>
          <w:szCs w:val="20"/>
        </w:rPr>
        <w:t>Missile Results</w:t>
      </w:r>
      <w:r>
        <w:rPr>
          <w:sz w:val="20"/>
          <w:szCs w:val="20"/>
        </w:rPr>
        <w:tab/>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_Ref486119453 \r \h </w:instrText>
      </w:r>
      <w:r>
        <w:rPr>
          <w:sz w:val="20"/>
          <w:szCs w:val="20"/>
        </w:rPr>
      </w:r>
      <w:r>
        <w:rPr>
          <w:sz w:val="20"/>
          <w:szCs w:val="20"/>
        </w:rPr>
        <w:fldChar w:fldCharType="separate"/>
      </w:r>
      <w:r w:rsidR="00996996">
        <w:rPr>
          <w:sz w:val="20"/>
          <w:szCs w:val="20"/>
        </w:rPr>
        <w:t>J</w:t>
      </w:r>
      <w:r>
        <w:rPr>
          <w:sz w:val="20"/>
          <w:szCs w:val="20"/>
        </w:rPr>
        <w:fldChar w:fldCharType="end"/>
      </w:r>
    </w:p>
    <w:p w14:paraId="4235D88B" w14:textId="738E80F0" w:rsidR="00C0475E" w:rsidRDefault="00C0475E" w:rsidP="00C0475E">
      <w:pPr>
        <w:rPr>
          <w:sz w:val="20"/>
          <w:szCs w:val="20"/>
        </w:rPr>
      </w:pPr>
      <w:r>
        <w:rPr>
          <w:sz w:val="20"/>
          <w:szCs w:val="20"/>
        </w:rPr>
        <w:t>Su</w:t>
      </w:r>
      <w:r w:rsidR="0006205E">
        <w:rPr>
          <w:sz w:val="20"/>
          <w:szCs w:val="20"/>
        </w:rPr>
        <w:t>r</w:t>
      </w:r>
      <w:r>
        <w:rPr>
          <w:sz w:val="20"/>
          <w:szCs w:val="20"/>
        </w:rPr>
        <w:t>prise Formations</w:t>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_Ref485070433 \r \h </w:instrText>
      </w:r>
      <w:r>
        <w:rPr>
          <w:sz w:val="20"/>
          <w:szCs w:val="20"/>
        </w:rPr>
      </w:r>
      <w:r>
        <w:rPr>
          <w:sz w:val="20"/>
          <w:szCs w:val="20"/>
        </w:rPr>
        <w:fldChar w:fldCharType="separate"/>
      </w:r>
      <w:r w:rsidR="00996996">
        <w:rPr>
          <w:sz w:val="20"/>
          <w:szCs w:val="20"/>
        </w:rPr>
        <w:t>H6</w:t>
      </w:r>
      <w:r>
        <w:rPr>
          <w:sz w:val="20"/>
          <w:szCs w:val="20"/>
        </w:rPr>
        <w:fldChar w:fldCharType="end"/>
      </w:r>
    </w:p>
    <w:p w14:paraId="26C1340D" w14:textId="77777777" w:rsidR="00C0475E" w:rsidRDefault="00C0475E" w:rsidP="00C0475E">
      <w:pPr>
        <w:rPr>
          <w:sz w:val="20"/>
          <w:szCs w:val="20"/>
        </w:rPr>
      </w:pPr>
    </w:p>
    <w:p w14:paraId="5CF68B3F" w14:textId="77777777" w:rsidR="00C0475E" w:rsidRPr="00F73341" w:rsidRDefault="00C0475E" w:rsidP="00C0475E">
      <w:pPr>
        <w:rPr>
          <w:b/>
          <w:sz w:val="20"/>
          <w:szCs w:val="20"/>
          <w:u w:val="single"/>
        </w:rPr>
      </w:pPr>
      <w:r w:rsidRPr="00F73341">
        <w:rPr>
          <w:b/>
          <w:sz w:val="20"/>
          <w:szCs w:val="20"/>
          <w:u w:val="single"/>
        </w:rPr>
        <w:t>Actions</w:t>
      </w:r>
    </w:p>
    <w:p w14:paraId="7948D663" w14:textId="77777777" w:rsidR="00C0475E" w:rsidRDefault="00C0475E" w:rsidP="00C0475E">
      <w:pPr>
        <w:rPr>
          <w:sz w:val="20"/>
          <w:szCs w:val="20"/>
        </w:rPr>
      </w:pPr>
    </w:p>
    <w:p w14:paraId="7A558062" w14:textId="30A72101" w:rsidR="00C0475E" w:rsidRDefault="00C0475E" w:rsidP="00C0475E">
      <w:pPr>
        <w:rPr>
          <w:sz w:val="20"/>
          <w:szCs w:val="20"/>
        </w:rPr>
      </w:pPr>
      <w:r>
        <w:rPr>
          <w:sz w:val="20"/>
          <w:szCs w:val="20"/>
        </w:rPr>
        <w:t xml:space="preserve">Contact </w:t>
      </w:r>
      <w:r>
        <w:rPr>
          <w:sz w:val="20"/>
          <w:szCs w:val="20"/>
        </w:rPr>
        <w:tab/>
      </w:r>
      <w:r>
        <w:rPr>
          <w:sz w:val="20"/>
          <w:szCs w:val="20"/>
        </w:rPr>
        <w:tab/>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_Ref4872021 \r \h </w:instrText>
      </w:r>
      <w:r>
        <w:rPr>
          <w:sz w:val="20"/>
          <w:szCs w:val="20"/>
        </w:rPr>
      </w:r>
      <w:r>
        <w:rPr>
          <w:sz w:val="20"/>
          <w:szCs w:val="20"/>
        </w:rPr>
        <w:fldChar w:fldCharType="separate"/>
      </w:r>
      <w:r w:rsidR="00996996">
        <w:rPr>
          <w:sz w:val="20"/>
          <w:szCs w:val="20"/>
        </w:rPr>
        <w:t>I4</w:t>
      </w:r>
      <w:r>
        <w:rPr>
          <w:sz w:val="20"/>
          <w:szCs w:val="20"/>
        </w:rPr>
        <w:fldChar w:fldCharType="end"/>
      </w:r>
    </w:p>
    <w:p w14:paraId="3D2B2983" w14:textId="1D3FDC48" w:rsidR="00C0475E" w:rsidRDefault="00C0475E" w:rsidP="00C0475E">
      <w:pPr>
        <w:rPr>
          <w:sz w:val="20"/>
          <w:szCs w:val="20"/>
        </w:rPr>
      </w:pPr>
      <w:r>
        <w:rPr>
          <w:sz w:val="20"/>
          <w:szCs w:val="20"/>
        </w:rPr>
        <w:t>Dig In</w:t>
      </w:r>
      <w:r>
        <w:rPr>
          <w:sz w:val="20"/>
          <w:szCs w:val="20"/>
        </w:rPr>
        <w:tab/>
      </w:r>
      <w:r>
        <w:rPr>
          <w:sz w:val="20"/>
          <w:szCs w:val="20"/>
        </w:rPr>
        <w:tab/>
      </w:r>
      <w:r>
        <w:rPr>
          <w:sz w:val="20"/>
          <w:szCs w:val="20"/>
        </w:rPr>
        <w:tab/>
      </w:r>
      <w:r>
        <w:rPr>
          <w:sz w:val="20"/>
          <w:szCs w:val="20"/>
        </w:rPr>
        <w:tab/>
        <w:t>-</w:t>
      </w:r>
      <w:r>
        <w:rPr>
          <w:sz w:val="20"/>
          <w:szCs w:val="20"/>
        </w:rPr>
        <w:tab/>
      </w:r>
      <w:r w:rsidR="00846B48">
        <w:rPr>
          <w:sz w:val="20"/>
          <w:szCs w:val="20"/>
        </w:rPr>
        <w:t>G6</w:t>
      </w:r>
    </w:p>
    <w:p w14:paraId="3BE44E72" w14:textId="0FFF411D" w:rsidR="00C0475E" w:rsidRDefault="00C0475E" w:rsidP="00C0475E">
      <w:pPr>
        <w:rPr>
          <w:sz w:val="20"/>
          <w:szCs w:val="20"/>
        </w:rPr>
      </w:pPr>
      <w:r>
        <w:rPr>
          <w:sz w:val="20"/>
          <w:szCs w:val="20"/>
        </w:rPr>
        <w:t>Formation Change in Zone</w:t>
      </w:r>
      <w:r>
        <w:rPr>
          <w:sz w:val="20"/>
          <w:szCs w:val="20"/>
        </w:rPr>
        <w:tab/>
        <w:t>-</w:t>
      </w:r>
      <w:r>
        <w:rPr>
          <w:sz w:val="20"/>
          <w:szCs w:val="20"/>
        </w:rPr>
        <w:tab/>
      </w:r>
      <w:r>
        <w:rPr>
          <w:sz w:val="20"/>
          <w:szCs w:val="20"/>
        </w:rPr>
        <w:fldChar w:fldCharType="begin"/>
      </w:r>
      <w:r>
        <w:rPr>
          <w:sz w:val="20"/>
          <w:szCs w:val="20"/>
        </w:rPr>
        <w:instrText xml:space="preserve"> REF _Ref4876558 \r \h </w:instrText>
      </w:r>
      <w:r>
        <w:rPr>
          <w:sz w:val="20"/>
          <w:szCs w:val="20"/>
        </w:rPr>
      </w:r>
      <w:r>
        <w:rPr>
          <w:sz w:val="20"/>
          <w:szCs w:val="20"/>
        </w:rPr>
        <w:fldChar w:fldCharType="separate"/>
      </w:r>
      <w:r w:rsidR="00996996">
        <w:rPr>
          <w:sz w:val="20"/>
          <w:szCs w:val="20"/>
        </w:rPr>
        <w:t>H1</w:t>
      </w:r>
      <w:r>
        <w:rPr>
          <w:sz w:val="20"/>
          <w:szCs w:val="20"/>
        </w:rPr>
        <w:fldChar w:fldCharType="end"/>
      </w:r>
    </w:p>
    <w:p w14:paraId="40A24CAC" w14:textId="77777777" w:rsidR="00C0475E" w:rsidRDefault="00C0475E" w:rsidP="00C0475E">
      <w:pPr>
        <w:rPr>
          <w:sz w:val="20"/>
          <w:szCs w:val="20"/>
        </w:rPr>
      </w:pPr>
      <w:r>
        <w:rPr>
          <w:sz w:val="20"/>
          <w:szCs w:val="20"/>
        </w:rPr>
        <w:t>Reaction Fo / Sw</w:t>
      </w:r>
      <w:r>
        <w:rPr>
          <w:sz w:val="20"/>
          <w:szCs w:val="20"/>
        </w:rPr>
        <w:tab/>
      </w:r>
      <w:r>
        <w:rPr>
          <w:sz w:val="20"/>
          <w:szCs w:val="20"/>
        </w:rPr>
        <w:tab/>
      </w:r>
      <w:r>
        <w:rPr>
          <w:sz w:val="20"/>
          <w:szCs w:val="20"/>
        </w:rPr>
        <w:tab/>
        <w:t>-</w:t>
      </w:r>
      <w:r>
        <w:rPr>
          <w:sz w:val="20"/>
          <w:szCs w:val="20"/>
        </w:rPr>
        <w:tab/>
        <w:t>D 3.6, 3.7</w:t>
      </w:r>
    </w:p>
    <w:p w14:paraId="2D64337C" w14:textId="78AD126C" w:rsidR="00C0475E" w:rsidRDefault="00C0475E" w:rsidP="00C0475E">
      <w:pPr>
        <w:rPr>
          <w:sz w:val="20"/>
          <w:szCs w:val="20"/>
        </w:rPr>
      </w:pPr>
      <w:r>
        <w:rPr>
          <w:sz w:val="20"/>
          <w:szCs w:val="20"/>
        </w:rPr>
        <w:t xml:space="preserve">Recovery in </w:t>
      </w:r>
      <w:r w:rsidR="004E7FD8">
        <w:rPr>
          <w:sz w:val="20"/>
          <w:szCs w:val="20"/>
        </w:rPr>
        <w:t>CZ</w:t>
      </w:r>
      <w:r w:rsidR="006555F8">
        <w:rPr>
          <w:sz w:val="20"/>
          <w:szCs w:val="20"/>
        </w:rPr>
        <w:tab/>
      </w:r>
      <w:r w:rsidR="006555F8">
        <w:rPr>
          <w:sz w:val="20"/>
          <w:szCs w:val="20"/>
        </w:rPr>
        <w:tab/>
      </w:r>
      <w:r>
        <w:rPr>
          <w:sz w:val="20"/>
          <w:szCs w:val="20"/>
        </w:rPr>
        <w:tab/>
        <w:t>-</w:t>
      </w:r>
      <w:r>
        <w:rPr>
          <w:sz w:val="20"/>
          <w:szCs w:val="20"/>
        </w:rPr>
        <w:tab/>
      </w:r>
      <w:r>
        <w:rPr>
          <w:sz w:val="20"/>
          <w:szCs w:val="20"/>
        </w:rPr>
        <w:fldChar w:fldCharType="begin"/>
      </w:r>
      <w:r>
        <w:rPr>
          <w:sz w:val="20"/>
          <w:szCs w:val="20"/>
        </w:rPr>
        <w:instrText xml:space="preserve"> REF _Ref4767783 \r \h </w:instrText>
      </w:r>
      <w:r>
        <w:rPr>
          <w:sz w:val="20"/>
          <w:szCs w:val="20"/>
        </w:rPr>
      </w:r>
      <w:r>
        <w:rPr>
          <w:sz w:val="20"/>
          <w:szCs w:val="20"/>
        </w:rPr>
        <w:fldChar w:fldCharType="separate"/>
      </w:r>
      <w:r w:rsidR="00996996">
        <w:rPr>
          <w:sz w:val="20"/>
          <w:szCs w:val="20"/>
        </w:rPr>
        <w:t>F4</w:t>
      </w:r>
      <w:r>
        <w:rPr>
          <w:sz w:val="20"/>
          <w:szCs w:val="20"/>
        </w:rPr>
        <w:fldChar w:fldCharType="end"/>
      </w:r>
    </w:p>
    <w:p w14:paraId="2E8E0D53" w14:textId="3EEFE339" w:rsidR="004E7FD8" w:rsidRDefault="004E7FD8" w:rsidP="004E7FD8">
      <w:pPr>
        <w:rPr>
          <w:sz w:val="20"/>
          <w:szCs w:val="20"/>
        </w:rPr>
      </w:pPr>
      <w:r>
        <w:rPr>
          <w:sz w:val="20"/>
          <w:szCs w:val="20"/>
        </w:rPr>
        <w:t>Recovery in MZ / FMZ</w:t>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_Ref4767783 \r \h </w:instrText>
      </w:r>
      <w:r>
        <w:rPr>
          <w:sz w:val="20"/>
          <w:szCs w:val="20"/>
        </w:rPr>
      </w:r>
      <w:r>
        <w:rPr>
          <w:sz w:val="20"/>
          <w:szCs w:val="20"/>
        </w:rPr>
        <w:fldChar w:fldCharType="separate"/>
      </w:r>
      <w:r w:rsidR="00996996">
        <w:rPr>
          <w:sz w:val="20"/>
          <w:szCs w:val="20"/>
        </w:rPr>
        <w:t>F4</w:t>
      </w:r>
      <w:r>
        <w:rPr>
          <w:sz w:val="20"/>
          <w:szCs w:val="20"/>
        </w:rPr>
        <w:fldChar w:fldCharType="end"/>
      </w:r>
    </w:p>
    <w:p w14:paraId="7817DD15" w14:textId="0186F1D6" w:rsidR="00C0475E" w:rsidRDefault="00C0475E" w:rsidP="00C0475E">
      <w:pPr>
        <w:rPr>
          <w:sz w:val="20"/>
          <w:szCs w:val="20"/>
        </w:rPr>
      </w:pPr>
      <w:r>
        <w:rPr>
          <w:sz w:val="20"/>
          <w:szCs w:val="20"/>
        </w:rPr>
        <w:t>Switch</w:t>
      </w:r>
      <w:r>
        <w:rPr>
          <w:sz w:val="20"/>
          <w:szCs w:val="20"/>
        </w:rPr>
        <w:tab/>
      </w:r>
      <w:r>
        <w:rPr>
          <w:sz w:val="20"/>
          <w:szCs w:val="20"/>
        </w:rPr>
        <w:tab/>
      </w:r>
      <w:r>
        <w:rPr>
          <w:sz w:val="20"/>
          <w:szCs w:val="20"/>
        </w:rPr>
        <w:tab/>
      </w:r>
      <w:r>
        <w:rPr>
          <w:sz w:val="20"/>
          <w:szCs w:val="20"/>
        </w:rPr>
        <w:tab/>
        <w:t>-</w:t>
      </w:r>
      <w:r>
        <w:rPr>
          <w:sz w:val="20"/>
          <w:szCs w:val="20"/>
        </w:rPr>
        <w:tab/>
      </w:r>
      <w:r>
        <w:rPr>
          <w:sz w:val="20"/>
          <w:szCs w:val="20"/>
        </w:rPr>
        <w:fldChar w:fldCharType="begin"/>
      </w:r>
      <w:r>
        <w:rPr>
          <w:sz w:val="20"/>
          <w:szCs w:val="20"/>
        </w:rPr>
        <w:instrText xml:space="preserve"> REF _Ref486118505 \r \h </w:instrText>
      </w:r>
      <w:r>
        <w:rPr>
          <w:sz w:val="20"/>
          <w:szCs w:val="20"/>
        </w:rPr>
      </w:r>
      <w:r>
        <w:rPr>
          <w:sz w:val="20"/>
          <w:szCs w:val="20"/>
        </w:rPr>
        <w:fldChar w:fldCharType="separate"/>
      </w:r>
      <w:r w:rsidR="00996996">
        <w:rPr>
          <w:sz w:val="20"/>
          <w:szCs w:val="20"/>
        </w:rPr>
        <w:t>I8</w:t>
      </w:r>
      <w:r>
        <w:rPr>
          <w:sz w:val="20"/>
          <w:szCs w:val="20"/>
        </w:rPr>
        <w:fldChar w:fldCharType="end"/>
      </w:r>
    </w:p>
    <w:p w14:paraId="468961F2" w14:textId="77777777" w:rsidR="00C0475E" w:rsidRDefault="00C0475E" w:rsidP="00C0475E">
      <w:pPr>
        <w:rPr>
          <w:sz w:val="20"/>
          <w:szCs w:val="20"/>
        </w:rPr>
      </w:pPr>
    </w:p>
    <w:p w14:paraId="1F7F495F" w14:textId="77777777" w:rsidR="00C0475E" w:rsidRPr="0013626E" w:rsidRDefault="00C0475E" w:rsidP="00C0475E">
      <w:pPr>
        <w:rPr>
          <w:b/>
          <w:bCs/>
          <w:sz w:val="20"/>
          <w:szCs w:val="20"/>
          <w:u w:val="single"/>
        </w:rPr>
      </w:pPr>
      <w:r w:rsidRPr="0013626E">
        <w:rPr>
          <w:b/>
          <w:bCs/>
          <w:sz w:val="20"/>
          <w:szCs w:val="20"/>
          <w:u w:val="single"/>
        </w:rPr>
        <w:t>Movement</w:t>
      </w:r>
    </w:p>
    <w:p w14:paraId="712E8DC9" w14:textId="77777777" w:rsidR="00C0475E" w:rsidRDefault="00C0475E" w:rsidP="00C0475E">
      <w:pPr>
        <w:rPr>
          <w:sz w:val="20"/>
          <w:szCs w:val="20"/>
        </w:rPr>
      </w:pPr>
    </w:p>
    <w:p w14:paraId="220254C7" w14:textId="77777777" w:rsidR="00C0475E" w:rsidRDefault="00C0475E" w:rsidP="00C0475E">
      <w:pPr>
        <w:rPr>
          <w:sz w:val="20"/>
          <w:szCs w:val="20"/>
        </w:rPr>
      </w:pPr>
      <w:r>
        <w:rPr>
          <w:sz w:val="20"/>
          <w:szCs w:val="20"/>
        </w:rPr>
        <w:t>Fortress / Bracelet Moving</w:t>
      </w:r>
      <w:r>
        <w:rPr>
          <w:sz w:val="20"/>
          <w:szCs w:val="20"/>
        </w:rPr>
        <w:tab/>
      </w:r>
      <w:r>
        <w:rPr>
          <w:sz w:val="20"/>
          <w:szCs w:val="20"/>
        </w:rPr>
        <w:tab/>
        <w:t>-</w:t>
      </w:r>
      <w:r>
        <w:rPr>
          <w:sz w:val="20"/>
          <w:szCs w:val="20"/>
        </w:rPr>
        <w:tab/>
        <w:t>Formation description</w:t>
      </w:r>
    </w:p>
    <w:p w14:paraId="4E7B1A67" w14:textId="77777777" w:rsidR="00C0475E" w:rsidRDefault="00C0475E" w:rsidP="00C0475E">
      <w:pPr>
        <w:rPr>
          <w:sz w:val="20"/>
          <w:szCs w:val="20"/>
        </w:rPr>
      </w:pPr>
      <w:r>
        <w:rPr>
          <w:sz w:val="20"/>
          <w:szCs w:val="20"/>
        </w:rPr>
        <w:t>Interpenetrating</w:t>
      </w:r>
      <w:r>
        <w:rPr>
          <w:sz w:val="20"/>
          <w:szCs w:val="20"/>
        </w:rPr>
        <w:tab/>
      </w:r>
      <w:r>
        <w:rPr>
          <w:sz w:val="20"/>
          <w:szCs w:val="20"/>
        </w:rPr>
        <w:tab/>
      </w:r>
      <w:r>
        <w:rPr>
          <w:sz w:val="20"/>
          <w:szCs w:val="20"/>
        </w:rPr>
        <w:tab/>
        <w:t>-</w:t>
      </w:r>
      <w:r>
        <w:rPr>
          <w:sz w:val="20"/>
          <w:szCs w:val="20"/>
        </w:rPr>
        <w:tab/>
        <w:t>I.6.1</w:t>
      </w:r>
    </w:p>
    <w:p w14:paraId="63B0BF87" w14:textId="59B466B5" w:rsidR="00C0475E" w:rsidRDefault="00C0475E" w:rsidP="00C0475E">
      <w:pPr>
        <w:rPr>
          <w:sz w:val="20"/>
          <w:szCs w:val="20"/>
        </w:rPr>
      </w:pPr>
      <w:r>
        <w:rPr>
          <w:sz w:val="20"/>
          <w:szCs w:val="20"/>
        </w:rPr>
        <w:t xml:space="preserve">Moving </w:t>
      </w:r>
      <w:r w:rsidR="00510440">
        <w:rPr>
          <w:sz w:val="20"/>
          <w:szCs w:val="20"/>
        </w:rPr>
        <w:t xml:space="preserve">/ Spinning </w:t>
      </w:r>
      <w:r w:rsidR="004E7FD8">
        <w:rPr>
          <w:sz w:val="20"/>
          <w:szCs w:val="20"/>
        </w:rPr>
        <w:t>in Zone</w:t>
      </w:r>
      <w:r>
        <w:rPr>
          <w:sz w:val="20"/>
          <w:szCs w:val="20"/>
        </w:rPr>
        <w:tab/>
        <w:t>-</w:t>
      </w:r>
      <w:r>
        <w:rPr>
          <w:sz w:val="20"/>
          <w:szCs w:val="20"/>
        </w:rPr>
        <w:tab/>
        <w:t>E 2.5</w:t>
      </w:r>
    </w:p>
    <w:p w14:paraId="23C2E177" w14:textId="77777777" w:rsidR="00C0475E" w:rsidRDefault="00C0475E" w:rsidP="00C0475E">
      <w:pPr>
        <w:rPr>
          <w:sz w:val="20"/>
          <w:szCs w:val="20"/>
        </w:rPr>
      </w:pPr>
      <w:r>
        <w:rPr>
          <w:sz w:val="20"/>
          <w:szCs w:val="20"/>
        </w:rPr>
        <w:t>Terrain</w:t>
      </w:r>
      <w:r>
        <w:rPr>
          <w:sz w:val="20"/>
          <w:szCs w:val="20"/>
        </w:rPr>
        <w:tab/>
      </w:r>
      <w:r>
        <w:rPr>
          <w:sz w:val="20"/>
          <w:szCs w:val="20"/>
        </w:rPr>
        <w:tab/>
      </w:r>
      <w:r>
        <w:rPr>
          <w:sz w:val="20"/>
          <w:szCs w:val="20"/>
        </w:rPr>
        <w:tab/>
      </w:r>
      <w:r>
        <w:rPr>
          <w:sz w:val="20"/>
          <w:szCs w:val="20"/>
        </w:rPr>
        <w:tab/>
        <w:t>-</w:t>
      </w:r>
      <w:r>
        <w:rPr>
          <w:sz w:val="20"/>
          <w:szCs w:val="20"/>
        </w:rPr>
        <w:tab/>
        <w:t>I.3.2 and Terrain table</w:t>
      </w:r>
    </w:p>
    <w:bookmarkEnd w:id="39"/>
    <w:p w14:paraId="06504F73" w14:textId="77777777" w:rsidR="00C0475E" w:rsidRDefault="00C0475E" w:rsidP="00C0475E">
      <w:pPr>
        <w:rPr>
          <w:sz w:val="20"/>
          <w:szCs w:val="20"/>
        </w:rPr>
      </w:pPr>
    </w:p>
    <w:bookmarkEnd w:id="38"/>
    <w:p w14:paraId="5204B19D" w14:textId="77777777" w:rsidR="00C0475E" w:rsidRDefault="00C0475E" w:rsidP="00C0475E">
      <w:pPr>
        <w:rPr>
          <w:sz w:val="20"/>
          <w:szCs w:val="20"/>
        </w:rPr>
      </w:pPr>
      <w:r>
        <w:rPr>
          <w:sz w:val="20"/>
          <w:szCs w:val="20"/>
        </w:rPr>
        <w:t>They are set on the Quality Check Outcomes Table.</w:t>
      </w:r>
      <w:r>
        <w:rPr>
          <w:sz w:val="20"/>
          <w:szCs w:val="20"/>
        </w:rPr>
        <w:tab/>
      </w:r>
    </w:p>
    <w:p w14:paraId="191EAEC7" w14:textId="77777777" w:rsidR="00C0475E" w:rsidRDefault="00C0475E" w:rsidP="00C0475E">
      <w:pPr>
        <w:rPr>
          <w:sz w:val="20"/>
          <w:szCs w:val="20"/>
        </w:rPr>
      </w:pPr>
    </w:p>
    <w:p w14:paraId="4923BA7F" w14:textId="77777777" w:rsidR="00C0475E" w:rsidRPr="00A149B0" w:rsidRDefault="00C0475E" w:rsidP="00C0475E">
      <w:pPr>
        <w:pStyle w:val="ListParagraph"/>
        <w:numPr>
          <w:ilvl w:val="2"/>
          <w:numId w:val="3"/>
        </w:numPr>
        <w:rPr>
          <w:b/>
          <w:sz w:val="22"/>
          <w:szCs w:val="20"/>
          <w:u w:val="single"/>
        </w:rPr>
      </w:pPr>
      <w:r>
        <w:rPr>
          <w:b/>
          <w:szCs w:val="20"/>
          <w:u w:val="single"/>
        </w:rPr>
        <w:t>EXECUTION OF QUALITY CHECK</w:t>
      </w:r>
    </w:p>
    <w:p w14:paraId="7AB6686F" w14:textId="77777777" w:rsidR="00C0475E" w:rsidRPr="0061436E" w:rsidRDefault="00C0475E" w:rsidP="00C0475E">
      <w:pPr>
        <w:pStyle w:val="ListParagraph"/>
        <w:ind w:left="227"/>
        <w:rPr>
          <w:b/>
          <w:sz w:val="20"/>
          <w:szCs w:val="20"/>
          <w:u w:val="single"/>
        </w:rPr>
      </w:pPr>
    </w:p>
    <w:p w14:paraId="42D16369" w14:textId="77777777" w:rsidR="00C0475E" w:rsidRDefault="00C0475E" w:rsidP="00C0475E">
      <w:pPr>
        <w:rPr>
          <w:sz w:val="20"/>
          <w:szCs w:val="20"/>
        </w:rPr>
      </w:pPr>
    </w:p>
    <w:p w14:paraId="75DF7AFF" w14:textId="77777777" w:rsidR="00C0475E" w:rsidRPr="0061436E" w:rsidRDefault="00C0475E" w:rsidP="00C0475E">
      <w:pPr>
        <w:rPr>
          <w:sz w:val="20"/>
          <w:szCs w:val="20"/>
        </w:rPr>
      </w:pPr>
      <w:r>
        <w:rPr>
          <w:sz w:val="20"/>
          <w:szCs w:val="20"/>
        </w:rPr>
        <w:t xml:space="preserve">Roll 2D6 and refer to the </w:t>
      </w:r>
      <w:r w:rsidRPr="0061436E">
        <w:rPr>
          <w:sz w:val="20"/>
          <w:szCs w:val="20"/>
        </w:rPr>
        <w:t xml:space="preserve">Quality Check </w:t>
      </w:r>
      <w:r>
        <w:rPr>
          <w:sz w:val="20"/>
          <w:szCs w:val="20"/>
        </w:rPr>
        <w:t>Roll Table for standard benders and result</w:t>
      </w:r>
      <w:r w:rsidRPr="0061436E">
        <w:rPr>
          <w:sz w:val="20"/>
          <w:szCs w:val="20"/>
        </w:rPr>
        <w:t xml:space="preserve">.  </w:t>
      </w:r>
      <w:r>
        <w:rPr>
          <w:sz w:val="20"/>
          <w:szCs w:val="20"/>
        </w:rPr>
        <w:t xml:space="preserve">Results </w:t>
      </w:r>
      <w:r w:rsidRPr="0061436E">
        <w:rPr>
          <w:sz w:val="20"/>
          <w:szCs w:val="20"/>
        </w:rPr>
        <w:t>are:</w:t>
      </w:r>
    </w:p>
    <w:p w14:paraId="197E9042" w14:textId="77777777" w:rsidR="00C0475E" w:rsidRPr="0061436E" w:rsidRDefault="00C0475E" w:rsidP="00C0475E">
      <w:pPr>
        <w:rPr>
          <w:sz w:val="20"/>
          <w:szCs w:val="20"/>
        </w:rPr>
      </w:pPr>
    </w:p>
    <w:p w14:paraId="27710520" w14:textId="0B62D0EB" w:rsidR="00C0475E" w:rsidRPr="0061436E" w:rsidRDefault="00C0475E" w:rsidP="00C0475E">
      <w:pPr>
        <w:rPr>
          <w:sz w:val="20"/>
          <w:szCs w:val="20"/>
        </w:rPr>
      </w:pPr>
      <w:r w:rsidRPr="0061436E">
        <w:rPr>
          <w:sz w:val="20"/>
          <w:szCs w:val="20"/>
        </w:rPr>
        <w:t>The Gods are Great (GaG  / Decisive Success)</w:t>
      </w:r>
      <w:r w:rsidR="00E74D55">
        <w:rPr>
          <w:sz w:val="20"/>
          <w:szCs w:val="20"/>
        </w:rPr>
        <w:t xml:space="preserve">  -  </w:t>
      </w:r>
      <w:r w:rsidR="00E74D55">
        <w:rPr>
          <w:sz w:val="20"/>
          <w:szCs w:val="20"/>
        </w:rPr>
        <w:tab/>
        <w:t>always the case if unmodified 12 rolled</w:t>
      </w:r>
    </w:p>
    <w:p w14:paraId="35DE6B9A" w14:textId="77777777" w:rsidR="00C0475E" w:rsidRPr="0061436E" w:rsidRDefault="00C0475E" w:rsidP="00C0475E">
      <w:pPr>
        <w:rPr>
          <w:sz w:val="20"/>
          <w:szCs w:val="20"/>
        </w:rPr>
      </w:pPr>
      <w:r w:rsidRPr="0061436E">
        <w:rPr>
          <w:sz w:val="20"/>
          <w:szCs w:val="20"/>
        </w:rPr>
        <w:t>Emperor is Pleased Today (EPT / Success)</w:t>
      </w:r>
    </w:p>
    <w:p w14:paraId="30D2B7A8" w14:textId="77777777" w:rsidR="00C0475E" w:rsidRPr="0061436E" w:rsidRDefault="00C0475E" w:rsidP="00C0475E">
      <w:pPr>
        <w:rPr>
          <w:sz w:val="20"/>
          <w:szCs w:val="20"/>
        </w:rPr>
      </w:pPr>
      <w:r w:rsidRPr="0061436E">
        <w:rPr>
          <w:sz w:val="20"/>
          <w:szCs w:val="20"/>
        </w:rPr>
        <w:t>Deities are Displeased (DaD / Fail)</w:t>
      </w:r>
    </w:p>
    <w:p w14:paraId="1EDC712A" w14:textId="10D3F026" w:rsidR="00C0475E" w:rsidRPr="0061436E" w:rsidRDefault="00C0475E" w:rsidP="00C0475E">
      <w:pPr>
        <w:rPr>
          <w:sz w:val="20"/>
          <w:szCs w:val="20"/>
        </w:rPr>
      </w:pPr>
      <w:r w:rsidRPr="0061436E">
        <w:rPr>
          <w:sz w:val="20"/>
          <w:szCs w:val="20"/>
        </w:rPr>
        <w:t>Glare of Origob (GoB / Decisive Fail)</w:t>
      </w:r>
      <w:r w:rsidR="00E74D55">
        <w:rPr>
          <w:sz w:val="20"/>
          <w:szCs w:val="20"/>
        </w:rPr>
        <w:tab/>
      </w:r>
      <w:r w:rsidR="00E74D55">
        <w:rPr>
          <w:sz w:val="20"/>
          <w:szCs w:val="20"/>
        </w:rPr>
        <w:tab/>
        <w:t>- always the case if unmodified 2 rolled</w:t>
      </w:r>
    </w:p>
    <w:p w14:paraId="09EE1687" w14:textId="77777777" w:rsidR="00C0475E" w:rsidRPr="0061436E" w:rsidRDefault="00C0475E" w:rsidP="00C0475E">
      <w:pPr>
        <w:rPr>
          <w:sz w:val="20"/>
          <w:szCs w:val="20"/>
        </w:rPr>
      </w:pPr>
    </w:p>
    <w:p w14:paraId="325DAC52" w14:textId="3E63746C" w:rsidR="00C0475E" w:rsidRPr="0061436E" w:rsidRDefault="00C0475E" w:rsidP="00E74D55">
      <w:pPr>
        <w:rPr>
          <w:sz w:val="20"/>
          <w:szCs w:val="20"/>
        </w:rPr>
      </w:pPr>
      <w:r>
        <w:rPr>
          <w:sz w:val="20"/>
          <w:szCs w:val="20"/>
        </w:rPr>
        <w:t>Cross reference this result with the appropriate line of the Quality Check Outcomes Table to determine the outcome.</w:t>
      </w:r>
    </w:p>
    <w:p w14:paraId="4EA88494" w14:textId="77777777" w:rsidR="00C0475E" w:rsidRDefault="00C0475E" w:rsidP="00C0475E">
      <w:pPr>
        <w:rPr>
          <w:sz w:val="20"/>
          <w:szCs w:val="20"/>
        </w:rPr>
      </w:pPr>
      <w:r w:rsidRPr="0061436E">
        <w:rPr>
          <w:sz w:val="20"/>
          <w:szCs w:val="20"/>
        </w:rPr>
        <w:lastRenderedPageBreak/>
        <w:t xml:space="preserve">For example if a unit is checking to Contact enemy, if it obtains a GaG on its modified roll then it advances to combat and gets a bonus of +2 on its attack roll on the first turn of combat.  On the other hand if the Tlokiritlakuyal are malevolent and it rolls a GoB then it cannot advance to combat and takes a </w:t>
      </w:r>
      <w:r>
        <w:rPr>
          <w:sz w:val="20"/>
          <w:szCs w:val="20"/>
        </w:rPr>
        <w:t>Battlefield Event  1 Cohesion Hit (</w:t>
      </w:r>
      <w:r w:rsidRPr="0061436E">
        <w:rPr>
          <w:sz w:val="20"/>
          <w:szCs w:val="20"/>
        </w:rPr>
        <w:t>BE1 CH</w:t>
      </w:r>
      <w:r>
        <w:rPr>
          <w:sz w:val="20"/>
          <w:szCs w:val="20"/>
        </w:rPr>
        <w:t>)</w:t>
      </w:r>
      <w:r w:rsidRPr="0061436E">
        <w:rPr>
          <w:sz w:val="20"/>
          <w:szCs w:val="20"/>
        </w:rPr>
        <w:t>.</w:t>
      </w:r>
      <w:r>
        <w:rPr>
          <w:sz w:val="20"/>
          <w:szCs w:val="20"/>
        </w:rPr>
        <w:t xml:space="preserve">  </w:t>
      </w:r>
    </w:p>
    <w:p w14:paraId="31F303D9" w14:textId="77777777" w:rsidR="00C0475E" w:rsidRDefault="00C0475E" w:rsidP="00C0475E">
      <w:pPr>
        <w:rPr>
          <w:sz w:val="20"/>
          <w:szCs w:val="20"/>
        </w:rPr>
      </w:pPr>
    </w:p>
    <w:p w14:paraId="52E76CC1" w14:textId="7B7FD370" w:rsidR="00C0475E" w:rsidRPr="00F4408A" w:rsidRDefault="00C0475E" w:rsidP="00C0475E">
      <w:pPr>
        <w:rPr>
          <w:rFonts w:ascii="Arial" w:hAnsi="Arial" w:cs="Arial"/>
          <w:color w:val="000000"/>
          <w:sz w:val="28"/>
          <w:szCs w:val="28"/>
          <w:lang w:eastAsia="en-GB"/>
        </w:rPr>
      </w:pPr>
      <w:r>
        <w:rPr>
          <w:sz w:val="20"/>
          <w:szCs w:val="20"/>
        </w:rPr>
        <w:t xml:space="preserve">If a result shows two alternatives (ie </w:t>
      </w:r>
      <w:r w:rsidRPr="00F4408A">
        <w:rPr>
          <w:rFonts w:ascii="Arial" w:hAnsi="Arial" w:cs="Arial"/>
          <w:b/>
          <w:bCs/>
          <w:color w:val="000000"/>
          <w:sz w:val="16"/>
          <w:szCs w:val="16"/>
        </w:rPr>
        <w:t>BE2 CH / Abort Move</w:t>
      </w:r>
      <w:r w:rsidRPr="00F4408A">
        <w:rPr>
          <w:rFonts w:ascii="Arial" w:hAnsi="Arial" w:cs="Arial"/>
          <w:color w:val="000000"/>
          <w:sz w:val="16"/>
          <w:szCs w:val="16"/>
        </w:rPr>
        <w:t xml:space="preserve">) </w:t>
      </w:r>
      <w:r>
        <w:rPr>
          <w:sz w:val="20"/>
          <w:szCs w:val="20"/>
        </w:rPr>
        <w:t>then the owning player chooses which alternative.</w:t>
      </w:r>
      <w:r w:rsidR="00E74D55">
        <w:rPr>
          <w:sz w:val="20"/>
          <w:szCs w:val="20"/>
        </w:rPr>
        <w:t xml:space="preserve">  If a result has different types of CH they can be applied in any order the owning player wants.</w:t>
      </w:r>
    </w:p>
    <w:p w14:paraId="1344088D" w14:textId="1BBE4A0C" w:rsidR="00C0475E" w:rsidRDefault="00E74D55" w:rsidP="00C0475E">
      <w:pPr>
        <w:rPr>
          <w:sz w:val="20"/>
          <w:szCs w:val="20"/>
        </w:rPr>
      </w:pPr>
      <w:r>
        <w:rPr>
          <w:sz w:val="20"/>
          <w:szCs w:val="20"/>
        </w:rPr>
        <w:t>QCs are applied sequentially so if a unit is hit twice by missile fire and the first worsens its State a QC caused by the second uses that worsened State.</w:t>
      </w:r>
    </w:p>
    <w:p w14:paraId="75096DF2" w14:textId="77777777" w:rsidR="00F247C2" w:rsidRDefault="00F247C2" w:rsidP="00C0475E">
      <w:pPr>
        <w:rPr>
          <w:sz w:val="20"/>
          <w:szCs w:val="20"/>
        </w:rPr>
      </w:pPr>
    </w:p>
    <w:p w14:paraId="7556C307" w14:textId="77777777" w:rsidR="00F247C2" w:rsidRDefault="00F247C2" w:rsidP="00C0475E">
      <w:pPr>
        <w:rPr>
          <w:sz w:val="20"/>
          <w:szCs w:val="20"/>
        </w:rPr>
      </w:pPr>
    </w:p>
    <w:p w14:paraId="3408B3EF" w14:textId="77777777" w:rsidR="00C0475E" w:rsidRPr="00CF6500" w:rsidRDefault="00C0475E" w:rsidP="00C0475E">
      <w:pPr>
        <w:rPr>
          <w:sz w:val="22"/>
          <w:szCs w:val="20"/>
        </w:rPr>
      </w:pPr>
    </w:p>
    <w:p w14:paraId="4CEB9FD4" w14:textId="77777777" w:rsidR="00C0475E" w:rsidRPr="00CF6500" w:rsidRDefault="00C0475E" w:rsidP="00C0475E">
      <w:pPr>
        <w:pStyle w:val="ListParagraph"/>
        <w:numPr>
          <w:ilvl w:val="2"/>
          <w:numId w:val="3"/>
        </w:numPr>
        <w:rPr>
          <w:sz w:val="22"/>
          <w:szCs w:val="20"/>
        </w:rPr>
      </w:pPr>
      <w:bookmarkStart w:id="40" w:name="_Ref151647716"/>
      <w:r w:rsidRPr="00CF6500">
        <w:rPr>
          <w:b/>
          <w:sz w:val="22"/>
          <w:szCs w:val="20"/>
          <w:u w:val="single"/>
        </w:rPr>
        <w:t>MODIFIERS TO QUALITY CHECKS</w:t>
      </w:r>
      <w:bookmarkEnd w:id="40"/>
    </w:p>
    <w:p w14:paraId="065F7737" w14:textId="77777777" w:rsidR="00C0475E" w:rsidRPr="0061436E" w:rsidRDefault="00C0475E" w:rsidP="00C0475E">
      <w:pPr>
        <w:rPr>
          <w:sz w:val="20"/>
          <w:szCs w:val="20"/>
        </w:rPr>
      </w:pPr>
    </w:p>
    <w:p w14:paraId="176D1B60" w14:textId="77777777" w:rsidR="00C0475E" w:rsidRDefault="00C0475E" w:rsidP="00C0475E">
      <w:pPr>
        <w:rPr>
          <w:sz w:val="20"/>
          <w:szCs w:val="20"/>
        </w:rPr>
      </w:pPr>
      <w:r w:rsidRPr="0061436E">
        <w:rPr>
          <w:sz w:val="20"/>
          <w:szCs w:val="20"/>
        </w:rPr>
        <w:t>Standard Modifiers are set out on the Quality Check Table and apply to all QCs.  In addition to standard modifiers special modifiers apply to certain checks</w:t>
      </w:r>
      <w:r>
        <w:rPr>
          <w:sz w:val="20"/>
          <w:szCs w:val="20"/>
        </w:rPr>
        <w:t>.  These are:</w:t>
      </w:r>
    </w:p>
    <w:p w14:paraId="4FBFF3A9" w14:textId="77777777" w:rsidR="00C0475E" w:rsidRDefault="00C0475E" w:rsidP="00C0475E">
      <w:pPr>
        <w:rPr>
          <w:sz w:val="20"/>
          <w:szCs w:val="20"/>
        </w:rPr>
      </w:pPr>
    </w:p>
    <w:p w14:paraId="11F386AB" w14:textId="505BA422" w:rsidR="00C0475E" w:rsidRPr="006E236D" w:rsidRDefault="00C0475E" w:rsidP="00C0475E">
      <w:pPr>
        <w:rPr>
          <w:b/>
          <w:sz w:val="20"/>
          <w:szCs w:val="20"/>
          <w:u w:val="single"/>
        </w:rPr>
      </w:pPr>
      <w:r w:rsidRPr="006E236D">
        <w:rPr>
          <w:b/>
          <w:sz w:val="20"/>
          <w:szCs w:val="20"/>
          <w:u w:val="single"/>
        </w:rPr>
        <w:t xml:space="preserve">Deduction of Enemy Quality when specified on the Hostile Zone Effects Table (QC EQ).   </w:t>
      </w:r>
    </w:p>
    <w:p w14:paraId="468213A8" w14:textId="77777777" w:rsidR="00C0475E" w:rsidRDefault="00C0475E" w:rsidP="00C0475E">
      <w:pPr>
        <w:rPr>
          <w:sz w:val="20"/>
          <w:szCs w:val="20"/>
        </w:rPr>
      </w:pPr>
    </w:p>
    <w:p w14:paraId="0738DD17" w14:textId="77777777" w:rsidR="00C0475E" w:rsidRDefault="00C0475E" w:rsidP="00C0475E">
      <w:pPr>
        <w:rPr>
          <w:sz w:val="20"/>
          <w:szCs w:val="20"/>
        </w:rPr>
      </w:pPr>
      <w:r>
        <w:rPr>
          <w:sz w:val="20"/>
          <w:szCs w:val="20"/>
        </w:rPr>
        <w:t xml:space="preserve">When this is required deduct the Quality Bender of the enemy unit exerting the Zone </w:t>
      </w:r>
      <w:r w:rsidRPr="0061436E">
        <w:rPr>
          <w:sz w:val="20"/>
          <w:szCs w:val="20"/>
        </w:rPr>
        <w:t>(so if enemy unit is a Smiter deduct 3</w:t>
      </w:r>
      <w:r>
        <w:rPr>
          <w:sz w:val="20"/>
          <w:szCs w:val="20"/>
        </w:rPr>
        <w:t>)</w:t>
      </w:r>
      <w:r w:rsidRPr="0061436E">
        <w:rPr>
          <w:sz w:val="20"/>
          <w:szCs w:val="20"/>
        </w:rPr>
        <w:t xml:space="preserve">.  If more than one </w:t>
      </w:r>
      <w:r>
        <w:rPr>
          <w:sz w:val="20"/>
          <w:szCs w:val="20"/>
        </w:rPr>
        <w:t>enemy unit is applicable use the Bender of  the highest quality unit</w:t>
      </w:r>
      <w:r w:rsidRPr="0061436E">
        <w:rPr>
          <w:sz w:val="20"/>
          <w:szCs w:val="20"/>
        </w:rPr>
        <w:t>.</w:t>
      </w:r>
    </w:p>
    <w:p w14:paraId="2B8672A7" w14:textId="77777777" w:rsidR="00C0475E" w:rsidRDefault="00C0475E" w:rsidP="00C0475E">
      <w:pPr>
        <w:rPr>
          <w:sz w:val="20"/>
          <w:szCs w:val="20"/>
        </w:rPr>
      </w:pPr>
    </w:p>
    <w:p w14:paraId="5FE94C74" w14:textId="77777777" w:rsidR="00C0475E" w:rsidRPr="006E236D" w:rsidRDefault="00C0475E" w:rsidP="00C0475E">
      <w:pPr>
        <w:rPr>
          <w:b/>
          <w:sz w:val="20"/>
          <w:szCs w:val="20"/>
          <w:u w:val="single"/>
        </w:rPr>
      </w:pPr>
      <w:r w:rsidRPr="006E236D">
        <w:rPr>
          <w:b/>
          <w:sz w:val="20"/>
          <w:szCs w:val="20"/>
          <w:u w:val="single"/>
        </w:rPr>
        <w:t>Interpenetration</w:t>
      </w:r>
    </w:p>
    <w:p w14:paraId="1426EB8A" w14:textId="77777777" w:rsidR="00C0475E" w:rsidRDefault="00C0475E" w:rsidP="00C0475E">
      <w:pPr>
        <w:rPr>
          <w:sz w:val="20"/>
          <w:szCs w:val="20"/>
        </w:rPr>
      </w:pPr>
    </w:p>
    <w:p w14:paraId="3426C81A" w14:textId="77777777" w:rsidR="00C0475E" w:rsidRDefault="00C0475E" w:rsidP="00C0475E">
      <w:pPr>
        <w:rPr>
          <w:sz w:val="20"/>
          <w:szCs w:val="20"/>
        </w:rPr>
      </w:pPr>
      <w:r>
        <w:rPr>
          <w:sz w:val="20"/>
          <w:szCs w:val="20"/>
        </w:rPr>
        <w:t>Modifiers are shown on the Interpenetration Table.</w:t>
      </w:r>
    </w:p>
    <w:p w14:paraId="4ED76569" w14:textId="77777777" w:rsidR="00C0475E" w:rsidRDefault="00C0475E" w:rsidP="00C0475E">
      <w:pPr>
        <w:rPr>
          <w:sz w:val="20"/>
          <w:szCs w:val="20"/>
        </w:rPr>
      </w:pPr>
    </w:p>
    <w:p w14:paraId="385A506D" w14:textId="77777777" w:rsidR="00C0475E" w:rsidRPr="006E236D" w:rsidRDefault="00C0475E" w:rsidP="00C0475E">
      <w:pPr>
        <w:rPr>
          <w:b/>
          <w:sz w:val="20"/>
          <w:szCs w:val="20"/>
          <w:u w:val="single"/>
        </w:rPr>
      </w:pPr>
      <w:r w:rsidRPr="006E236D">
        <w:rPr>
          <w:b/>
          <w:sz w:val="20"/>
          <w:szCs w:val="20"/>
          <w:u w:val="single"/>
        </w:rPr>
        <w:t>Undead / Mad Ones of Hlikku Battlefield Events</w:t>
      </w:r>
    </w:p>
    <w:p w14:paraId="7BCC32EC" w14:textId="77777777" w:rsidR="00C0475E" w:rsidRDefault="00C0475E" w:rsidP="00C0475E">
      <w:pPr>
        <w:rPr>
          <w:b/>
          <w:sz w:val="20"/>
          <w:szCs w:val="20"/>
        </w:rPr>
      </w:pPr>
    </w:p>
    <w:p w14:paraId="63CA72F4" w14:textId="71ED4558" w:rsidR="00C0475E" w:rsidRPr="006E236D" w:rsidRDefault="00C0475E" w:rsidP="00C0475E">
      <w:pPr>
        <w:rPr>
          <w:sz w:val="20"/>
          <w:szCs w:val="20"/>
        </w:rPr>
      </w:pPr>
      <w:r w:rsidRPr="006E236D">
        <w:rPr>
          <w:sz w:val="20"/>
          <w:szCs w:val="20"/>
        </w:rPr>
        <w:t xml:space="preserve">Modifiers are set out in </w:t>
      </w:r>
      <w:r w:rsidRPr="006E236D">
        <w:rPr>
          <w:sz w:val="20"/>
          <w:szCs w:val="20"/>
        </w:rPr>
        <w:fldChar w:fldCharType="begin"/>
      </w:r>
      <w:r w:rsidRPr="006E236D">
        <w:rPr>
          <w:sz w:val="20"/>
          <w:szCs w:val="20"/>
        </w:rPr>
        <w:instrText xml:space="preserve"> REF _Ref402012483 \r \h </w:instrText>
      </w:r>
      <w:r>
        <w:rPr>
          <w:sz w:val="20"/>
          <w:szCs w:val="20"/>
        </w:rPr>
        <w:instrText xml:space="preserve"> \* MERGEFORMAT </w:instrText>
      </w:r>
      <w:r w:rsidRPr="006E236D">
        <w:rPr>
          <w:sz w:val="20"/>
          <w:szCs w:val="20"/>
        </w:rPr>
      </w:r>
      <w:r w:rsidRPr="006E236D">
        <w:rPr>
          <w:sz w:val="20"/>
          <w:szCs w:val="20"/>
        </w:rPr>
        <w:fldChar w:fldCharType="separate"/>
      </w:r>
      <w:r w:rsidR="00996996">
        <w:rPr>
          <w:sz w:val="20"/>
          <w:szCs w:val="20"/>
        </w:rPr>
        <w:t>O8</w:t>
      </w:r>
      <w:r w:rsidRPr="006E236D">
        <w:rPr>
          <w:sz w:val="20"/>
          <w:szCs w:val="20"/>
        </w:rPr>
        <w:fldChar w:fldCharType="end"/>
      </w:r>
      <w:r w:rsidRPr="006E236D">
        <w:rPr>
          <w:sz w:val="20"/>
          <w:szCs w:val="20"/>
        </w:rPr>
        <w:t xml:space="preserve">, </w:t>
      </w:r>
      <w:r w:rsidRPr="006E236D">
        <w:rPr>
          <w:sz w:val="20"/>
          <w:szCs w:val="20"/>
        </w:rPr>
        <w:fldChar w:fldCharType="begin"/>
      </w:r>
      <w:r w:rsidRPr="006E236D">
        <w:rPr>
          <w:sz w:val="20"/>
          <w:szCs w:val="20"/>
        </w:rPr>
        <w:instrText xml:space="preserve"> REF _Ref485070331 \r \h </w:instrText>
      </w:r>
      <w:r>
        <w:rPr>
          <w:sz w:val="20"/>
          <w:szCs w:val="20"/>
        </w:rPr>
        <w:instrText xml:space="preserve"> \* MERGEFORMAT </w:instrText>
      </w:r>
      <w:r w:rsidRPr="006E236D">
        <w:rPr>
          <w:sz w:val="20"/>
          <w:szCs w:val="20"/>
        </w:rPr>
      </w:r>
      <w:r w:rsidRPr="006E236D">
        <w:rPr>
          <w:sz w:val="20"/>
          <w:szCs w:val="20"/>
        </w:rPr>
        <w:fldChar w:fldCharType="separate"/>
      </w:r>
      <w:r w:rsidR="00996996">
        <w:rPr>
          <w:sz w:val="20"/>
          <w:szCs w:val="20"/>
        </w:rPr>
        <w:t>O.10.3</w:t>
      </w:r>
      <w:r w:rsidRPr="006E236D">
        <w:rPr>
          <w:sz w:val="20"/>
          <w:szCs w:val="20"/>
        </w:rPr>
        <w:fldChar w:fldCharType="end"/>
      </w:r>
    </w:p>
    <w:p w14:paraId="68A8F825" w14:textId="77777777" w:rsidR="00C0475E" w:rsidRPr="0061436E" w:rsidRDefault="00C0475E" w:rsidP="00C0475E">
      <w:pPr>
        <w:rPr>
          <w:sz w:val="20"/>
          <w:szCs w:val="20"/>
        </w:rPr>
      </w:pPr>
    </w:p>
    <w:p w14:paraId="354486CC" w14:textId="77777777" w:rsidR="00C0475E" w:rsidRPr="0061436E" w:rsidRDefault="00C0475E" w:rsidP="00C0475E">
      <w:pPr>
        <w:rPr>
          <w:color w:val="2E74B5" w:themeColor="accent5" w:themeShade="BF"/>
          <w:sz w:val="20"/>
          <w:szCs w:val="20"/>
        </w:rPr>
      </w:pPr>
    </w:p>
    <w:p w14:paraId="20F41468" w14:textId="77777777" w:rsidR="00C0475E" w:rsidRPr="009E5BCC" w:rsidRDefault="00C0475E" w:rsidP="00C0475E">
      <w:pPr>
        <w:pStyle w:val="ListParagraph"/>
        <w:numPr>
          <w:ilvl w:val="1"/>
          <w:numId w:val="3"/>
        </w:numPr>
        <w:rPr>
          <w:b/>
          <w:sz w:val="22"/>
          <w:szCs w:val="20"/>
          <w:u w:val="single"/>
        </w:rPr>
      </w:pPr>
      <w:r w:rsidRPr="009E5BCC">
        <w:rPr>
          <w:b/>
          <w:sz w:val="22"/>
          <w:szCs w:val="20"/>
          <w:u w:val="single"/>
        </w:rPr>
        <w:t>LINES OF BATTLE</w:t>
      </w:r>
    </w:p>
    <w:p w14:paraId="4EBF9A85" w14:textId="77777777" w:rsidR="00C0475E" w:rsidRPr="0061436E" w:rsidRDefault="00C0475E" w:rsidP="00C0475E">
      <w:pPr>
        <w:rPr>
          <w:b/>
          <w:sz w:val="20"/>
          <w:szCs w:val="20"/>
          <w:u w:val="single"/>
        </w:rPr>
      </w:pPr>
    </w:p>
    <w:p w14:paraId="2797B7C2" w14:textId="77777777" w:rsidR="00C0475E" w:rsidRPr="0061436E" w:rsidRDefault="00C0475E" w:rsidP="00C0475E">
      <w:pPr>
        <w:rPr>
          <w:sz w:val="20"/>
          <w:szCs w:val="20"/>
        </w:rPr>
      </w:pPr>
      <w:r w:rsidRPr="0061436E">
        <w:rPr>
          <w:sz w:val="20"/>
          <w:szCs w:val="20"/>
        </w:rPr>
        <w:t>It was often the case in battles involving shock combat that armies drew up in lines, and that the replacement of exhausted / defeated troops in the front line of battle was central to successful combat (cf Zama, or the operation of any Roman legion).  Most figure games struggle to represent this replacement, and are prone to death by tape measure (particularly since figure scale and ground scale are never compatible (see Technical Scale Appendix) so that the exact physical location of the figures is not a correct representation of real deployment.  Kenengdalkoi seeks to replicate the real issues and solutions used by commanders, for which appropriate spacing was key.</w:t>
      </w:r>
    </w:p>
    <w:p w14:paraId="02716658" w14:textId="77777777" w:rsidR="00C0475E" w:rsidRPr="0061436E" w:rsidRDefault="00C0475E" w:rsidP="00C0475E">
      <w:pPr>
        <w:rPr>
          <w:sz w:val="20"/>
          <w:szCs w:val="20"/>
        </w:rPr>
      </w:pPr>
    </w:p>
    <w:p w14:paraId="537001C7" w14:textId="77777777" w:rsidR="00C0475E" w:rsidRPr="0061436E" w:rsidRDefault="00C0475E" w:rsidP="00C0475E">
      <w:pPr>
        <w:rPr>
          <w:sz w:val="20"/>
          <w:szCs w:val="20"/>
        </w:rPr>
      </w:pPr>
      <w:r w:rsidRPr="0061436E">
        <w:rPr>
          <w:sz w:val="20"/>
          <w:szCs w:val="20"/>
        </w:rPr>
        <w:t>Accordingly units</w:t>
      </w:r>
      <w:r>
        <w:rPr>
          <w:sz w:val="20"/>
          <w:szCs w:val="20"/>
        </w:rPr>
        <w:t xml:space="preserve"> should generally deploy with 1</w:t>
      </w:r>
      <w:r w:rsidRPr="0061436E">
        <w:rPr>
          <w:sz w:val="20"/>
          <w:szCs w:val="20"/>
        </w:rPr>
        <w:t>0</w:t>
      </w:r>
      <w:r>
        <w:rPr>
          <w:sz w:val="20"/>
          <w:szCs w:val="20"/>
        </w:rPr>
        <w:t>0</w:t>
      </w:r>
      <w:r w:rsidRPr="0061436E">
        <w:rPr>
          <w:sz w:val="20"/>
          <w:szCs w:val="20"/>
        </w:rPr>
        <w:t>-2</w:t>
      </w:r>
      <w:r>
        <w:rPr>
          <w:sz w:val="20"/>
          <w:szCs w:val="20"/>
        </w:rPr>
        <w:t>0</w:t>
      </w:r>
      <w:r w:rsidRPr="0061436E">
        <w:rPr>
          <w:sz w:val="20"/>
          <w:szCs w:val="20"/>
        </w:rPr>
        <w:t xml:space="preserve">0mm spacing to the unit in front, and with 100 – 200mm spacing to units to their flank. This is not imposed by the rules, but there are various disadvantages to crowding units more closely;  however, commanders may choose to do so if they see benefits in this (as with Roman commanders at Cannae).  </w:t>
      </w:r>
      <w:r>
        <w:rPr>
          <w:sz w:val="20"/>
          <w:szCs w:val="20"/>
        </w:rPr>
        <w:t xml:space="preserve"> </w:t>
      </w:r>
    </w:p>
    <w:p w14:paraId="0B0117E6" w14:textId="77777777" w:rsidR="00C0475E" w:rsidRPr="0061436E" w:rsidRDefault="00C0475E" w:rsidP="00C0475E">
      <w:pPr>
        <w:rPr>
          <w:b/>
          <w:sz w:val="20"/>
          <w:szCs w:val="20"/>
          <w:u w:val="single"/>
        </w:rPr>
      </w:pPr>
    </w:p>
    <w:p w14:paraId="43FE8C8D" w14:textId="77777777" w:rsidR="00C0475E" w:rsidRDefault="00C0475E" w:rsidP="00C0475E">
      <w:pPr>
        <w:pStyle w:val="ListParagraph"/>
        <w:numPr>
          <w:ilvl w:val="1"/>
          <w:numId w:val="3"/>
        </w:numPr>
        <w:rPr>
          <w:b/>
          <w:sz w:val="22"/>
          <w:szCs w:val="22"/>
          <w:u w:val="single"/>
        </w:rPr>
      </w:pPr>
      <w:r w:rsidRPr="00294638">
        <w:rPr>
          <w:b/>
          <w:sz w:val="22"/>
          <w:szCs w:val="22"/>
          <w:u w:val="single"/>
        </w:rPr>
        <w:t>ROUNDING</w:t>
      </w:r>
    </w:p>
    <w:p w14:paraId="57C20646" w14:textId="77777777" w:rsidR="00307D99" w:rsidRDefault="00307D99" w:rsidP="00307D99">
      <w:pPr>
        <w:rPr>
          <w:b/>
          <w:sz w:val="22"/>
          <w:szCs w:val="22"/>
          <w:u w:val="single"/>
        </w:rPr>
      </w:pPr>
    </w:p>
    <w:p w14:paraId="22DE5812" w14:textId="46E55EEA" w:rsidR="00307D99" w:rsidRPr="00307D99" w:rsidRDefault="00307D99" w:rsidP="00307D99">
      <w:pPr>
        <w:rPr>
          <w:b/>
          <w:sz w:val="22"/>
          <w:szCs w:val="22"/>
          <w:u w:val="single"/>
        </w:rPr>
      </w:pPr>
      <w:r>
        <w:rPr>
          <w:sz w:val="20"/>
          <w:szCs w:val="20"/>
        </w:rPr>
        <w:t>Every number to which a calculation is applied is rounded down.  Thus a</w:t>
      </w:r>
      <w:r w:rsidRPr="0061436E">
        <w:rPr>
          <w:sz w:val="20"/>
          <w:szCs w:val="20"/>
        </w:rPr>
        <w:t>ll odds are rounded down (ie 2.99:1 rounds to 2:1)</w:t>
      </w:r>
      <w:r>
        <w:rPr>
          <w:sz w:val="20"/>
          <w:szCs w:val="20"/>
        </w:rPr>
        <w:t>.  Losses (for example 25%  of SSS) are also rounded down, so a loss of 5.99 SSS = 5, likewise halving strengths due to Dark Doom.  A strength of 13 to which Dark Doom is applied becomes 6</w:t>
      </w:r>
    </w:p>
    <w:p w14:paraId="426875E7" w14:textId="77777777" w:rsidR="00294638" w:rsidRDefault="00294638" w:rsidP="00294638">
      <w:pPr>
        <w:pStyle w:val="ListParagraph"/>
        <w:ind w:left="227"/>
        <w:rPr>
          <w:b/>
          <w:sz w:val="20"/>
          <w:szCs w:val="20"/>
          <w:u w:val="single"/>
        </w:rPr>
      </w:pPr>
    </w:p>
    <w:p w14:paraId="34308B9F" w14:textId="4A78E664" w:rsidR="00294638" w:rsidRPr="00307D99" w:rsidRDefault="00307D99" w:rsidP="00294638">
      <w:pPr>
        <w:pStyle w:val="ListParagraph"/>
        <w:numPr>
          <w:ilvl w:val="1"/>
          <w:numId w:val="3"/>
        </w:numPr>
        <w:rPr>
          <w:b/>
          <w:sz w:val="20"/>
          <w:szCs w:val="20"/>
          <w:u w:val="single"/>
        </w:rPr>
      </w:pPr>
      <w:r>
        <w:rPr>
          <w:b/>
          <w:sz w:val="22"/>
          <w:szCs w:val="22"/>
          <w:u w:val="single"/>
        </w:rPr>
        <w:t>MEASUREMENT</w:t>
      </w:r>
    </w:p>
    <w:p w14:paraId="357395BE" w14:textId="77777777" w:rsidR="00307D99" w:rsidRPr="00307D99" w:rsidRDefault="00307D99" w:rsidP="00307D99">
      <w:pPr>
        <w:pStyle w:val="ListParagraph"/>
        <w:rPr>
          <w:b/>
          <w:sz w:val="20"/>
          <w:szCs w:val="20"/>
          <w:u w:val="single"/>
        </w:rPr>
      </w:pPr>
    </w:p>
    <w:p w14:paraId="5BB63413" w14:textId="062A408D" w:rsidR="00AD085B" w:rsidRDefault="00307D99" w:rsidP="00C0475E">
      <w:pPr>
        <w:rPr>
          <w:sz w:val="20"/>
          <w:szCs w:val="20"/>
        </w:rPr>
      </w:pPr>
      <w:r>
        <w:rPr>
          <w:sz w:val="20"/>
          <w:szCs w:val="20"/>
        </w:rPr>
        <w:t>All measurement is made to or from a specific figure in</w:t>
      </w:r>
      <w:r w:rsidR="00185DE0">
        <w:rPr>
          <w:sz w:val="20"/>
          <w:szCs w:val="20"/>
        </w:rPr>
        <w:t xml:space="preserve"> centre of </w:t>
      </w:r>
      <w:r>
        <w:rPr>
          <w:sz w:val="20"/>
          <w:szCs w:val="20"/>
        </w:rPr>
        <w:t>the relevant unit.  This figure should be a</w:t>
      </w:r>
      <w:r w:rsidR="00AD206F">
        <w:rPr>
          <w:sz w:val="20"/>
          <w:szCs w:val="20"/>
        </w:rPr>
        <w:t>s</w:t>
      </w:r>
      <w:r>
        <w:rPr>
          <w:sz w:val="20"/>
          <w:szCs w:val="20"/>
        </w:rPr>
        <w:t xml:space="preserve"> clear as possi</w:t>
      </w:r>
      <w:r w:rsidR="00AD206F">
        <w:rPr>
          <w:sz w:val="20"/>
          <w:szCs w:val="20"/>
        </w:rPr>
        <w:t>bl</w:t>
      </w:r>
      <w:r>
        <w:rPr>
          <w:sz w:val="20"/>
          <w:szCs w:val="20"/>
        </w:rPr>
        <w:t xml:space="preserve">e (Kerdu, Kaing, Korangkorenikh </w:t>
      </w:r>
      <w:r w:rsidR="00AD206F">
        <w:rPr>
          <w:sz w:val="20"/>
          <w:szCs w:val="20"/>
        </w:rPr>
        <w:t>etc).  Generally this will mean centre of the front row but if the unit is deep (ie a Hog square</w:t>
      </w:r>
      <w:r w:rsidR="00CC74BE">
        <w:rPr>
          <w:sz w:val="20"/>
          <w:szCs w:val="20"/>
        </w:rPr>
        <w:t xml:space="preserve"> or Formations 7 &amp; 8</w:t>
      </w:r>
      <w:r w:rsidR="00AD206F">
        <w:rPr>
          <w:sz w:val="20"/>
          <w:szCs w:val="20"/>
        </w:rPr>
        <w:t xml:space="preserve">) then </w:t>
      </w:r>
      <w:r w:rsidR="00A958CE">
        <w:rPr>
          <w:sz w:val="20"/>
          <w:szCs w:val="20"/>
        </w:rPr>
        <w:t xml:space="preserve">it may be </w:t>
      </w:r>
      <w:r w:rsidR="00AD206F">
        <w:rPr>
          <w:sz w:val="20"/>
          <w:szCs w:val="20"/>
        </w:rPr>
        <w:t>the central figure in the square.</w:t>
      </w:r>
      <w:r w:rsidR="00712CDF">
        <w:rPr>
          <w:sz w:val="20"/>
          <w:szCs w:val="20"/>
        </w:rPr>
        <w:t xml:space="preserve"> </w:t>
      </w:r>
      <w:r w:rsidR="00A958CE">
        <w:rPr>
          <w:sz w:val="20"/>
          <w:szCs w:val="20"/>
        </w:rPr>
        <w:t xml:space="preserve">Always give the choice on this to the player taking the action.  </w:t>
      </w:r>
    </w:p>
    <w:p w14:paraId="43D4ACFA" w14:textId="4EB874DF" w:rsidR="00AD085B" w:rsidRDefault="00AD085B" w:rsidP="00C0475E">
      <w:pPr>
        <w:rPr>
          <w:sz w:val="20"/>
          <w:szCs w:val="20"/>
        </w:rPr>
      </w:pPr>
      <w:r>
        <w:rPr>
          <w:sz w:val="20"/>
          <w:szCs w:val="20"/>
        </w:rPr>
        <w:t>This does NOT apply to the projection of CZs which are calculated from the actual positions of the figures.</w:t>
      </w:r>
    </w:p>
    <w:p w14:paraId="29E5EAC2" w14:textId="77777777" w:rsidR="007047ED" w:rsidRDefault="007047ED" w:rsidP="00C0475E">
      <w:pPr>
        <w:rPr>
          <w:sz w:val="20"/>
          <w:szCs w:val="20"/>
        </w:rPr>
      </w:pPr>
    </w:p>
    <w:p w14:paraId="67D11711" w14:textId="4CB628C3" w:rsidR="007047ED" w:rsidRDefault="007047ED" w:rsidP="00C0475E">
      <w:pPr>
        <w:rPr>
          <w:sz w:val="20"/>
          <w:szCs w:val="20"/>
        </w:rPr>
      </w:pPr>
      <w:r>
        <w:rPr>
          <w:sz w:val="20"/>
          <w:szCs w:val="20"/>
        </w:rPr>
        <w:t>Artillery is measured from the central point of the front of the unit.</w:t>
      </w:r>
    </w:p>
    <w:p w14:paraId="62D2F61F" w14:textId="77777777" w:rsidR="00AD085B" w:rsidRDefault="00AD085B" w:rsidP="00C0475E">
      <w:pPr>
        <w:rPr>
          <w:sz w:val="20"/>
          <w:szCs w:val="20"/>
        </w:rPr>
      </w:pPr>
    </w:p>
    <w:p w14:paraId="02E64EA4" w14:textId="0C751D18" w:rsidR="00A958CE" w:rsidRPr="00A958CE" w:rsidRDefault="00A958CE" w:rsidP="00C0475E">
      <w:pPr>
        <w:rPr>
          <w:b/>
          <w:bCs/>
          <w:color w:val="FF0000"/>
          <w:sz w:val="20"/>
          <w:szCs w:val="20"/>
        </w:rPr>
      </w:pPr>
      <w:r w:rsidRPr="00A958CE">
        <w:rPr>
          <w:b/>
          <w:bCs/>
          <w:color w:val="FF0000"/>
          <w:sz w:val="20"/>
          <w:szCs w:val="20"/>
        </w:rPr>
        <w:t>[To be Rodtested</w:t>
      </w:r>
      <w:r w:rsidR="00AD085B">
        <w:rPr>
          <w:b/>
          <w:bCs/>
          <w:color w:val="FF0000"/>
          <w:sz w:val="20"/>
          <w:szCs w:val="20"/>
        </w:rPr>
        <w:t xml:space="preserve"> and as always with figure games needs sensible players</w:t>
      </w:r>
      <w:r w:rsidRPr="00A958CE">
        <w:rPr>
          <w:b/>
          <w:bCs/>
          <w:color w:val="FF0000"/>
          <w:sz w:val="20"/>
          <w:szCs w:val="20"/>
        </w:rPr>
        <w:t>]</w:t>
      </w:r>
    </w:p>
    <w:p w14:paraId="6952E849" w14:textId="77777777" w:rsidR="00AD206F" w:rsidRDefault="00AD206F" w:rsidP="00C0475E">
      <w:pPr>
        <w:rPr>
          <w:sz w:val="20"/>
          <w:szCs w:val="20"/>
        </w:rPr>
      </w:pPr>
    </w:p>
    <w:p w14:paraId="769CA76B" w14:textId="77777777" w:rsidR="00C0475E" w:rsidRPr="00555EB7" w:rsidRDefault="00C0475E" w:rsidP="00C0475E">
      <w:pPr>
        <w:pStyle w:val="ListParagraph"/>
        <w:numPr>
          <w:ilvl w:val="0"/>
          <w:numId w:val="3"/>
        </w:numPr>
        <w:rPr>
          <w:b/>
          <w:sz w:val="20"/>
          <w:szCs w:val="20"/>
          <w:u w:val="single"/>
        </w:rPr>
      </w:pPr>
      <w:bookmarkStart w:id="41" w:name="_Ref394826193"/>
      <w:r w:rsidRPr="001832EE">
        <w:rPr>
          <w:b/>
          <w:sz w:val="28"/>
          <w:szCs w:val="20"/>
          <w:u w:val="single"/>
        </w:rPr>
        <w:t>COHESION</w:t>
      </w:r>
      <w:bookmarkEnd w:id="41"/>
    </w:p>
    <w:p w14:paraId="72CFAC34" w14:textId="77777777" w:rsidR="00C0475E" w:rsidRPr="007C047C" w:rsidRDefault="00C0475E" w:rsidP="00C0475E">
      <w:pPr>
        <w:pStyle w:val="ListParagraph"/>
        <w:ind w:left="454"/>
        <w:rPr>
          <w:b/>
          <w:sz w:val="20"/>
          <w:szCs w:val="20"/>
          <w:u w:val="single"/>
        </w:rPr>
      </w:pPr>
    </w:p>
    <w:p w14:paraId="240E3C4E" w14:textId="77777777" w:rsidR="00C0475E" w:rsidRDefault="00C0475E" w:rsidP="00C0475E">
      <w:pPr>
        <w:rPr>
          <w:b/>
          <w:sz w:val="20"/>
          <w:szCs w:val="20"/>
          <w:u w:val="single"/>
        </w:rPr>
      </w:pPr>
    </w:p>
    <w:p w14:paraId="512C4816" w14:textId="77777777" w:rsidR="00C0475E" w:rsidRDefault="00C0475E" w:rsidP="00C0475E">
      <w:pPr>
        <w:rPr>
          <w:b/>
          <w:sz w:val="20"/>
          <w:szCs w:val="20"/>
          <w:u w:val="single"/>
        </w:rPr>
      </w:pPr>
    </w:p>
    <w:p w14:paraId="2AD66656" w14:textId="77777777" w:rsidR="00C0475E" w:rsidRDefault="00C0475E" w:rsidP="00C0475E">
      <w:pPr>
        <w:rPr>
          <w:b/>
          <w:sz w:val="20"/>
          <w:szCs w:val="20"/>
          <w:u w:val="single"/>
        </w:rPr>
      </w:pPr>
      <w:r>
        <w:rPr>
          <w:b/>
          <w:sz w:val="20"/>
          <w:szCs w:val="20"/>
          <w:u w:val="single"/>
        </w:rPr>
        <w:t xml:space="preserve">                                                    </w:t>
      </w:r>
      <w:r>
        <w:rPr>
          <w:noProof/>
          <w:lang w:eastAsia="en-GB"/>
        </w:rPr>
        <w:drawing>
          <wp:inline distT="0" distB="0" distL="0" distR="0" wp14:anchorId="3014694A" wp14:editId="1A1807DD">
            <wp:extent cx="2247900" cy="1894480"/>
            <wp:effectExtent l="0" t="0" r="0" b="0"/>
            <wp:docPr id="21" name="Picture 21" descr="http://4.bp.blogspot.com/_-GX7dKZ0bU8/TOA4qNTVZzI/AAAAAAAABag/cBwT8OL6SO4/s1600/dcs+tekum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_-GX7dKZ0bU8/TOA4qNTVZzI/AAAAAAAABag/cBwT8OL6SO4/s1600/dcs+tekum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7779" cy="1902806"/>
                    </a:xfrm>
                    <a:prstGeom prst="rect">
                      <a:avLst/>
                    </a:prstGeom>
                    <a:noFill/>
                    <a:ln>
                      <a:noFill/>
                    </a:ln>
                  </pic:spPr>
                </pic:pic>
              </a:graphicData>
            </a:graphic>
          </wp:inline>
        </w:drawing>
      </w:r>
    </w:p>
    <w:p w14:paraId="7E20ABC2" w14:textId="77777777" w:rsidR="00C0475E" w:rsidRPr="006E5F92" w:rsidRDefault="00C0475E" w:rsidP="00C0475E">
      <w:pPr>
        <w:rPr>
          <w:b/>
          <w:sz w:val="20"/>
          <w:szCs w:val="20"/>
          <w:u w:val="single"/>
        </w:rPr>
      </w:pPr>
    </w:p>
    <w:p w14:paraId="466A2C5C" w14:textId="77777777" w:rsidR="00C0475E" w:rsidRPr="0061436E" w:rsidRDefault="00C0475E" w:rsidP="00C0475E">
      <w:pPr>
        <w:rPr>
          <w:b/>
          <w:sz w:val="20"/>
          <w:szCs w:val="20"/>
          <w:u w:val="single"/>
        </w:rPr>
      </w:pPr>
    </w:p>
    <w:p w14:paraId="72349B10" w14:textId="77777777" w:rsidR="00C0475E" w:rsidRDefault="00C0475E" w:rsidP="00C0475E">
      <w:pPr>
        <w:rPr>
          <w:sz w:val="20"/>
          <w:szCs w:val="20"/>
        </w:rPr>
      </w:pPr>
    </w:p>
    <w:p w14:paraId="672DA640" w14:textId="77777777" w:rsidR="00C0475E" w:rsidRDefault="00C0475E" w:rsidP="00C0475E">
      <w:pPr>
        <w:rPr>
          <w:sz w:val="20"/>
          <w:szCs w:val="20"/>
        </w:rPr>
      </w:pPr>
      <w:r w:rsidRPr="0061436E">
        <w:rPr>
          <w:sz w:val="20"/>
          <w:szCs w:val="20"/>
        </w:rPr>
        <w:t xml:space="preserve">The Cohesion of a unit is key to its effectiveness </w:t>
      </w:r>
      <w:r>
        <w:rPr>
          <w:sz w:val="20"/>
          <w:szCs w:val="20"/>
        </w:rPr>
        <w:t>.  It</w:t>
      </w:r>
      <w:r w:rsidRPr="0061436E">
        <w:rPr>
          <w:sz w:val="20"/>
          <w:szCs w:val="20"/>
        </w:rPr>
        <w:t xml:space="preserve"> is a single measure of the various factors affecting the combat condition of a unit</w:t>
      </w:r>
      <w:r>
        <w:rPr>
          <w:sz w:val="20"/>
          <w:szCs w:val="20"/>
        </w:rPr>
        <w:t xml:space="preserve"> </w:t>
      </w:r>
      <w:r w:rsidRPr="0061436E">
        <w:rPr>
          <w:sz w:val="20"/>
          <w:szCs w:val="20"/>
        </w:rPr>
        <w:t>incorporat</w:t>
      </w:r>
      <w:r>
        <w:rPr>
          <w:sz w:val="20"/>
          <w:szCs w:val="20"/>
        </w:rPr>
        <w:t>ing</w:t>
      </w:r>
      <w:r w:rsidRPr="0061436E">
        <w:rPr>
          <w:sz w:val="20"/>
          <w:szCs w:val="20"/>
        </w:rPr>
        <w:t xml:space="preserve"> order, morale, casualties and fatigue into a single</w:t>
      </w:r>
      <w:r>
        <w:rPr>
          <w:sz w:val="20"/>
          <w:szCs w:val="20"/>
        </w:rPr>
        <w:t xml:space="preserve"> measure</w:t>
      </w:r>
      <w:r w:rsidRPr="0061436E">
        <w:rPr>
          <w:sz w:val="20"/>
          <w:szCs w:val="20"/>
        </w:rPr>
        <w:t xml:space="preserve"> of the combat condition of a unit.  </w:t>
      </w:r>
    </w:p>
    <w:p w14:paraId="5D4FE5C0" w14:textId="77777777" w:rsidR="00C0475E" w:rsidRDefault="00C0475E" w:rsidP="00C0475E">
      <w:pPr>
        <w:rPr>
          <w:sz w:val="20"/>
          <w:szCs w:val="20"/>
        </w:rPr>
      </w:pPr>
    </w:p>
    <w:p w14:paraId="5D2DE44B" w14:textId="77777777" w:rsidR="00C0475E" w:rsidRDefault="00C0475E" w:rsidP="00C0475E">
      <w:pPr>
        <w:rPr>
          <w:sz w:val="20"/>
          <w:szCs w:val="20"/>
        </w:rPr>
      </w:pPr>
      <w:r>
        <w:rPr>
          <w:sz w:val="20"/>
          <w:szCs w:val="20"/>
        </w:rPr>
        <w:t xml:space="preserve">As a unit takes </w:t>
      </w:r>
      <w:r w:rsidRPr="0061436E">
        <w:rPr>
          <w:sz w:val="20"/>
          <w:szCs w:val="20"/>
        </w:rPr>
        <w:t xml:space="preserve">Cohesion Hits (CH) </w:t>
      </w:r>
      <w:r>
        <w:rPr>
          <w:sz w:val="20"/>
          <w:szCs w:val="20"/>
        </w:rPr>
        <w:t>from various battlefield activities (melee, missile fire etc) its performance deteriorates, summarised by its changing State.</w:t>
      </w:r>
      <w:r w:rsidRPr="0061436E">
        <w:rPr>
          <w:sz w:val="20"/>
          <w:szCs w:val="20"/>
        </w:rPr>
        <w:t xml:space="preserve">  These hits can be recovered during the Integrated Action Phase if a Recovery Command is sent to the unit.  </w:t>
      </w:r>
    </w:p>
    <w:p w14:paraId="449C0084" w14:textId="77777777" w:rsidR="00C0475E" w:rsidRDefault="00C0475E" w:rsidP="00C0475E">
      <w:pPr>
        <w:rPr>
          <w:b/>
          <w:sz w:val="20"/>
          <w:szCs w:val="20"/>
          <w:u w:val="single"/>
        </w:rPr>
      </w:pPr>
    </w:p>
    <w:p w14:paraId="2FCC97AE" w14:textId="77777777" w:rsidR="00C0475E" w:rsidRDefault="00C0475E" w:rsidP="00C0475E">
      <w:pPr>
        <w:rPr>
          <w:sz w:val="20"/>
          <w:szCs w:val="20"/>
        </w:rPr>
      </w:pPr>
      <w:r w:rsidRPr="0061436E">
        <w:rPr>
          <w:sz w:val="20"/>
          <w:szCs w:val="20"/>
        </w:rPr>
        <w:t>Units differ in their ability to withstand the shock of battle and this appears in three ways.  Firstly, units can withstand different levels of total damage to their cohesion (tracked via Cohesion Hits (CH) before breaking.  Secondly, the events which cause CH vary between units, with the better units being less susceptible to lesser event</w:t>
      </w:r>
      <w:r>
        <w:rPr>
          <w:sz w:val="20"/>
          <w:szCs w:val="20"/>
        </w:rPr>
        <w:t>s</w:t>
      </w:r>
      <w:r w:rsidRPr="0061436E">
        <w:rPr>
          <w:sz w:val="20"/>
          <w:szCs w:val="20"/>
        </w:rPr>
        <w:t xml:space="preserve">.  Finally, the effect of a given number of CH on the </w:t>
      </w:r>
      <w:r>
        <w:rPr>
          <w:sz w:val="20"/>
          <w:szCs w:val="20"/>
        </w:rPr>
        <w:t>S</w:t>
      </w:r>
      <w:r w:rsidRPr="0061436E">
        <w:rPr>
          <w:sz w:val="20"/>
          <w:szCs w:val="20"/>
        </w:rPr>
        <w:t xml:space="preserve">tate of the unit varies between units, so that high quality units take more CH before their performance deteriorates.  </w:t>
      </w:r>
      <w:r>
        <w:rPr>
          <w:sz w:val="20"/>
          <w:szCs w:val="20"/>
        </w:rPr>
        <w:t>S</w:t>
      </w:r>
      <w:r w:rsidRPr="0061436E">
        <w:rPr>
          <w:sz w:val="20"/>
          <w:szCs w:val="20"/>
        </w:rPr>
        <w:t>tudy of the various unit cards will show the strengths and weaknesses of the various units of your army.</w:t>
      </w:r>
    </w:p>
    <w:p w14:paraId="56E3ABE0" w14:textId="77777777" w:rsidR="00C0475E" w:rsidRDefault="00C0475E" w:rsidP="00C0475E">
      <w:pPr>
        <w:rPr>
          <w:sz w:val="20"/>
          <w:szCs w:val="20"/>
        </w:rPr>
      </w:pPr>
    </w:p>
    <w:p w14:paraId="77459D05" w14:textId="77777777" w:rsidR="00C0475E" w:rsidRPr="007C047C" w:rsidRDefault="00C0475E" w:rsidP="00C0475E">
      <w:pPr>
        <w:rPr>
          <w:b/>
          <w:sz w:val="20"/>
          <w:szCs w:val="20"/>
          <w:u w:val="single"/>
        </w:rPr>
      </w:pPr>
    </w:p>
    <w:p w14:paraId="44A5B131" w14:textId="77777777" w:rsidR="00C0475E" w:rsidRPr="00F91F67" w:rsidRDefault="00C0475E" w:rsidP="00C0475E">
      <w:pPr>
        <w:pStyle w:val="ListParagraph"/>
        <w:numPr>
          <w:ilvl w:val="1"/>
          <w:numId w:val="3"/>
        </w:numPr>
        <w:rPr>
          <w:b/>
          <w:sz w:val="20"/>
          <w:szCs w:val="20"/>
          <w:u w:val="single"/>
        </w:rPr>
      </w:pPr>
      <w:bookmarkStart w:id="42" w:name="_Ref119454334"/>
      <w:r>
        <w:rPr>
          <w:b/>
          <w:u w:val="single"/>
        </w:rPr>
        <w:t>TRACKING COHESION HITS</w:t>
      </w:r>
      <w:bookmarkEnd w:id="42"/>
      <w:r>
        <w:rPr>
          <w:b/>
          <w:u w:val="single"/>
        </w:rPr>
        <w:t xml:space="preserve"> </w:t>
      </w:r>
    </w:p>
    <w:p w14:paraId="238B7FB1" w14:textId="77777777" w:rsidR="00C0475E" w:rsidRDefault="00C0475E" w:rsidP="00C0475E">
      <w:pPr>
        <w:rPr>
          <w:b/>
          <w:sz w:val="20"/>
          <w:szCs w:val="20"/>
          <w:u w:val="single"/>
        </w:rPr>
      </w:pPr>
    </w:p>
    <w:p w14:paraId="39AE6971" w14:textId="77777777" w:rsidR="00C0475E" w:rsidRDefault="00C0475E" w:rsidP="00C0475E">
      <w:pPr>
        <w:rPr>
          <w:sz w:val="20"/>
          <w:szCs w:val="20"/>
        </w:rPr>
      </w:pPr>
      <w:r>
        <w:rPr>
          <w:sz w:val="20"/>
          <w:szCs w:val="20"/>
        </w:rPr>
        <w:t xml:space="preserve">As CH  are inflicted on a unit they are noted by checking off  boxes on cohesion grid on the Unit Card (and conversely if a unit Recovers CH then the boxes are unchecked).   A sample CH grid for Battlecry is shown, along with the Cohesion Legend.  When Battlecry takes a CH this is marked on the second line of the grid.  </w:t>
      </w:r>
    </w:p>
    <w:p w14:paraId="730FDA1B" w14:textId="77777777" w:rsidR="00C0475E" w:rsidRDefault="00C0475E" w:rsidP="00C0475E">
      <w:pPr>
        <w:rPr>
          <w:sz w:val="20"/>
          <w:szCs w:val="20"/>
        </w:rPr>
      </w:pPr>
      <w:r>
        <w:rPr>
          <w:sz w:val="20"/>
          <w:szCs w:val="20"/>
        </w:rPr>
        <w:tab/>
      </w:r>
      <w:r>
        <w:rPr>
          <w:sz w:val="20"/>
          <w:szCs w:val="20"/>
        </w:rPr>
        <w:tab/>
      </w:r>
      <w:r>
        <w:rPr>
          <w:sz w:val="20"/>
          <w:szCs w:val="20"/>
        </w:rPr>
        <w:tab/>
      </w:r>
      <w:r>
        <w:rPr>
          <w:sz w:val="20"/>
          <w:szCs w:val="20"/>
        </w:rPr>
        <w:tab/>
      </w:r>
    </w:p>
    <w:p w14:paraId="422F37A4" w14:textId="77777777" w:rsidR="00C0475E" w:rsidRDefault="00C0475E" w:rsidP="00C0475E">
      <w:pPr>
        <w:rPr>
          <w:sz w:val="20"/>
          <w:szCs w:val="20"/>
        </w:rPr>
      </w:pPr>
    </w:p>
    <w:p w14:paraId="287675E8" w14:textId="77777777" w:rsidR="00C0475E" w:rsidRDefault="00C0475E" w:rsidP="00C0475E">
      <w:pPr>
        <w:ind w:left="2160" w:firstLine="720"/>
        <w:rPr>
          <w:b/>
          <w:sz w:val="20"/>
          <w:szCs w:val="20"/>
          <w:u w:val="single"/>
        </w:rPr>
      </w:pPr>
      <w:r w:rsidRPr="007C047C">
        <w:rPr>
          <w:b/>
          <w:sz w:val="20"/>
          <w:szCs w:val="20"/>
          <w:u w:val="single"/>
        </w:rPr>
        <w:t>BATTLECRY GRID</w:t>
      </w:r>
    </w:p>
    <w:p w14:paraId="63960B43" w14:textId="77777777" w:rsidR="00C0475E" w:rsidRPr="007C047C" w:rsidRDefault="00C0475E" w:rsidP="00C0475E">
      <w:pPr>
        <w:ind w:left="2160" w:firstLine="720"/>
        <w:rPr>
          <w:b/>
          <w:sz w:val="20"/>
          <w:szCs w:val="20"/>
          <w:u w:val="single"/>
        </w:rPr>
      </w:pPr>
    </w:p>
    <w:p w14:paraId="0E3AFC35" w14:textId="77777777" w:rsidR="00C0475E" w:rsidRDefault="00C0475E" w:rsidP="00C0475E">
      <w:pPr>
        <w:rPr>
          <w:sz w:val="20"/>
          <w:szCs w:val="20"/>
        </w:rPr>
      </w:pPr>
    </w:p>
    <w:tbl>
      <w:tblPr>
        <w:tblW w:w="6343" w:type="dxa"/>
        <w:tblInd w:w="93" w:type="dxa"/>
        <w:tblLook w:val="04A0" w:firstRow="1" w:lastRow="0" w:firstColumn="1" w:lastColumn="0" w:noHBand="0" w:noVBand="1"/>
      </w:tblPr>
      <w:tblGrid>
        <w:gridCol w:w="1987"/>
        <w:gridCol w:w="726"/>
        <w:gridCol w:w="726"/>
        <w:gridCol w:w="726"/>
        <w:gridCol w:w="726"/>
        <w:gridCol w:w="726"/>
        <w:gridCol w:w="726"/>
      </w:tblGrid>
      <w:tr w:rsidR="00C0475E" w:rsidRPr="0061436E" w14:paraId="66F444D4" w14:textId="77777777" w:rsidTr="00B20D8F">
        <w:trPr>
          <w:trHeight w:val="349"/>
        </w:trPr>
        <w:tc>
          <w:tcPr>
            <w:tcW w:w="1987" w:type="dxa"/>
            <w:tcBorders>
              <w:top w:val="nil"/>
              <w:left w:val="nil"/>
              <w:bottom w:val="nil"/>
              <w:right w:val="nil"/>
            </w:tcBorders>
            <w:shd w:val="clear" w:color="auto" w:fill="auto"/>
            <w:noWrap/>
            <w:vAlign w:val="center"/>
            <w:hideMark/>
          </w:tcPr>
          <w:p w14:paraId="07EA4231" w14:textId="77777777" w:rsidR="00C0475E" w:rsidRPr="00EF51BC" w:rsidRDefault="00C0475E" w:rsidP="00B20D8F">
            <w:pPr>
              <w:rPr>
                <w:rFonts w:ascii="Dark Ages" w:hAnsi="Dark Ages"/>
                <w:b/>
                <w:bCs/>
                <w:sz w:val="22"/>
                <w:szCs w:val="22"/>
              </w:rPr>
            </w:pPr>
            <w:r w:rsidRPr="00EF51BC">
              <w:rPr>
                <w:rFonts w:ascii="Dark Ages" w:hAnsi="Dark Ages"/>
                <w:b/>
                <w:bCs/>
                <w:szCs w:val="22"/>
              </w:rPr>
              <w:t>Cohesion Hits</w:t>
            </w:r>
          </w:p>
        </w:tc>
        <w:tc>
          <w:tcPr>
            <w:tcW w:w="726" w:type="dxa"/>
            <w:tcBorders>
              <w:top w:val="single" w:sz="12" w:space="0" w:color="auto"/>
              <w:left w:val="single" w:sz="12" w:space="0" w:color="auto"/>
              <w:bottom w:val="single" w:sz="12" w:space="0" w:color="auto"/>
              <w:right w:val="single" w:sz="12" w:space="0" w:color="auto"/>
            </w:tcBorders>
            <w:shd w:val="clear" w:color="000000" w:fill="99CC00"/>
            <w:noWrap/>
            <w:vAlign w:val="center"/>
            <w:hideMark/>
          </w:tcPr>
          <w:p w14:paraId="40FA0979" w14:textId="77777777" w:rsidR="00C0475E" w:rsidRPr="0061436E" w:rsidRDefault="00C0475E" w:rsidP="00B20D8F">
            <w:pPr>
              <w:jc w:val="center"/>
              <w:rPr>
                <w:rFonts w:ascii="Arial" w:hAnsi="Arial" w:cs="Arial"/>
                <w:b/>
                <w:bCs/>
                <w:sz w:val="20"/>
                <w:szCs w:val="20"/>
              </w:rPr>
            </w:pPr>
            <w:r w:rsidRPr="0061436E">
              <w:rPr>
                <w:rFonts w:ascii="Arial" w:hAnsi="Arial" w:cs="Arial"/>
                <w:b/>
                <w:bCs/>
                <w:sz w:val="20"/>
                <w:szCs w:val="20"/>
              </w:rPr>
              <w:t>1</w:t>
            </w:r>
          </w:p>
        </w:tc>
        <w:tc>
          <w:tcPr>
            <w:tcW w:w="726" w:type="dxa"/>
            <w:tcBorders>
              <w:top w:val="single" w:sz="12" w:space="0" w:color="auto"/>
              <w:left w:val="nil"/>
              <w:bottom w:val="single" w:sz="12" w:space="0" w:color="auto"/>
              <w:right w:val="single" w:sz="12" w:space="0" w:color="auto"/>
            </w:tcBorders>
            <w:shd w:val="clear" w:color="000000" w:fill="FFCCCC"/>
            <w:noWrap/>
            <w:vAlign w:val="center"/>
            <w:hideMark/>
          </w:tcPr>
          <w:p w14:paraId="534A3F39" w14:textId="77777777" w:rsidR="00C0475E" w:rsidRPr="0061436E" w:rsidRDefault="00C0475E" w:rsidP="00B20D8F">
            <w:pPr>
              <w:jc w:val="center"/>
              <w:rPr>
                <w:rFonts w:ascii="Arial" w:hAnsi="Arial" w:cs="Arial"/>
                <w:b/>
                <w:bCs/>
                <w:sz w:val="20"/>
                <w:szCs w:val="20"/>
              </w:rPr>
            </w:pPr>
            <w:r w:rsidRPr="0061436E">
              <w:rPr>
                <w:rFonts w:ascii="Arial" w:hAnsi="Arial" w:cs="Arial"/>
                <w:b/>
                <w:bCs/>
                <w:sz w:val="20"/>
                <w:szCs w:val="20"/>
              </w:rPr>
              <w:t>2</w:t>
            </w:r>
          </w:p>
        </w:tc>
        <w:tc>
          <w:tcPr>
            <w:tcW w:w="726" w:type="dxa"/>
            <w:tcBorders>
              <w:top w:val="single" w:sz="12" w:space="0" w:color="auto"/>
              <w:left w:val="nil"/>
              <w:bottom w:val="single" w:sz="12" w:space="0" w:color="auto"/>
              <w:right w:val="single" w:sz="12" w:space="0" w:color="auto"/>
            </w:tcBorders>
            <w:shd w:val="clear" w:color="000000" w:fill="FFCCCC"/>
            <w:noWrap/>
            <w:vAlign w:val="center"/>
            <w:hideMark/>
          </w:tcPr>
          <w:p w14:paraId="6268467F" w14:textId="77777777" w:rsidR="00C0475E" w:rsidRPr="0061436E" w:rsidRDefault="00C0475E" w:rsidP="00B20D8F">
            <w:pPr>
              <w:jc w:val="center"/>
              <w:rPr>
                <w:rFonts w:ascii="Arial" w:hAnsi="Arial" w:cs="Arial"/>
                <w:b/>
                <w:bCs/>
                <w:sz w:val="20"/>
                <w:szCs w:val="20"/>
              </w:rPr>
            </w:pPr>
            <w:r w:rsidRPr="0061436E">
              <w:rPr>
                <w:rFonts w:ascii="Arial" w:hAnsi="Arial" w:cs="Arial"/>
                <w:b/>
                <w:bCs/>
                <w:sz w:val="20"/>
                <w:szCs w:val="20"/>
              </w:rPr>
              <w:t>3</w:t>
            </w:r>
          </w:p>
        </w:tc>
        <w:tc>
          <w:tcPr>
            <w:tcW w:w="726" w:type="dxa"/>
            <w:tcBorders>
              <w:top w:val="single" w:sz="12" w:space="0" w:color="auto"/>
              <w:left w:val="nil"/>
              <w:bottom w:val="single" w:sz="12" w:space="0" w:color="auto"/>
              <w:right w:val="single" w:sz="12" w:space="0" w:color="auto"/>
            </w:tcBorders>
            <w:shd w:val="clear" w:color="000000" w:fill="CCCCFF"/>
            <w:noWrap/>
            <w:vAlign w:val="center"/>
            <w:hideMark/>
          </w:tcPr>
          <w:p w14:paraId="55655957" w14:textId="77777777" w:rsidR="00C0475E" w:rsidRPr="0061436E" w:rsidRDefault="00C0475E" w:rsidP="00B20D8F">
            <w:pPr>
              <w:jc w:val="center"/>
              <w:rPr>
                <w:rFonts w:ascii="Arial" w:hAnsi="Arial" w:cs="Arial"/>
                <w:b/>
                <w:bCs/>
                <w:sz w:val="20"/>
                <w:szCs w:val="20"/>
              </w:rPr>
            </w:pPr>
            <w:r w:rsidRPr="0061436E">
              <w:rPr>
                <w:rFonts w:ascii="Arial" w:hAnsi="Arial" w:cs="Arial"/>
                <w:b/>
                <w:bCs/>
                <w:sz w:val="20"/>
                <w:szCs w:val="20"/>
              </w:rPr>
              <w:t>4</w:t>
            </w:r>
          </w:p>
        </w:tc>
        <w:tc>
          <w:tcPr>
            <w:tcW w:w="726" w:type="dxa"/>
            <w:tcBorders>
              <w:top w:val="single" w:sz="12" w:space="0" w:color="auto"/>
              <w:left w:val="nil"/>
              <w:bottom w:val="single" w:sz="12" w:space="0" w:color="auto"/>
              <w:right w:val="single" w:sz="12" w:space="0" w:color="auto"/>
            </w:tcBorders>
            <w:shd w:val="clear" w:color="000000" w:fill="CCCCFF"/>
            <w:noWrap/>
            <w:vAlign w:val="center"/>
            <w:hideMark/>
          </w:tcPr>
          <w:p w14:paraId="2C214B54" w14:textId="77777777" w:rsidR="00C0475E" w:rsidRPr="0061436E" w:rsidRDefault="00C0475E" w:rsidP="00B20D8F">
            <w:pPr>
              <w:jc w:val="center"/>
              <w:rPr>
                <w:rFonts w:ascii="Arial" w:hAnsi="Arial" w:cs="Arial"/>
                <w:b/>
                <w:bCs/>
                <w:sz w:val="20"/>
                <w:szCs w:val="20"/>
              </w:rPr>
            </w:pPr>
            <w:r w:rsidRPr="0061436E">
              <w:rPr>
                <w:rFonts w:ascii="Arial" w:hAnsi="Arial" w:cs="Arial"/>
                <w:b/>
                <w:bCs/>
                <w:sz w:val="20"/>
                <w:szCs w:val="20"/>
              </w:rPr>
              <w:t>5</w:t>
            </w:r>
          </w:p>
        </w:tc>
        <w:tc>
          <w:tcPr>
            <w:tcW w:w="726" w:type="dxa"/>
            <w:tcBorders>
              <w:top w:val="single" w:sz="12" w:space="0" w:color="auto"/>
              <w:left w:val="nil"/>
              <w:bottom w:val="single" w:sz="12" w:space="0" w:color="auto"/>
              <w:right w:val="single" w:sz="12" w:space="0" w:color="auto"/>
            </w:tcBorders>
            <w:shd w:val="clear" w:color="000000" w:fill="FF0000"/>
            <w:noWrap/>
            <w:vAlign w:val="center"/>
            <w:hideMark/>
          </w:tcPr>
          <w:p w14:paraId="14539E80" w14:textId="77777777" w:rsidR="00C0475E" w:rsidRPr="0061436E" w:rsidRDefault="00C0475E" w:rsidP="00B20D8F">
            <w:pPr>
              <w:jc w:val="center"/>
              <w:rPr>
                <w:rFonts w:ascii="Blood Of Dracula" w:hAnsi="Blood Of Dracula"/>
                <w:b/>
                <w:bCs/>
                <w:color w:val="FFC000"/>
                <w:sz w:val="20"/>
                <w:szCs w:val="20"/>
              </w:rPr>
            </w:pPr>
            <w:r w:rsidRPr="0061436E">
              <w:rPr>
                <w:rFonts w:ascii="Blood Of Dracula" w:hAnsi="Blood Of Dracula"/>
                <w:b/>
                <w:bCs/>
                <w:color w:val="FFC000"/>
                <w:sz w:val="20"/>
                <w:szCs w:val="20"/>
              </w:rPr>
              <w:t>6</w:t>
            </w:r>
          </w:p>
        </w:tc>
      </w:tr>
      <w:tr w:rsidR="00C0475E" w:rsidRPr="0061436E" w14:paraId="0B977365" w14:textId="77777777" w:rsidTr="00B20D8F">
        <w:trPr>
          <w:trHeight w:val="326"/>
        </w:trPr>
        <w:tc>
          <w:tcPr>
            <w:tcW w:w="1987" w:type="dxa"/>
            <w:tcBorders>
              <w:top w:val="nil"/>
              <w:left w:val="nil"/>
              <w:bottom w:val="nil"/>
              <w:right w:val="nil"/>
            </w:tcBorders>
            <w:shd w:val="clear" w:color="auto" w:fill="auto"/>
            <w:noWrap/>
            <w:vAlign w:val="bottom"/>
            <w:hideMark/>
          </w:tcPr>
          <w:p w14:paraId="440158ED" w14:textId="77777777" w:rsidR="00C0475E" w:rsidRPr="0061436E" w:rsidRDefault="00C0475E" w:rsidP="00B20D8F">
            <w:pPr>
              <w:rPr>
                <w:rFonts w:ascii="Arial" w:hAnsi="Arial" w:cs="Arial"/>
                <w:b/>
                <w:bCs/>
                <w:sz w:val="20"/>
                <w:szCs w:val="20"/>
              </w:rPr>
            </w:pPr>
          </w:p>
        </w:tc>
        <w:tc>
          <w:tcPr>
            <w:tcW w:w="726" w:type="dxa"/>
            <w:tcBorders>
              <w:top w:val="nil"/>
              <w:left w:val="single" w:sz="12" w:space="0" w:color="auto"/>
              <w:bottom w:val="single" w:sz="12" w:space="0" w:color="auto"/>
              <w:right w:val="single" w:sz="12" w:space="0" w:color="auto"/>
            </w:tcBorders>
            <w:shd w:val="clear" w:color="000000" w:fill="FFFF99"/>
            <w:vAlign w:val="center"/>
            <w:hideMark/>
          </w:tcPr>
          <w:p w14:paraId="02BD42C2" w14:textId="77777777" w:rsidR="00C0475E" w:rsidRPr="0061436E" w:rsidRDefault="00C0475E" w:rsidP="00B20D8F">
            <w:pPr>
              <w:jc w:val="center"/>
              <w:rPr>
                <w:rFonts w:ascii="Arial" w:hAnsi="Arial" w:cs="Arial"/>
                <w:b/>
                <w:bCs/>
                <w:color w:val="FF0000"/>
                <w:sz w:val="20"/>
                <w:szCs w:val="20"/>
              </w:rPr>
            </w:pPr>
            <w:r w:rsidRPr="0061436E">
              <w:rPr>
                <w:rFonts w:ascii="Arial" w:hAnsi="Arial" w:cs="Arial"/>
                <w:b/>
                <w:bCs/>
                <w:color w:val="FF0000"/>
                <w:sz w:val="20"/>
                <w:szCs w:val="20"/>
              </w:rPr>
              <w:t> </w:t>
            </w:r>
          </w:p>
        </w:tc>
        <w:tc>
          <w:tcPr>
            <w:tcW w:w="726" w:type="dxa"/>
            <w:tcBorders>
              <w:top w:val="nil"/>
              <w:left w:val="nil"/>
              <w:bottom w:val="single" w:sz="12" w:space="0" w:color="auto"/>
              <w:right w:val="single" w:sz="12" w:space="0" w:color="auto"/>
            </w:tcBorders>
            <w:shd w:val="clear" w:color="000000" w:fill="FFFF99"/>
            <w:vAlign w:val="center"/>
            <w:hideMark/>
          </w:tcPr>
          <w:p w14:paraId="31B6CAF8" w14:textId="77777777" w:rsidR="00C0475E" w:rsidRPr="0061436E" w:rsidRDefault="00C0475E" w:rsidP="00B20D8F">
            <w:pPr>
              <w:jc w:val="center"/>
              <w:rPr>
                <w:rFonts w:ascii="Arial" w:hAnsi="Arial" w:cs="Arial"/>
                <w:b/>
                <w:bCs/>
                <w:color w:val="FF0000"/>
                <w:sz w:val="20"/>
                <w:szCs w:val="20"/>
              </w:rPr>
            </w:pPr>
            <w:r w:rsidRPr="0061436E">
              <w:rPr>
                <w:rFonts w:ascii="Arial" w:hAnsi="Arial" w:cs="Arial"/>
                <w:b/>
                <w:bCs/>
                <w:color w:val="FF0000"/>
                <w:sz w:val="20"/>
                <w:szCs w:val="20"/>
              </w:rPr>
              <w:t> </w:t>
            </w:r>
          </w:p>
        </w:tc>
        <w:tc>
          <w:tcPr>
            <w:tcW w:w="726" w:type="dxa"/>
            <w:tcBorders>
              <w:top w:val="nil"/>
              <w:left w:val="nil"/>
              <w:bottom w:val="single" w:sz="12" w:space="0" w:color="auto"/>
              <w:right w:val="single" w:sz="12" w:space="0" w:color="auto"/>
            </w:tcBorders>
            <w:shd w:val="clear" w:color="000000" w:fill="FFCC99"/>
            <w:vAlign w:val="center"/>
            <w:hideMark/>
          </w:tcPr>
          <w:p w14:paraId="4C95524E" w14:textId="77777777" w:rsidR="00C0475E" w:rsidRPr="0061436E" w:rsidRDefault="00C0475E" w:rsidP="00B20D8F">
            <w:pPr>
              <w:jc w:val="center"/>
              <w:rPr>
                <w:rFonts w:ascii="Arial" w:hAnsi="Arial" w:cs="Arial"/>
                <w:b/>
                <w:bCs/>
                <w:color w:val="FF0000"/>
                <w:sz w:val="20"/>
                <w:szCs w:val="20"/>
              </w:rPr>
            </w:pPr>
            <w:r w:rsidRPr="0061436E">
              <w:rPr>
                <w:rFonts w:ascii="Arial" w:hAnsi="Arial" w:cs="Arial"/>
                <w:b/>
                <w:bCs/>
                <w:color w:val="FF0000"/>
                <w:sz w:val="20"/>
                <w:szCs w:val="20"/>
              </w:rPr>
              <w:t> </w:t>
            </w:r>
          </w:p>
        </w:tc>
        <w:tc>
          <w:tcPr>
            <w:tcW w:w="726" w:type="dxa"/>
            <w:tcBorders>
              <w:top w:val="nil"/>
              <w:left w:val="nil"/>
              <w:bottom w:val="single" w:sz="12" w:space="0" w:color="auto"/>
              <w:right w:val="single" w:sz="12" w:space="0" w:color="auto"/>
            </w:tcBorders>
            <w:shd w:val="clear" w:color="000000" w:fill="9999FF"/>
            <w:vAlign w:val="center"/>
            <w:hideMark/>
          </w:tcPr>
          <w:p w14:paraId="17834C63" w14:textId="77777777" w:rsidR="00C0475E" w:rsidRPr="0061436E" w:rsidRDefault="00C0475E" w:rsidP="00B20D8F">
            <w:pPr>
              <w:jc w:val="center"/>
              <w:rPr>
                <w:rFonts w:ascii="Arial" w:hAnsi="Arial" w:cs="Arial"/>
                <w:b/>
                <w:bCs/>
                <w:color w:val="FF0000"/>
                <w:sz w:val="20"/>
                <w:szCs w:val="20"/>
              </w:rPr>
            </w:pPr>
            <w:r w:rsidRPr="0061436E">
              <w:rPr>
                <w:rFonts w:ascii="Arial" w:hAnsi="Arial" w:cs="Arial"/>
                <w:b/>
                <w:bCs/>
                <w:color w:val="FF0000"/>
                <w:sz w:val="20"/>
                <w:szCs w:val="20"/>
              </w:rPr>
              <w:t> </w:t>
            </w:r>
          </w:p>
        </w:tc>
        <w:tc>
          <w:tcPr>
            <w:tcW w:w="726" w:type="dxa"/>
            <w:tcBorders>
              <w:top w:val="nil"/>
              <w:left w:val="nil"/>
              <w:bottom w:val="single" w:sz="12" w:space="0" w:color="auto"/>
              <w:right w:val="single" w:sz="12" w:space="0" w:color="auto"/>
            </w:tcBorders>
            <w:shd w:val="clear" w:color="000000" w:fill="FF99CC"/>
            <w:vAlign w:val="center"/>
            <w:hideMark/>
          </w:tcPr>
          <w:p w14:paraId="23162179" w14:textId="77777777" w:rsidR="00C0475E" w:rsidRPr="0061436E" w:rsidRDefault="00C0475E" w:rsidP="00B20D8F">
            <w:pPr>
              <w:jc w:val="center"/>
              <w:rPr>
                <w:rFonts w:ascii="Arial" w:hAnsi="Arial" w:cs="Arial"/>
                <w:b/>
                <w:bCs/>
                <w:color w:val="002060"/>
                <w:sz w:val="20"/>
                <w:szCs w:val="20"/>
              </w:rPr>
            </w:pPr>
            <w:r w:rsidRPr="0061436E">
              <w:rPr>
                <w:rFonts w:ascii="Arial" w:hAnsi="Arial" w:cs="Arial"/>
                <w:b/>
                <w:bCs/>
                <w:color w:val="002060"/>
                <w:sz w:val="20"/>
                <w:szCs w:val="20"/>
              </w:rPr>
              <w:t> </w:t>
            </w:r>
          </w:p>
        </w:tc>
        <w:tc>
          <w:tcPr>
            <w:tcW w:w="726" w:type="dxa"/>
            <w:tcBorders>
              <w:top w:val="nil"/>
              <w:left w:val="nil"/>
              <w:bottom w:val="single" w:sz="12" w:space="0" w:color="auto"/>
              <w:right w:val="single" w:sz="12" w:space="0" w:color="auto"/>
            </w:tcBorders>
            <w:shd w:val="clear" w:color="000000" w:fill="66FF99"/>
            <w:noWrap/>
            <w:vAlign w:val="center"/>
            <w:hideMark/>
          </w:tcPr>
          <w:p w14:paraId="230ED894" w14:textId="77777777" w:rsidR="00C0475E" w:rsidRPr="0061436E" w:rsidRDefault="00C0475E" w:rsidP="00B20D8F">
            <w:pPr>
              <w:jc w:val="center"/>
              <w:rPr>
                <w:rFonts w:ascii="Arial" w:hAnsi="Arial" w:cs="Arial"/>
                <w:b/>
                <w:bCs/>
                <w:color w:val="FF0000"/>
                <w:sz w:val="20"/>
                <w:szCs w:val="20"/>
              </w:rPr>
            </w:pPr>
            <w:r w:rsidRPr="0061436E">
              <w:rPr>
                <w:rFonts w:ascii="Arial" w:hAnsi="Arial" w:cs="Arial"/>
                <w:b/>
                <w:bCs/>
                <w:color w:val="FF0000"/>
                <w:sz w:val="20"/>
                <w:szCs w:val="20"/>
              </w:rPr>
              <w:t> </w:t>
            </w:r>
          </w:p>
        </w:tc>
      </w:tr>
    </w:tbl>
    <w:p w14:paraId="4C32A40F" w14:textId="77777777" w:rsidR="00C0475E" w:rsidRDefault="00C0475E" w:rsidP="00C0475E">
      <w:pPr>
        <w:rPr>
          <w:b/>
          <w:szCs w:val="22"/>
          <w:u w:val="single"/>
        </w:rPr>
      </w:pPr>
    </w:p>
    <w:p w14:paraId="4DCCC065" w14:textId="77777777" w:rsidR="00C0475E" w:rsidRDefault="00C0475E" w:rsidP="00C0475E">
      <w:pPr>
        <w:ind w:left="2160" w:firstLine="720"/>
        <w:rPr>
          <w:b/>
          <w:sz w:val="22"/>
          <w:szCs w:val="22"/>
          <w:u w:val="single"/>
        </w:rPr>
      </w:pPr>
    </w:p>
    <w:p w14:paraId="42FDC094" w14:textId="77777777" w:rsidR="00C0475E" w:rsidRDefault="00C0475E" w:rsidP="00C0475E">
      <w:pPr>
        <w:ind w:left="2160" w:firstLine="720"/>
        <w:rPr>
          <w:b/>
          <w:sz w:val="22"/>
          <w:szCs w:val="22"/>
          <w:u w:val="single"/>
        </w:rPr>
      </w:pPr>
      <w:r w:rsidRPr="007C047C">
        <w:rPr>
          <w:b/>
          <w:sz w:val="22"/>
          <w:szCs w:val="22"/>
          <w:u w:val="single"/>
        </w:rPr>
        <w:t>COHESION LEGEND</w:t>
      </w:r>
    </w:p>
    <w:p w14:paraId="1BD1B819" w14:textId="77777777" w:rsidR="00C0475E" w:rsidRDefault="00C0475E" w:rsidP="00C0475E">
      <w:pPr>
        <w:rPr>
          <w:b/>
          <w:sz w:val="22"/>
          <w:szCs w:val="22"/>
          <w:u w:val="single"/>
        </w:rPr>
      </w:pPr>
    </w:p>
    <w:p w14:paraId="579051C0" w14:textId="77777777" w:rsidR="00C0475E" w:rsidRDefault="00C0475E" w:rsidP="00C0475E">
      <w:pPr>
        <w:ind w:left="2160" w:firstLine="720"/>
        <w:rPr>
          <w:b/>
          <w:sz w:val="22"/>
          <w:szCs w:val="22"/>
          <w:u w:val="single"/>
        </w:rPr>
      </w:pPr>
      <w:r>
        <w:rPr>
          <w:b/>
          <w:sz w:val="22"/>
          <w:szCs w:val="22"/>
          <w:u w:val="single"/>
        </w:rPr>
        <w:t>State of Unit</w:t>
      </w:r>
    </w:p>
    <w:p w14:paraId="569D1534" w14:textId="77777777" w:rsidR="00C0475E" w:rsidRDefault="00C0475E" w:rsidP="00C0475E">
      <w:pPr>
        <w:ind w:left="2160" w:firstLine="720"/>
        <w:rPr>
          <w:b/>
          <w:sz w:val="22"/>
          <w:szCs w:val="22"/>
          <w:u w:val="single"/>
        </w:rPr>
      </w:pPr>
    </w:p>
    <w:p w14:paraId="63435FA7" w14:textId="77777777" w:rsidR="00C0475E" w:rsidRDefault="00C0475E" w:rsidP="00C0475E">
      <w:pPr>
        <w:rPr>
          <w:sz w:val="20"/>
          <w:szCs w:val="20"/>
        </w:rPr>
      </w:pPr>
      <w:r>
        <w:rPr>
          <w:sz w:val="20"/>
          <w:szCs w:val="20"/>
        </w:rPr>
        <w:tab/>
      </w:r>
      <w:r>
        <w:rPr>
          <w:sz w:val="20"/>
          <w:szCs w:val="20"/>
        </w:rPr>
        <w:tab/>
      </w:r>
    </w:p>
    <w:tbl>
      <w:tblPr>
        <w:tblW w:w="6220" w:type="dxa"/>
        <w:tblInd w:w="729" w:type="dxa"/>
        <w:tblLook w:val="04A0" w:firstRow="1" w:lastRow="0" w:firstColumn="1" w:lastColumn="0" w:noHBand="0" w:noVBand="1"/>
      </w:tblPr>
      <w:tblGrid>
        <w:gridCol w:w="1100"/>
        <w:gridCol w:w="2500"/>
        <w:gridCol w:w="1578"/>
        <w:gridCol w:w="1600"/>
      </w:tblGrid>
      <w:tr w:rsidR="00C0475E" w14:paraId="642944C1" w14:textId="77777777" w:rsidTr="00B20D8F">
        <w:trPr>
          <w:trHeight w:val="630"/>
        </w:trPr>
        <w:tc>
          <w:tcPr>
            <w:tcW w:w="1100" w:type="dxa"/>
            <w:tcBorders>
              <w:top w:val="single" w:sz="12" w:space="0" w:color="auto"/>
              <w:left w:val="single" w:sz="12" w:space="0" w:color="auto"/>
              <w:bottom w:val="single" w:sz="12" w:space="0" w:color="auto"/>
              <w:right w:val="single" w:sz="12" w:space="0" w:color="auto"/>
            </w:tcBorders>
            <w:shd w:val="clear" w:color="000000" w:fill="99CC00"/>
            <w:noWrap/>
            <w:vAlign w:val="center"/>
            <w:hideMark/>
          </w:tcPr>
          <w:p w14:paraId="2AB97BDC" w14:textId="77777777" w:rsidR="00C0475E" w:rsidRDefault="00C0475E" w:rsidP="00B20D8F">
            <w:pPr>
              <w:jc w:val="center"/>
              <w:rPr>
                <w:rFonts w:ascii="EnglishTowne-Normal" w:hAnsi="EnglishTowne-Normal"/>
                <w:b/>
                <w:bCs/>
                <w:sz w:val="28"/>
                <w:szCs w:val="28"/>
              </w:rPr>
            </w:pPr>
            <w:r>
              <w:rPr>
                <w:rFonts w:ascii="EnglishTowne-Normal" w:hAnsi="EnglishTowne-Normal"/>
                <w:b/>
                <w:bCs/>
                <w:sz w:val="28"/>
                <w:szCs w:val="28"/>
              </w:rPr>
              <w:lastRenderedPageBreak/>
              <w:t>GOOD</w:t>
            </w:r>
          </w:p>
        </w:tc>
        <w:tc>
          <w:tcPr>
            <w:tcW w:w="2500" w:type="dxa"/>
            <w:tcBorders>
              <w:top w:val="single" w:sz="12" w:space="0" w:color="auto"/>
              <w:left w:val="nil"/>
              <w:bottom w:val="single" w:sz="12" w:space="0" w:color="auto"/>
              <w:right w:val="single" w:sz="12" w:space="0" w:color="auto"/>
            </w:tcBorders>
            <w:shd w:val="clear" w:color="000000" w:fill="FFCCCC"/>
            <w:noWrap/>
            <w:vAlign w:val="center"/>
            <w:hideMark/>
          </w:tcPr>
          <w:p w14:paraId="28D179DF" w14:textId="77777777" w:rsidR="00C0475E" w:rsidRDefault="00C0475E" w:rsidP="00B20D8F">
            <w:pPr>
              <w:jc w:val="center"/>
              <w:rPr>
                <w:rFonts w:ascii="Dark Ages" w:hAnsi="Dark Ages"/>
                <w:b/>
                <w:bCs/>
                <w:sz w:val="28"/>
                <w:szCs w:val="28"/>
              </w:rPr>
            </w:pPr>
            <w:r>
              <w:rPr>
                <w:rFonts w:ascii="Dark Ages" w:hAnsi="Dark Ages"/>
                <w:b/>
                <w:bCs/>
                <w:sz w:val="28"/>
                <w:szCs w:val="28"/>
              </w:rPr>
              <w:t>DISORDERED</w:t>
            </w:r>
          </w:p>
        </w:tc>
        <w:tc>
          <w:tcPr>
            <w:tcW w:w="1020" w:type="dxa"/>
            <w:tcBorders>
              <w:top w:val="single" w:sz="12" w:space="0" w:color="auto"/>
              <w:left w:val="nil"/>
              <w:bottom w:val="single" w:sz="12" w:space="0" w:color="auto"/>
              <w:right w:val="single" w:sz="12" w:space="0" w:color="auto"/>
            </w:tcBorders>
            <w:shd w:val="clear" w:color="000000" w:fill="CCCCFF"/>
            <w:noWrap/>
            <w:vAlign w:val="center"/>
            <w:hideMark/>
          </w:tcPr>
          <w:p w14:paraId="073D166A" w14:textId="77777777" w:rsidR="00C0475E" w:rsidRDefault="00C0475E" w:rsidP="00B20D8F">
            <w:pPr>
              <w:jc w:val="center"/>
              <w:rPr>
                <w:rFonts w:ascii="Devil's Handshake" w:hAnsi="Devil's Handshake"/>
                <w:b/>
                <w:bCs/>
                <w:sz w:val="40"/>
                <w:szCs w:val="40"/>
              </w:rPr>
            </w:pPr>
            <w:r>
              <w:rPr>
                <w:rFonts w:ascii="Devil's Handshake" w:hAnsi="Devil's Handshake"/>
                <w:b/>
                <w:bCs/>
                <w:sz w:val="40"/>
                <w:szCs w:val="40"/>
              </w:rPr>
              <w:t>SHAKEN</w:t>
            </w:r>
          </w:p>
        </w:tc>
        <w:tc>
          <w:tcPr>
            <w:tcW w:w="1600" w:type="dxa"/>
            <w:tcBorders>
              <w:top w:val="single" w:sz="12" w:space="0" w:color="auto"/>
              <w:left w:val="nil"/>
              <w:bottom w:val="single" w:sz="12" w:space="0" w:color="auto"/>
              <w:right w:val="single" w:sz="12" w:space="0" w:color="auto"/>
            </w:tcBorders>
            <w:shd w:val="clear" w:color="000000" w:fill="FF0000"/>
            <w:noWrap/>
            <w:vAlign w:val="center"/>
            <w:hideMark/>
          </w:tcPr>
          <w:p w14:paraId="4D918F0A" w14:textId="77777777" w:rsidR="00C0475E" w:rsidRDefault="00C0475E" w:rsidP="00B20D8F">
            <w:pPr>
              <w:jc w:val="center"/>
              <w:rPr>
                <w:rFonts w:ascii="Blood Of Dracula" w:hAnsi="Blood Of Dracula"/>
                <w:b/>
                <w:bCs/>
                <w:color w:val="FFC000"/>
                <w:sz w:val="28"/>
                <w:szCs w:val="28"/>
              </w:rPr>
            </w:pPr>
            <w:r>
              <w:rPr>
                <w:rFonts w:ascii="Blood Of Dracula" w:hAnsi="Blood Of Dracula"/>
                <w:b/>
                <w:bCs/>
                <w:color w:val="FFC000"/>
                <w:sz w:val="28"/>
                <w:szCs w:val="28"/>
              </w:rPr>
              <w:t>BROKEN</w:t>
            </w:r>
          </w:p>
        </w:tc>
      </w:tr>
    </w:tbl>
    <w:p w14:paraId="1E3F7CF4" w14:textId="77777777" w:rsidR="00C0475E" w:rsidRDefault="00C0475E" w:rsidP="00C0475E">
      <w:pPr>
        <w:rPr>
          <w:sz w:val="20"/>
          <w:szCs w:val="20"/>
        </w:rPr>
      </w:pPr>
    </w:p>
    <w:p w14:paraId="04A95225" w14:textId="77777777" w:rsidR="00C0475E" w:rsidRDefault="00C0475E" w:rsidP="00C0475E">
      <w:pPr>
        <w:rPr>
          <w:b/>
          <w:sz w:val="22"/>
          <w:szCs w:val="20"/>
          <w:u w:val="single"/>
        </w:rPr>
      </w:pPr>
    </w:p>
    <w:p w14:paraId="6EC0FD13" w14:textId="77777777" w:rsidR="00C0475E" w:rsidRPr="001762E1" w:rsidRDefault="00C0475E" w:rsidP="00C0475E">
      <w:pPr>
        <w:ind w:left="2160" w:firstLine="720"/>
        <w:rPr>
          <w:b/>
          <w:sz w:val="22"/>
          <w:szCs w:val="20"/>
          <w:u w:val="single"/>
        </w:rPr>
      </w:pPr>
      <w:r w:rsidRPr="001762E1">
        <w:rPr>
          <w:b/>
          <w:sz w:val="22"/>
          <w:szCs w:val="20"/>
          <w:u w:val="single"/>
        </w:rPr>
        <w:t>Events Causing CH</w:t>
      </w:r>
    </w:p>
    <w:p w14:paraId="7CB9C579" w14:textId="77777777" w:rsidR="00C0475E" w:rsidRDefault="00C0475E" w:rsidP="00C0475E">
      <w:pPr>
        <w:rPr>
          <w:sz w:val="20"/>
          <w:szCs w:val="20"/>
        </w:rPr>
      </w:pPr>
    </w:p>
    <w:tbl>
      <w:tblPr>
        <w:tblW w:w="10640" w:type="dxa"/>
        <w:tblInd w:w="93" w:type="dxa"/>
        <w:tblLook w:val="04A0" w:firstRow="1" w:lastRow="0" w:firstColumn="1" w:lastColumn="0" w:noHBand="0" w:noVBand="1"/>
      </w:tblPr>
      <w:tblGrid>
        <w:gridCol w:w="980"/>
        <w:gridCol w:w="2920"/>
        <w:gridCol w:w="2320"/>
        <w:gridCol w:w="1620"/>
        <w:gridCol w:w="1240"/>
        <w:gridCol w:w="1560"/>
      </w:tblGrid>
      <w:tr w:rsidR="00C0475E" w14:paraId="495BEE6F" w14:textId="77777777" w:rsidTr="00B20D8F">
        <w:trPr>
          <w:trHeight w:val="1095"/>
        </w:trPr>
        <w:tc>
          <w:tcPr>
            <w:tcW w:w="980" w:type="dxa"/>
            <w:tcBorders>
              <w:top w:val="single" w:sz="12" w:space="0" w:color="auto"/>
              <w:left w:val="single" w:sz="12" w:space="0" w:color="auto"/>
              <w:bottom w:val="single" w:sz="12" w:space="0" w:color="auto"/>
              <w:right w:val="single" w:sz="12" w:space="0" w:color="auto"/>
            </w:tcBorders>
            <w:shd w:val="clear" w:color="000000" w:fill="FFFF99"/>
            <w:vAlign w:val="center"/>
            <w:hideMark/>
          </w:tcPr>
          <w:p w14:paraId="7DD9B1A8" w14:textId="77777777" w:rsidR="00C0475E" w:rsidRDefault="00C0475E" w:rsidP="00B20D8F">
            <w:pPr>
              <w:jc w:val="center"/>
              <w:rPr>
                <w:rFonts w:ascii="Arial" w:hAnsi="Arial" w:cs="Arial"/>
                <w:b/>
                <w:bCs/>
                <w:color w:val="FF0000"/>
                <w:sz w:val="28"/>
                <w:szCs w:val="28"/>
              </w:rPr>
            </w:pPr>
            <w:r>
              <w:rPr>
                <w:rFonts w:ascii="Arial" w:hAnsi="Arial" w:cs="Arial"/>
                <w:b/>
                <w:bCs/>
                <w:color w:val="FF0000"/>
                <w:sz w:val="28"/>
                <w:szCs w:val="28"/>
              </w:rPr>
              <w:t>ALL</w:t>
            </w:r>
          </w:p>
        </w:tc>
        <w:tc>
          <w:tcPr>
            <w:tcW w:w="2920" w:type="dxa"/>
            <w:tcBorders>
              <w:top w:val="single" w:sz="12" w:space="0" w:color="auto"/>
              <w:left w:val="nil"/>
              <w:bottom w:val="single" w:sz="12" w:space="0" w:color="auto"/>
              <w:right w:val="single" w:sz="12" w:space="0" w:color="auto"/>
            </w:tcBorders>
            <w:shd w:val="clear" w:color="000000" w:fill="FFCC99"/>
            <w:vAlign w:val="center"/>
            <w:hideMark/>
          </w:tcPr>
          <w:p w14:paraId="2381803B" w14:textId="77777777" w:rsidR="00C0475E" w:rsidRDefault="00C0475E" w:rsidP="00B20D8F">
            <w:pPr>
              <w:jc w:val="center"/>
              <w:rPr>
                <w:rFonts w:ascii="Arial" w:hAnsi="Arial" w:cs="Arial"/>
                <w:b/>
                <w:bCs/>
                <w:color w:val="FF0000"/>
                <w:sz w:val="28"/>
                <w:szCs w:val="28"/>
              </w:rPr>
            </w:pPr>
            <w:r>
              <w:rPr>
                <w:rFonts w:ascii="Arial" w:hAnsi="Arial" w:cs="Arial"/>
                <w:b/>
                <w:bCs/>
                <w:color w:val="FF0000"/>
                <w:sz w:val="28"/>
                <w:szCs w:val="28"/>
              </w:rPr>
              <w:t>MELEE, MISSILE, BATT EVENTS 1 &amp; 2</w:t>
            </w:r>
          </w:p>
        </w:tc>
        <w:tc>
          <w:tcPr>
            <w:tcW w:w="2320" w:type="dxa"/>
            <w:tcBorders>
              <w:top w:val="single" w:sz="12" w:space="0" w:color="auto"/>
              <w:left w:val="nil"/>
              <w:bottom w:val="single" w:sz="12" w:space="0" w:color="auto"/>
              <w:right w:val="single" w:sz="12" w:space="0" w:color="auto"/>
            </w:tcBorders>
            <w:shd w:val="clear" w:color="000000" w:fill="9999FF"/>
            <w:vAlign w:val="center"/>
            <w:hideMark/>
          </w:tcPr>
          <w:p w14:paraId="3A211733" w14:textId="77777777" w:rsidR="00C0475E" w:rsidRDefault="00C0475E" w:rsidP="00B20D8F">
            <w:pPr>
              <w:jc w:val="center"/>
              <w:rPr>
                <w:rFonts w:ascii="Arial" w:hAnsi="Arial" w:cs="Arial"/>
                <w:b/>
                <w:bCs/>
                <w:color w:val="FF0000"/>
                <w:sz w:val="28"/>
                <w:szCs w:val="28"/>
              </w:rPr>
            </w:pPr>
            <w:r>
              <w:rPr>
                <w:rFonts w:ascii="Arial" w:hAnsi="Arial" w:cs="Arial"/>
                <w:b/>
                <w:bCs/>
                <w:color w:val="FF0000"/>
                <w:sz w:val="28"/>
                <w:szCs w:val="28"/>
              </w:rPr>
              <w:t>MISSILE, MELEE, BATT EVENTS 2</w:t>
            </w:r>
          </w:p>
        </w:tc>
        <w:tc>
          <w:tcPr>
            <w:tcW w:w="1620" w:type="dxa"/>
            <w:tcBorders>
              <w:top w:val="single" w:sz="12" w:space="0" w:color="auto"/>
              <w:left w:val="nil"/>
              <w:bottom w:val="single" w:sz="12" w:space="0" w:color="auto"/>
              <w:right w:val="single" w:sz="12" w:space="0" w:color="auto"/>
            </w:tcBorders>
            <w:shd w:val="clear" w:color="000000" w:fill="FF99CC"/>
            <w:vAlign w:val="center"/>
            <w:hideMark/>
          </w:tcPr>
          <w:p w14:paraId="2283C91C" w14:textId="77777777" w:rsidR="00C0475E" w:rsidRDefault="00C0475E" w:rsidP="00B20D8F">
            <w:pPr>
              <w:jc w:val="center"/>
              <w:rPr>
                <w:rFonts w:ascii="Arial" w:hAnsi="Arial" w:cs="Arial"/>
                <w:b/>
                <w:bCs/>
                <w:color w:val="002060"/>
                <w:sz w:val="28"/>
                <w:szCs w:val="28"/>
              </w:rPr>
            </w:pPr>
            <w:r>
              <w:rPr>
                <w:rFonts w:ascii="Arial" w:hAnsi="Arial" w:cs="Arial"/>
                <w:b/>
                <w:bCs/>
                <w:color w:val="002060"/>
                <w:sz w:val="28"/>
                <w:szCs w:val="28"/>
              </w:rPr>
              <w:t>MISSILE &amp; MELEE</w:t>
            </w:r>
          </w:p>
        </w:tc>
        <w:tc>
          <w:tcPr>
            <w:tcW w:w="1240" w:type="dxa"/>
            <w:tcBorders>
              <w:top w:val="single" w:sz="12" w:space="0" w:color="auto"/>
              <w:left w:val="nil"/>
              <w:bottom w:val="single" w:sz="12" w:space="0" w:color="auto"/>
              <w:right w:val="single" w:sz="12" w:space="0" w:color="auto"/>
            </w:tcBorders>
            <w:shd w:val="clear" w:color="000000" w:fill="66FF99"/>
            <w:noWrap/>
            <w:vAlign w:val="center"/>
            <w:hideMark/>
          </w:tcPr>
          <w:p w14:paraId="34C6F8E3" w14:textId="77777777" w:rsidR="00C0475E" w:rsidRDefault="00C0475E" w:rsidP="00B20D8F">
            <w:pPr>
              <w:jc w:val="center"/>
              <w:rPr>
                <w:rFonts w:ascii="Arial" w:hAnsi="Arial" w:cs="Arial"/>
                <w:b/>
                <w:bCs/>
                <w:color w:val="FF0000"/>
                <w:sz w:val="28"/>
                <w:szCs w:val="28"/>
              </w:rPr>
            </w:pPr>
            <w:r>
              <w:rPr>
                <w:rFonts w:ascii="Arial" w:hAnsi="Arial" w:cs="Arial"/>
                <w:b/>
                <w:bCs/>
                <w:color w:val="FF0000"/>
                <w:sz w:val="28"/>
                <w:szCs w:val="28"/>
              </w:rPr>
              <w:t>MELEE</w:t>
            </w:r>
          </w:p>
        </w:tc>
        <w:tc>
          <w:tcPr>
            <w:tcW w:w="1560" w:type="dxa"/>
            <w:tcBorders>
              <w:top w:val="single" w:sz="12" w:space="0" w:color="auto"/>
              <w:left w:val="nil"/>
              <w:bottom w:val="single" w:sz="12" w:space="0" w:color="auto"/>
              <w:right w:val="single" w:sz="12" w:space="0" w:color="auto"/>
            </w:tcBorders>
            <w:shd w:val="clear" w:color="000000" w:fill="800080"/>
            <w:noWrap/>
            <w:vAlign w:val="center"/>
            <w:hideMark/>
          </w:tcPr>
          <w:p w14:paraId="5046DB67" w14:textId="77777777" w:rsidR="00C0475E" w:rsidRDefault="00C0475E" w:rsidP="00B20D8F">
            <w:pPr>
              <w:jc w:val="center"/>
              <w:rPr>
                <w:rFonts w:ascii="Arial" w:hAnsi="Arial" w:cs="Arial"/>
                <w:b/>
                <w:bCs/>
                <w:color w:val="00B0F0"/>
                <w:sz w:val="28"/>
                <w:szCs w:val="28"/>
              </w:rPr>
            </w:pPr>
            <w:r>
              <w:rPr>
                <w:rFonts w:ascii="Arial" w:hAnsi="Arial" w:cs="Arial"/>
                <w:b/>
                <w:bCs/>
                <w:color w:val="00B0F0"/>
                <w:sz w:val="28"/>
                <w:szCs w:val="28"/>
              </w:rPr>
              <w:t>NOTHING</w:t>
            </w:r>
          </w:p>
        </w:tc>
      </w:tr>
    </w:tbl>
    <w:p w14:paraId="66D7075E" w14:textId="77777777" w:rsidR="00C0475E" w:rsidRPr="0061436E" w:rsidRDefault="00C0475E" w:rsidP="00C0475E">
      <w:pPr>
        <w:rPr>
          <w:sz w:val="20"/>
          <w:szCs w:val="20"/>
        </w:rPr>
      </w:pPr>
    </w:p>
    <w:p w14:paraId="62428254" w14:textId="77777777" w:rsidR="00C0475E" w:rsidRDefault="00C0475E" w:rsidP="00C0475E">
      <w:pPr>
        <w:rPr>
          <w:sz w:val="20"/>
          <w:szCs w:val="20"/>
        </w:rPr>
      </w:pPr>
    </w:p>
    <w:p w14:paraId="2C8EC0E9" w14:textId="77777777" w:rsidR="00C0475E" w:rsidRPr="0061436E" w:rsidRDefault="00C0475E" w:rsidP="00C0475E">
      <w:pPr>
        <w:rPr>
          <w:sz w:val="20"/>
          <w:szCs w:val="20"/>
        </w:rPr>
      </w:pPr>
      <w:r>
        <w:rPr>
          <w:sz w:val="20"/>
          <w:szCs w:val="20"/>
        </w:rPr>
        <w:t>The meanings of the different colours on the grid are set out in the Cohesion Legend and explained below.</w:t>
      </w:r>
    </w:p>
    <w:p w14:paraId="7B8B6FCD" w14:textId="77777777" w:rsidR="00C0475E" w:rsidRPr="0061436E" w:rsidRDefault="00C0475E" w:rsidP="00C0475E">
      <w:pPr>
        <w:rPr>
          <w:sz w:val="20"/>
          <w:szCs w:val="20"/>
        </w:rPr>
      </w:pPr>
    </w:p>
    <w:p w14:paraId="2F4CFE6A" w14:textId="77777777" w:rsidR="00C0475E" w:rsidRDefault="00C0475E" w:rsidP="00C0475E">
      <w:pPr>
        <w:pStyle w:val="ListParagraph"/>
        <w:numPr>
          <w:ilvl w:val="1"/>
          <w:numId w:val="3"/>
        </w:numPr>
        <w:rPr>
          <w:b/>
          <w:u w:val="single"/>
        </w:rPr>
      </w:pPr>
      <w:bookmarkStart w:id="43" w:name="_Ref119452712"/>
      <w:r>
        <w:rPr>
          <w:b/>
          <w:u w:val="single"/>
        </w:rPr>
        <w:t xml:space="preserve">INFLICTION </w:t>
      </w:r>
      <w:r w:rsidRPr="00EF51BC">
        <w:rPr>
          <w:b/>
          <w:u w:val="single"/>
        </w:rPr>
        <w:t>OF COHESION HITS</w:t>
      </w:r>
      <w:bookmarkEnd w:id="43"/>
    </w:p>
    <w:p w14:paraId="37C8F490" w14:textId="77777777" w:rsidR="00C0475E" w:rsidRDefault="00C0475E" w:rsidP="00C0475E">
      <w:pPr>
        <w:rPr>
          <w:b/>
          <w:u w:val="single"/>
        </w:rPr>
      </w:pPr>
    </w:p>
    <w:p w14:paraId="335AF9CD" w14:textId="77777777" w:rsidR="00C0475E" w:rsidRDefault="00C0475E" w:rsidP="00C0475E">
      <w:pPr>
        <w:rPr>
          <w:sz w:val="20"/>
          <w:szCs w:val="20"/>
        </w:rPr>
      </w:pPr>
      <w:r>
        <w:rPr>
          <w:sz w:val="20"/>
          <w:szCs w:val="20"/>
        </w:rPr>
        <w:t xml:space="preserve">Various activities on the battlefield inflict CH.  </w:t>
      </w:r>
      <w:r w:rsidRPr="0061436E">
        <w:rPr>
          <w:sz w:val="20"/>
          <w:szCs w:val="20"/>
        </w:rPr>
        <w:t xml:space="preserve">The effect of CH from each of these causes is not identical.  The overriding concept is many things can cause minor disruption to a unit, but it requires increasingly significant battlefield activity to cause major disruption, </w:t>
      </w:r>
      <w:r>
        <w:rPr>
          <w:sz w:val="20"/>
          <w:szCs w:val="20"/>
        </w:rPr>
        <w:t>thus avoiding Terrain CH breaking a unit (though frankly if it was a greasy Legion of decaying Tsatsayagga we of the Four Palaces would not be surprised at that)</w:t>
      </w:r>
      <w:r w:rsidRPr="0061436E">
        <w:rPr>
          <w:sz w:val="20"/>
          <w:szCs w:val="20"/>
        </w:rPr>
        <w:t xml:space="preserve">.  Accordingly, the more CH a unit has already accumulated, the less likely it is to be affected by further minor irritants.  </w:t>
      </w:r>
    </w:p>
    <w:p w14:paraId="442DFDDF" w14:textId="77777777" w:rsidR="00C0475E" w:rsidRPr="0061436E" w:rsidRDefault="00C0475E" w:rsidP="00C0475E">
      <w:pPr>
        <w:rPr>
          <w:sz w:val="20"/>
          <w:szCs w:val="20"/>
        </w:rPr>
      </w:pPr>
    </w:p>
    <w:p w14:paraId="33712A08" w14:textId="77777777" w:rsidR="00C0475E" w:rsidRPr="0061436E" w:rsidRDefault="00C0475E" w:rsidP="00C0475E">
      <w:pPr>
        <w:rPr>
          <w:sz w:val="20"/>
          <w:szCs w:val="20"/>
        </w:rPr>
      </w:pPr>
      <w:r w:rsidRPr="0061436E">
        <w:rPr>
          <w:sz w:val="20"/>
          <w:szCs w:val="20"/>
        </w:rPr>
        <w:t>CH are</w:t>
      </w:r>
      <w:r>
        <w:rPr>
          <w:sz w:val="20"/>
          <w:szCs w:val="20"/>
        </w:rPr>
        <w:t xml:space="preserve"> </w:t>
      </w:r>
      <w:r w:rsidRPr="0061436E">
        <w:rPr>
          <w:sz w:val="20"/>
          <w:szCs w:val="20"/>
        </w:rPr>
        <w:t>therefore divided into five types:</w:t>
      </w:r>
    </w:p>
    <w:p w14:paraId="17663C77" w14:textId="77777777" w:rsidR="00C0475E" w:rsidRDefault="00C0475E" w:rsidP="00C0475E">
      <w:pPr>
        <w:rPr>
          <w:sz w:val="20"/>
          <w:szCs w:val="20"/>
        </w:rPr>
      </w:pPr>
    </w:p>
    <w:p w14:paraId="482A669D" w14:textId="77777777" w:rsidR="00C0475E" w:rsidRPr="0061436E" w:rsidRDefault="00C0475E" w:rsidP="00C0475E">
      <w:pPr>
        <w:rPr>
          <w:sz w:val="20"/>
          <w:szCs w:val="20"/>
        </w:rPr>
      </w:pPr>
      <w:r w:rsidRPr="003E24A8">
        <w:rPr>
          <w:b/>
          <w:sz w:val="20"/>
          <w:szCs w:val="20"/>
        </w:rPr>
        <w:t xml:space="preserve">Terrain.  </w:t>
      </w:r>
      <w:r>
        <w:rPr>
          <w:b/>
          <w:sz w:val="20"/>
          <w:szCs w:val="20"/>
        </w:rPr>
        <w:tab/>
      </w:r>
      <w:r>
        <w:rPr>
          <w:b/>
          <w:sz w:val="20"/>
          <w:szCs w:val="20"/>
        </w:rPr>
        <w:tab/>
      </w:r>
      <w:r w:rsidRPr="003E24A8">
        <w:rPr>
          <w:b/>
          <w:sz w:val="20"/>
          <w:szCs w:val="20"/>
        </w:rPr>
        <w:t>-</w:t>
      </w:r>
      <w:r w:rsidRPr="0061436E">
        <w:rPr>
          <w:sz w:val="20"/>
          <w:szCs w:val="20"/>
        </w:rPr>
        <w:t xml:space="preserve">  </w:t>
      </w:r>
      <w:r>
        <w:rPr>
          <w:sz w:val="20"/>
          <w:szCs w:val="20"/>
        </w:rPr>
        <w:tab/>
      </w:r>
      <w:r w:rsidRPr="0061436E">
        <w:rPr>
          <w:sz w:val="20"/>
          <w:szCs w:val="20"/>
        </w:rPr>
        <w:t>inflicted automatically or by Terrain QC checks.</w:t>
      </w:r>
    </w:p>
    <w:p w14:paraId="1DAF7685" w14:textId="6FE0FA11" w:rsidR="00C0475E" w:rsidRPr="0061436E" w:rsidRDefault="00C0475E" w:rsidP="00C0475E">
      <w:pPr>
        <w:rPr>
          <w:sz w:val="20"/>
          <w:szCs w:val="20"/>
        </w:rPr>
      </w:pPr>
      <w:r w:rsidRPr="003E24A8">
        <w:rPr>
          <w:b/>
          <w:sz w:val="20"/>
          <w:szCs w:val="20"/>
        </w:rPr>
        <w:t xml:space="preserve">Battlefield Events 1 </w:t>
      </w:r>
      <w:r>
        <w:rPr>
          <w:b/>
          <w:sz w:val="20"/>
          <w:szCs w:val="20"/>
        </w:rPr>
        <w:tab/>
      </w:r>
      <w:r w:rsidRPr="003E24A8">
        <w:rPr>
          <w:b/>
          <w:sz w:val="20"/>
          <w:szCs w:val="20"/>
        </w:rPr>
        <w:t>-</w:t>
      </w:r>
      <w:r>
        <w:rPr>
          <w:b/>
          <w:sz w:val="20"/>
          <w:szCs w:val="20"/>
        </w:rPr>
        <w:tab/>
      </w:r>
      <w:r w:rsidRPr="0061436E">
        <w:rPr>
          <w:sz w:val="20"/>
          <w:szCs w:val="20"/>
        </w:rPr>
        <w:t xml:space="preserve">inflicted by BE1 adverse results on </w:t>
      </w:r>
      <w:r>
        <w:rPr>
          <w:sz w:val="20"/>
          <w:szCs w:val="20"/>
        </w:rPr>
        <w:t>a</w:t>
      </w:r>
      <w:r w:rsidRPr="0061436E">
        <w:rPr>
          <w:sz w:val="20"/>
          <w:szCs w:val="20"/>
        </w:rPr>
        <w:t xml:space="preserve"> </w:t>
      </w:r>
      <w:r>
        <w:rPr>
          <w:sz w:val="20"/>
          <w:szCs w:val="20"/>
        </w:rPr>
        <w:t>QC</w:t>
      </w:r>
      <w:r w:rsidR="00993AE6">
        <w:rPr>
          <w:sz w:val="20"/>
          <w:szCs w:val="20"/>
        </w:rPr>
        <w:t xml:space="preserve"> and by Heavy Terrain CH</w:t>
      </w:r>
    </w:p>
    <w:p w14:paraId="6F628BDA" w14:textId="77777777" w:rsidR="00C0475E" w:rsidRPr="0061436E" w:rsidRDefault="00C0475E" w:rsidP="00C0475E">
      <w:pPr>
        <w:rPr>
          <w:sz w:val="20"/>
          <w:szCs w:val="20"/>
        </w:rPr>
      </w:pPr>
      <w:r w:rsidRPr="003E24A8">
        <w:rPr>
          <w:b/>
          <w:sz w:val="20"/>
          <w:szCs w:val="20"/>
        </w:rPr>
        <w:t xml:space="preserve">Battlefield Events 2  </w:t>
      </w:r>
      <w:r>
        <w:rPr>
          <w:b/>
          <w:sz w:val="20"/>
          <w:szCs w:val="20"/>
        </w:rPr>
        <w:tab/>
      </w:r>
      <w:r w:rsidRPr="003E24A8">
        <w:rPr>
          <w:b/>
          <w:sz w:val="20"/>
          <w:szCs w:val="20"/>
        </w:rPr>
        <w:t>-</w:t>
      </w:r>
      <w:r w:rsidRPr="0061436E">
        <w:rPr>
          <w:sz w:val="20"/>
          <w:szCs w:val="20"/>
        </w:rPr>
        <w:t xml:space="preserve">  </w:t>
      </w:r>
      <w:r>
        <w:rPr>
          <w:sz w:val="20"/>
          <w:szCs w:val="20"/>
        </w:rPr>
        <w:tab/>
      </w:r>
      <w:r w:rsidRPr="0061436E">
        <w:rPr>
          <w:sz w:val="20"/>
          <w:szCs w:val="20"/>
        </w:rPr>
        <w:t xml:space="preserve">inflicted by BE2 adverse results on </w:t>
      </w:r>
      <w:r>
        <w:rPr>
          <w:sz w:val="20"/>
          <w:szCs w:val="20"/>
        </w:rPr>
        <w:t>a</w:t>
      </w:r>
      <w:r w:rsidRPr="0061436E">
        <w:rPr>
          <w:sz w:val="20"/>
          <w:szCs w:val="20"/>
        </w:rPr>
        <w:t xml:space="preserve"> </w:t>
      </w:r>
      <w:r>
        <w:rPr>
          <w:sz w:val="20"/>
          <w:szCs w:val="20"/>
        </w:rPr>
        <w:t>QC</w:t>
      </w:r>
    </w:p>
    <w:p w14:paraId="329C2B99" w14:textId="77777777" w:rsidR="00C0475E" w:rsidRPr="0061436E" w:rsidRDefault="00C0475E" w:rsidP="00C0475E">
      <w:pPr>
        <w:rPr>
          <w:sz w:val="20"/>
          <w:szCs w:val="20"/>
        </w:rPr>
      </w:pPr>
      <w:r w:rsidRPr="003E24A8">
        <w:rPr>
          <w:b/>
          <w:sz w:val="20"/>
          <w:szCs w:val="20"/>
        </w:rPr>
        <w:t xml:space="preserve">Missile </w:t>
      </w:r>
      <w:r>
        <w:rPr>
          <w:b/>
          <w:sz w:val="20"/>
          <w:szCs w:val="20"/>
        </w:rPr>
        <w:tab/>
      </w:r>
      <w:r>
        <w:rPr>
          <w:b/>
          <w:sz w:val="20"/>
          <w:szCs w:val="20"/>
        </w:rPr>
        <w:tab/>
      </w:r>
      <w:r>
        <w:rPr>
          <w:b/>
          <w:sz w:val="20"/>
          <w:szCs w:val="20"/>
        </w:rPr>
        <w:tab/>
      </w:r>
      <w:r w:rsidRPr="003E24A8">
        <w:rPr>
          <w:b/>
          <w:sz w:val="20"/>
          <w:szCs w:val="20"/>
        </w:rPr>
        <w:t xml:space="preserve"> -</w:t>
      </w:r>
      <w:r w:rsidRPr="0061436E">
        <w:rPr>
          <w:sz w:val="20"/>
          <w:szCs w:val="20"/>
        </w:rPr>
        <w:t xml:space="preserve"> </w:t>
      </w:r>
      <w:r>
        <w:rPr>
          <w:sz w:val="20"/>
          <w:szCs w:val="20"/>
        </w:rPr>
        <w:tab/>
      </w:r>
      <w:r w:rsidRPr="0061436E">
        <w:rPr>
          <w:sz w:val="20"/>
          <w:szCs w:val="20"/>
        </w:rPr>
        <w:t xml:space="preserve"> inflicted by adverse results on the Missile table and Missile QC </w:t>
      </w:r>
      <w:r>
        <w:rPr>
          <w:sz w:val="20"/>
          <w:szCs w:val="20"/>
        </w:rPr>
        <w:t>checks</w:t>
      </w:r>
    </w:p>
    <w:p w14:paraId="2C415ABC" w14:textId="77777777" w:rsidR="00C0475E" w:rsidRPr="0061436E" w:rsidRDefault="00C0475E" w:rsidP="00C0475E">
      <w:pPr>
        <w:rPr>
          <w:sz w:val="20"/>
          <w:szCs w:val="20"/>
        </w:rPr>
      </w:pPr>
      <w:r w:rsidRPr="003E24A8">
        <w:rPr>
          <w:b/>
          <w:sz w:val="20"/>
          <w:szCs w:val="20"/>
        </w:rPr>
        <w:t xml:space="preserve">Melee </w:t>
      </w:r>
      <w:r>
        <w:rPr>
          <w:b/>
          <w:sz w:val="20"/>
          <w:szCs w:val="20"/>
        </w:rPr>
        <w:tab/>
      </w:r>
      <w:r>
        <w:rPr>
          <w:b/>
          <w:sz w:val="20"/>
          <w:szCs w:val="20"/>
        </w:rPr>
        <w:tab/>
      </w:r>
      <w:r>
        <w:rPr>
          <w:b/>
          <w:sz w:val="20"/>
          <w:szCs w:val="20"/>
        </w:rPr>
        <w:tab/>
      </w:r>
      <w:r w:rsidRPr="003E24A8">
        <w:rPr>
          <w:b/>
          <w:sz w:val="20"/>
          <w:szCs w:val="20"/>
        </w:rPr>
        <w:t xml:space="preserve"> -</w:t>
      </w:r>
      <w:r w:rsidRPr="0061436E">
        <w:rPr>
          <w:sz w:val="20"/>
          <w:szCs w:val="20"/>
        </w:rPr>
        <w:t xml:space="preserve">  </w:t>
      </w:r>
      <w:r>
        <w:rPr>
          <w:sz w:val="20"/>
          <w:szCs w:val="20"/>
        </w:rPr>
        <w:tab/>
      </w:r>
      <w:r w:rsidRPr="0061436E">
        <w:rPr>
          <w:sz w:val="20"/>
          <w:szCs w:val="20"/>
        </w:rPr>
        <w:t>inflicted by adverse results on the Melee table</w:t>
      </w:r>
    </w:p>
    <w:p w14:paraId="6242A314" w14:textId="77777777" w:rsidR="00C0475E" w:rsidRPr="0061436E" w:rsidRDefault="00C0475E" w:rsidP="00C0475E">
      <w:pPr>
        <w:rPr>
          <w:sz w:val="20"/>
          <w:szCs w:val="20"/>
        </w:rPr>
      </w:pPr>
    </w:p>
    <w:p w14:paraId="31772CBA" w14:textId="77777777" w:rsidR="00C0475E" w:rsidRDefault="00C0475E" w:rsidP="00C0475E">
      <w:pPr>
        <w:rPr>
          <w:sz w:val="20"/>
          <w:szCs w:val="20"/>
        </w:rPr>
      </w:pPr>
      <w:r w:rsidRPr="0061436E">
        <w:rPr>
          <w:sz w:val="20"/>
          <w:szCs w:val="20"/>
        </w:rPr>
        <w:t xml:space="preserve">To determine </w:t>
      </w:r>
      <w:r>
        <w:rPr>
          <w:sz w:val="20"/>
          <w:szCs w:val="20"/>
        </w:rPr>
        <w:t xml:space="preserve">whether a possible </w:t>
      </w:r>
      <w:r w:rsidRPr="0061436E">
        <w:rPr>
          <w:sz w:val="20"/>
          <w:szCs w:val="20"/>
        </w:rPr>
        <w:t xml:space="preserve">CH on a unit </w:t>
      </w:r>
      <w:r>
        <w:rPr>
          <w:sz w:val="20"/>
          <w:szCs w:val="20"/>
        </w:rPr>
        <w:t xml:space="preserve">takes effect look at the colour of the first unchecked CH </w:t>
      </w:r>
      <w:r w:rsidRPr="0061436E">
        <w:rPr>
          <w:sz w:val="20"/>
          <w:szCs w:val="20"/>
        </w:rPr>
        <w:t xml:space="preserve">on the </w:t>
      </w:r>
      <w:r>
        <w:rPr>
          <w:sz w:val="20"/>
          <w:szCs w:val="20"/>
        </w:rPr>
        <w:t>second line of its CH grid.</w:t>
      </w:r>
      <w:r w:rsidRPr="0061436E">
        <w:rPr>
          <w:sz w:val="20"/>
          <w:szCs w:val="20"/>
        </w:rPr>
        <w:t xml:space="preserve">  </w:t>
      </w:r>
      <w:r>
        <w:rPr>
          <w:sz w:val="20"/>
          <w:szCs w:val="20"/>
        </w:rPr>
        <w:t xml:space="preserve">If the type of the CH is included in equivalent colour in the Events Causing CH line of  the Cohesion Legend then that box should be checked. </w:t>
      </w:r>
      <w:r w:rsidRPr="0061436E">
        <w:rPr>
          <w:sz w:val="20"/>
          <w:szCs w:val="20"/>
        </w:rPr>
        <w:t xml:space="preserve">Then compare the box on the second line underneath the next CH.  Cross reference the colour of this with the </w:t>
      </w:r>
      <w:r w:rsidRPr="00412B02">
        <w:rPr>
          <w:b/>
          <w:sz w:val="20"/>
          <w:szCs w:val="20"/>
        </w:rPr>
        <w:t>Cohesion Legend</w:t>
      </w:r>
      <w:r w:rsidRPr="0061436E">
        <w:rPr>
          <w:sz w:val="20"/>
          <w:szCs w:val="20"/>
        </w:rPr>
        <w:t>.  If the type of CH being inflicted is included within those listed then apply the CH</w:t>
      </w:r>
      <w:r>
        <w:rPr>
          <w:sz w:val="20"/>
          <w:szCs w:val="20"/>
        </w:rPr>
        <w:t xml:space="preserve"> and cross off the box</w:t>
      </w:r>
      <w:r w:rsidRPr="0061436E">
        <w:rPr>
          <w:sz w:val="20"/>
          <w:szCs w:val="20"/>
        </w:rPr>
        <w:t>.  Otherwise there is no effect.</w:t>
      </w:r>
      <w:r>
        <w:rPr>
          <w:sz w:val="20"/>
          <w:szCs w:val="20"/>
        </w:rPr>
        <w:t xml:space="preserve">  Batt Events in the Orange Box include Battlefield events 1 &amp; 2.</w:t>
      </w:r>
    </w:p>
    <w:p w14:paraId="43FBBC14" w14:textId="77777777" w:rsidR="00C0475E" w:rsidRDefault="00C0475E" w:rsidP="00C0475E">
      <w:pPr>
        <w:rPr>
          <w:sz w:val="20"/>
          <w:szCs w:val="20"/>
        </w:rPr>
      </w:pPr>
    </w:p>
    <w:p w14:paraId="2B6B234F" w14:textId="77777777" w:rsidR="00C0475E" w:rsidRDefault="00C0475E" w:rsidP="00C0475E">
      <w:pPr>
        <w:rPr>
          <w:sz w:val="20"/>
          <w:szCs w:val="20"/>
        </w:rPr>
      </w:pPr>
      <w:r w:rsidRPr="000C21E8">
        <w:rPr>
          <w:b/>
          <w:sz w:val="20"/>
          <w:szCs w:val="20"/>
          <w:u w:val="single"/>
        </w:rPr>
        <w:t>EXAMPLE</w:t>
      </w:r>
      <w:r w:rsidRPr="0061436E">
        <w:rPr>
          <w:sz w:val="20"/>
          <w:szCs w:val="20"/>
        </w:rPr>
        <w:t>:</w:t>
      </w:r>
      <w:r w:rsidRPr="0061436E">
        <w:rPr>
          <w:sz w:val="20"/>
          <w:szCs w:val="20"/>
        </w:rPr>
        <w:tab/>
        <w:t xml:space="preserve"> </w:t>
      </w:r>
    </w:p>
    <w:p w14:paraId="48365196" w14:textId="77777777" w:rsidR="00C0475E" w:rsidRDefault="00C0475E" w:rsidP="00C0475E">
      <w:pPr>
        <w:rPr>
          <w:sz w:val="20"/>
          <w:szCs w:val="20"/>
        </w:rPr>
      </w:pPr>
    </w:p>
    <w:p w14:paraId="66E4B0B2" w14:textId="77777777" w:rsidR="00C0475E" w:rsidRPr="0061436E" w:rsidRDefault="00C0475E" w:rsidP="00C0475E">
      <w:pPr>
        <w:rPr>
          <w:sz w:val="20"/>
          <w:szCs w:val="20"/>
        </w:rPr>
      </w:pPr>
      <w:r w:rsidRPr="0061436E">
        <w:rPr>
          <w:sz w:val="20"/>
          <w:szCs w:val="20"/>
        </w:rPr>
        <w:t>Battlecry (the unit sample grid shown) has already taken three CH</w:t>
      </w:r>
      <w:r>
        <w:rPr>
          <w:sz w:val="20"/>
          <w:szCs w:val="20"/>
        </w:rPr>
        <w:t xml:space="preserve"> so the first three boxes on the lower line are checked</w:t>
      </w:r>
      <w:r w:rsidRPr="0061436E">
        <w:rPr>
          <w:sz w:val="20"/>
          <w:szCs w:val="20"/>
        </w:rPr>
        <w:t xml:space="preserve">. It is </w:t>
      </w:r>
      <w:r>
        <w:rPr>
          <w:sz w:val="20"/>
          <w:szCs w:val="20"/>
        </w:rPr>
        <w:t xml:space="preserve">then </w:t>
      </w:r>
      <w:r w:rsidRPr="0061436E">
        <w:rPr>
          <w:sz w:val="20"/>
          <w:szCs w:val="20"/>
        </w:rPr>
        <w:t xml:space="preserve">hit by Poison Arrows, requiring a Battlefield Event QC.  It rolls a DaD result, which inflicts a BE1 CH.  However the </w:t>
      </w:r>
      <w:r>
        <w:rPr>
          <w:sz w:val="20"/>
          <w:szCs w:val="20"/>
        </w:rPr>
        <w:t xml:space="preserve">fourth </w:t>
      </w:r>
      <w:r w:rsidRPr="0061436E">
        <w:rPr>
          <w:sz w:val="20"/>
          <w:szCs w:val="20"/>
        </w:rPr>
        <w:t>box on the grid is violet, which cross referenced to the Cohesion Legend shows that only Missile, Melee and BE2 apply.  There is no effect and Battlecry remains at 3CH.  However, had it rolled a GoB result it would have suffered a BE2CH.  The fourth CH woul</w:t>
      </w:r>
      <w:r>
        <w:rPr>
          <w:sz w:val="20"/>
          <w:szCs w:val="20"/>
        </w:rPr>
        <w:t>d therefore have been inflicted</w:t>
      </w:r>
      <w:r w:rsidRPr="0061436E">
        <w:rPr>
          <w:sz w:val="20"/>
          <w:szCs w:val="20"/>
        </w:rPr>
        <w:t>.</w:t>
      </w:r>
    </w:p>
    <w:p w14:paraId="6E5B8842" w14:textId="77777777" w:rsidR="00C0475E" w:rsidRDefault="00C0475E" w:rsidP="00C0475E">
      <w:pPr>
        <w:rPr>
          <w:sz w:val="20"/>
          <w:szCs w:val="20"/>
        </w:rPr>
      </w:pPr>
    </w:p>
    <w:p w14:paraId="488745E2" w14:textId="77777777" w:rsidR="00C0475E" w:rsidRPr="000C21E8" w:rsidRDefault="00C0475E" w:rsidP="00C0475E">
      <w:pPr>
        <w:rPr>
          <w:color w:val="00B050"/>
          <w:sz w:val="20"/>
          <w:szCs w:val="20"/>
        </w:rPr>
      </w:pPr>
      <w:r w:rsidRPr="000C21E8">
        <w:rPr>
          <w:color w:val="00B050"/>
          <w:sz w:val="20"/>
          <w:szCs w:val="20"/>
        </w:rPr>
        <w:t>[Players should note that there is no direct connection between Battlefield Events which require QCs, and the Battlefield Event BE1 and BE2 results.  When the author can be bothered he will change the name of one of them.]</w:t>
      </w:r>
    </w:p>
    <w:p w14:paraId="0890DD53" w14:textId="77777777" w:rsidR="00C0475E" w:rsidRPr="000C21E8" w:rsidRDefault="00C0475E" w:rsidP="00C0475E">
      <w:pPr>
        <w:rPr>
          <w:b/>
          <w:u w:val="single"/>
        </w:rPr>
      </w:pPr>
    </w:p>
    <w:p w14:paraId="3887740C" w14:textId="77777777" w:rsidR="00C0475E" w:rsidRDefault="00C0475E" w:rsidP="00C0475E">
      <w:pPr>
        <w:pStyle w:val="ListParagraph"/>
        <w:numPr>
          <w:ilvl w:val="1"/>
          <w:numId w:val="3"/>
        </w:numPr>
        <w:rPr>
          <w:b/>
          <w:u w:val="single"/>
        </w:rPr>
      </w:pPr>
      <w:bookmarkStart w:id="44" w:name="_Ref5059280"/>
      <w:r>
        <w:rPr>
          <w:b/>
          <w:u w:val="single"/>
        </w:rPr>
        <w:t>EFFECT OF COHESION HITS</w:t>
      </w:r>
      <w:bookmarkEnd w:id="44"/>
      <w:r>
        <w:rPr>
          <w:b/>
          <w:u w:val="single"/>
        </w:rPr>
        <w:t xml:space="preserve">  </w:t>
      </w:r>
    </w:p>
    <w:p w14:paraId="3F7BC15B" w14:textId="77777777" w:rsidR="00C0475E" w:rsidRPr="000C21E8" w:rsidRDefault="00C0475E" w:rsidP="00C0475E">
      <w:pPr>
        <w:rPr>
          <w:b/>
          <w:u w:val="single"/>
        </w:rPr>
      </w:pPr>
    </w:p>
    <w:p w14:paraId="09B5A777" w14:textId="77777777" w:rsidR="00C0475E" w:rsidRDefault="00C0475E" w:rsidP="00C0475E">
      <w:pPr>
        <w:rPr>
          <w:sz w:val="20"/>
          <w:szCs w:val="20"/>
        </w:rPr>
      </w:pPr>
      <w:r>
        <w:rPr>
          <w:sz w:val="20"/>
          <w:szCs w:val="20"/>
        </w:rPr>
        <w:t>CH change the State of a Unit.  To determine a unit’s current State check the colour of the box in the top line of the the grid above the last checked box in the second line and cross reference this with the State of Unit line of  the Cohesion Legend.  The colour of the top box shows the state of the unit.</w:t>
      </w:r>
    </w:p>
    <w:p w14:paraId="18E626D2" w14:textId="77777777" w:rsidR="00C0475E" w:rsidRDefault="00C0475E" w:rsidP="00C0475E">
      <w:pPr>
        <w:rPr>
          <w:sz w:val="20"/>
          <w:szCs w:val="20"/>
        </w:rPr>
      </w:pPr>
    </w:p>
    <w:p w14:paraId="506C0EAB" w14:textId="77777777" w:rsidR="00C0475E" w:rsidRDefault="00C0475E" w:rsidP="00C0475E">
      <w:pPr>
        <w:rPr>
          <w:sz w:val="20"/>
          <w:szCs w:val="20"/>
        </w:rPr>
      </w:pPr>
      <w:r>
        <w:rPr>
          <w:sz w:val="20"/>
          <w:szCs w:val="20"/>
        </w:rPr>
        <w:t>Example (continued):</w:t>
      </w:r>
    </w:p>
    <w:p w14:paraId="5C7BA1CB" w14:textId="77777777" w:rsidR="00C0475E" w:rsidRDefault="00C0475E" w:rsidP="00C0475E">
      <w:pPr>
        <w:rPr>
          <w:sz w:val="20"/>
          <w:szCs w:val="20"/>
        </w:rPr>
      </w:pPr>
    </w:p>
    <w:p w14:paraId="0DFAC343" w14:textId="77777777" w:rsidR="00C0475E" w:rsidRDefault="00C0475E" w:rsidP="00C0475E">
      <w:pPr>
        <w:rPr>
          <w:sz w:val="20"/>
          <w:szCs w:val="20"/>
        </w:rPr>
      </w:pPr>
      <w:r>
        <w:rPr>
          <w:sz w:val="20"/>
          <w:szCs w:val="20"/>
        </w:rPr>
        <w:lastRenderedPageBreak/>
        <w:t>If  Battlecry rolls DaD so that only the first three boxes are checked.  The box in the top line above the last checked box is pink (ish) which crossed referenced shows Battlecry is Disordered.  However if it had rolled a GoB result so a fourth box was checked the box above is Blue, which cross referenced shows it is now Shaken.</w:t>
      </w:r>
    </w:p>
    <w:p w14:paraId="6821A4FF" w14:textId="77777777" w:rsidR="00C0475E" w:rsidRDefault="00C0475E" w:rsidP="00C0475E">
      <w:pPr>
        <w:rPr>
          <w:sz w:val="20"/>
          <w:szCs w:val="20"/>
        </w:rPr>
      </w:pPr>
    </w:p>
    <w:p w14:paraId="6DC3CBA9" w14:textId="4ED30F6C" w:rsidR="00C0475E" w:rsidRDefault="00C0475E" w:rsidP="00C0475E">
      <w:pPr>
        <w:rPr>
          <w:sz w:val="20"/>
          <w:szCs w:val="20"/>
        </w:rPr>
      </w:pPr>
      <w:r w:rsidRPr="00556941">
        <w:rPr>
          <w:b/>
          <w:sz w:val="20"/>
          <w:szCs w:val="20"/>
        </w:rPr>
        <w:t xml:space="preserve">If the final box is purple </w:t>
      </w:r>
      <w:r w:rsidR="008262E3">
        <w:rPr>
          <w:b/>
          <w:sz w:val="20"/>
          <w:szCs w:val="20"/>
        </w:rPr>
        <w:t>the unit is Fanatic and</w:t>
      </w:r>
      <w:r w:rsidRPr="00556941">
        <w:rPr>
          <w:b/>
          <w:sz w:val="20"/>
          <w:szCs w:val="20"/>
        </w:rPr>
        <w:t xml:space="preserve"> cannot break as a result of CH.</w:t>
      </w:r>
      <w:r w:rsidRPr="0061436E">
        <w:rPr>
          <w:sz w:val="20"/>
          <w:szCs w:val="20"/>
        </w:rPr>
        <w:t xml:space="preserve"> These units </w:t>
      </w:r>
      <w:r>
        <w:rPr>
          <w:sz w:val="20"/>
          <w:szCs w:val="20"/>
        </w:rPr>
        <w:t xml:space="preserve">must receive a B result in Melee to Break. </w:t>
      </w:r>
    </w:p>
    <w:p w14:paraId="4FD8F0CA" w14:textId="77777777" w:rsidR="000C3B2C" w:rsidRDefault="000C3B2C" w:rsidP="00C0475E">
      <w:pPr>
        <w:rPr>
          <w:sz w:val="20"/>
          <w:szCs w:val="20"/>
        </w:rPr>
      </w:pPr>
    </w:p>
    <w:p w14:paraId="4BFD8272" w14:textId="6BE36F50" w:rsidR="000C3B2C" w:rsidRPr="0061436E" w:rsidRDefault="000C3B2C" w:rsidP="00C0475E">
      <w:pPr>
        <w:rPr>
          <w:sz w:val="20"/>
          <w:szCs w:val="20"/>
        </w:rPr>
      </w:pPr>
      <w:r>
        <w:rPr>
          <w:sz w:val="20"/>
          <w:szCs w:val="20"/>
        </w:rPr>
        <w:t>If two different types of CH are received in a single event (ie from Undead GoB) take the lesser one first, so a BE2 CH before a Missile CH.</w:t>
      </w:r>
    </w:p>
    <w:p w14:paraId="0B690A5C" w14:textId="77777777" w:rsidR="00C0475E" w:rsidRPr="0061436E" w:rsidRDefault="00C0475E" w:rsidP="00C0475E">
      <w:pPr>
        <w:rPr>
          <w:sz w:val="20"/>
          <w:szCs w:val="20"/>
        </w:rPr>
      </w:pPr>
    </w:p>
    <w:p w14:paraId="57BF178E" w14:textId="77777777" w:rsidR="00C0475E" w:rsidRPr="0061436E" w:rsidRDefault="00C0475E" w:rsidP="00C0475E">
      <w:pPr>
        <w:rPr>
          <w:b/>
          <w:sz w:val="20"/>
          <w:szCs w:val="20"/>
          <w:u w:val="single"/>
        </w:rPr>
      </w:pPr>
    </w:p>
    <w:p w14:paraId="58F77BE6" w14:textId="77777777" w:rsidR="00C0475E" w:rsidRDefault="00C0475E" w:rsidP="00C0475E">
      <w:pPr>
        <w:pStyle w:val="ListParagraph"/>
        <w:numPr>
          <w:ilvl w:val="1"/>
          <w:numId w:val="3"/>
        </w:numPr>
        <w:rPr>
          <w:b/>
          <w:u w:val="single"/>
        </w:rPr>
      </w:pPr>
      <w:bookmarkStart w:id="45" w:name="_Ref4767783"/>
      <w:r w:rsidRPr="00EF51BC">
        <w:rPr>
          <w:b/>
          <w:u w:val="single"/>
        </w:rPr>
        <w:t>RECOVERY OF COHESION HITS</w:t>
      </w:r>
      <w:bookmarkEnd w:id="45"/>
    </w:p>
    <w:p w14:paraId="2959142D" w14:textId="77777777" w:rsidR="00C0475E" w:rsidRDefault="00C0475E" w:rsidP="00C0475E">
      <w:pPr>
        <w:rPr>
          <w:b/>
          <w:u w:val="single"/>
        </w:rPr>
      </w:pPr>
    </w:p>
    <w:p w14:paraId="5967D238" w14:textId="44849C73" w:rsidR="00C0475E" w:rsidRDefault="00C0475E" w:rsidP="00C0475E">
      <w:pPr>
        <w:rPr>
          <w:sz w:val="20"/>
          <w:szCs w:val="20"/>
        </w:rPr>
      </w:pPr>
      <w:r w:rsidRPr="0061436E">
        <w:rPr>
          <w:sz w:val="20"/>
          <w:szCs w:val="20"/>
        </w:rPr>
        <w:t xml:space="preserve">Units can recover CH </w:t>
      </w:r>
      <w:r>
        <w:rPr>
          <w:sz w:val="20"/>
          <w:szCs w:val="20"/>
        </w:rPr>
        <w:t>when they</w:t>
      </w:r>
      <w:r w:rsidRPr="0061436E">
        <w:rPr>
          <w:sz w:val="20"/>
          <w:szCs w:val="20"/>
        </w:rPr>
        <w:t xml:space="preserve"> receive a Recover Command.  This permits recovery of </w:t>
      </w:r>
      <w:r>
        <w:rPr>
          <w:sz w:val="20"/>
          <w:szCs w:val="20"/>
        </w:rPr>
        <w:t>one CH.  If in a Hostile Zone a QC will be required, refer to Hostile Zone Effects Table. A Recover result</w:t>
      </w:r>
      <w:r w:rsidRPr="0061436E">
        <w:rPr>
          <w:sz w:val="20"/>
          <w:szCs w:val="20"/>
        </w:rPr>
        <w:t xml:space="preserve"> permits</w:t>
      </w:r>
      <w:r>
        <w:rPr>
          <w:sz w:val="20"/>
          <w:szCs w:val="20"/>
        </w:rPr>
        <w:t xml:space="preserve"> one CH to be recovered</w:t>
      </w:r>
      <w:r w:rsidRPr="0061436E">
        <w:rPr>
          <w:sz w:val="20"/>
          <w:szCs w:val="20"/>
        </w:rPr>
        <w:t>.</w:t>
      </w:r>
      <w:r>
        <w:rPr>
          <w:sz w:val="20"/>
          <w:szCs w:val="20"/>
        </w:rPr>
        <w:t xml:space="preserve"> </w:t>
      </w:r>
    </w:p>
    <w:p w14:paraId="7EF8A04E" w14:textId="77777777" w:rsidR="00C0475E" w:rsidRDefault="00C0475E" w:rsidP="00C0475E">
      <w:pPr>
        <w:rPr>
          <w:sz w:val="20"/>
          <w:szCs w:val="20"/>
        </w:rPr>
      </w:pPr>
    </w:p>
    <w:p w14:paraId="14267DD0" w14:textId="77777777" w:rsidR="00C0475E" w:rsidRDefault="00C0475E" w:rsidP="00C0475E">
      <w:pPr>
        <w:rPr>
          <w:sz w:val="20"/>
          <w:szCs w:val="20"/>
        </w:rPr>
      </w:pPr>
      <w:r w:rsidRPr="0061436E">
        <w:rPr>
          <w:sz w:val="20"/>
          <w:szCs w:val="20"/>
        </w:rPr>
        <w:t xml:space="preserve">If the unit is in </w:t>
      </w:r>
      <w:r w:rsidRPr="00B347C2">
        <w:rPr>
          <w:b/>
          <w:sz w:val="20"/>
          <w:szCs w:val="20"/>
        </w:rPr>
        <w:t>terrain</w:t>
      </w:r>
      <w:r w:rsidRPr="0061436E">
        <w:rPr>
          <w:sz w:val="20"/>
          <w:szCs w:val="20"/>
        </w:rPr>
        <w:t xml:space="preserve"> where no terrain recovery is permitted (for example units in a Tight density formation in Brush) then no recovery can be made for a box that includes All</w:t>
      </w:r>
      <w:r>
        <w:rPr>
          <w:sz w:val="20"/>
          <w:szCs w:val="20"/>
        </w:rPr>
        <w:t>.</w:t>
      </w:r>
    </w:p>
    <w:p w14:paraId="23B54AE3" w14:textId="77777777" w:rsidR="00C0475E" w:rsidRPr="00F07EB0" w:rsidRDefault="00C0475E" w:rsidP="00C0475E">
      <w:pPr>
        <w:rPr>
          <w:b/>
          <w:u w:val="single"/>
        </w:rPr>
      </w:pPr>
    </w:p>
    <w:p w14:paraId="7D06B463" w14:textId="77777777" w:rsidR="00C0475E" w:rsidRDefault="00C0475E" w:rsidP="00C0475E">
      <w:pPr>
        <w:pStyle w:val="ListParagraph"/>
        <w:numPr>
          <w:ilvl w:val="1"/>
          <w:numId w:val="3"/>
        </w:numPr>
        <w:rPr>
          <w:b/>
          <w:u w:val="single"/>
        </w:rPr>
      </w:pPr>
      <w:bookmarkStart w:id="46" w:name="_Ref402012233"/>
      <w:r>
        <w:rPr>
          <w:b/>
          <w:u w:val="single"/>
        </w:rPr>
        <w:t>BREAKING</w:t>
      </w:r>
      <w:bookmarkEnd w:id="46"/>
    </w:p>
    <w:p w14:paraId="05433693" w14:textId="77777777" w:rsidR="00C0475E" w:rsidRDefault="00C0475E" w:rsidP="00C0475E">
      <w:pPr>
        <w:rPr>
          <w:b/>
          <w:u w:val="single"/>
        </w:rPr>
      </w:pPr>
    </w:p>
    <w:p w14:paraId="7E915B92" w14:textId="77777777" w:rsidR="00C0475E" w:rsidRPr="0061436E" w:rsidRDefault="00C0475E" w:rsidP="00C0475E">
      <w:pPr>
        <w:rPr>
          <w:sz w:val="20"/>
          <w:szCs w:val="20"/>
        </w:rPr>
      </w:pPr>
      <w:r w:rsidRPr="0061436E">
        <w:rPr>
          <w:sz w:val="20"/>
          <w:szCs w:val="20"/>
        </w:rPr>
        <w:t>Units break in two ways:</w:t>
      </w:r>
    </w:p>
    <w:p w14:paraId="2972FCC2" w14:textId="77777777" w:rsidR="00C0475E" w:rsidRPr="0061436E" w:rsidRDefault="00C0475E" w:rsidP="00C0475E">
      <w:pPr>
        <w:rPr>
          <w:sz w:val="20"/>
          <w:szCs w:val="20"/>
        </w:rPr>
      </w:pPr>
    </w:p>
    <w:p w14:paraId="3B5756C0" w14:textId="77777777" w:rsidR="00C0475E" w:rsidRPr="0061436E" w:rsidRDefault="00C0475E" w:rsidP="00C0475E">
      <w:pPr>
        <w:pStyle w:val="ListParagraph"/>
        <w:numPr>
          <w:ilvl w:val="0"/>
          <w:numId w:val="13"/>
        </w:numPr>
        <w:rPr>
          <w:sz w:val="20"/>
          <w:szCs w:val="20"/>
        </w:rPr>
      </w:pPr>
      <w:r w:rsidRPr="00643CAF">
        <w:rPr>
          <w:b/>
          <w:sz w:val="20"/>
          <w:szCs w:val="20"/>
        </w:rPr>
        <w:t>Accumulation</w:t>
      </w:r>
      <w:r w:rsidRPr="0061436E">
        <w:rPr>
          <w:sz w:val="20"/>
          <w:szCs w:val="20"/>
        </w:rPr>
        <w:t xml:space="preserve"> of Cohesion Hits taking unit to break level</w:t>
      </w:r>
      <w:r>
        <w:rPr>
          <w:sz w:val="20"/>
          <w:szCs w:val="20"/>
        </w:rPr>
        <w:t>.</w:t>
      </w:r>
    </w:p>
    <w:p w14:paraId="20A7C70A" w14:textId="711864F9" w:rsidR="00C0475E" w:rsidRPr="00556941" w:rsidRDefault="00C0475E" w:rsidP="00C0475E">
      <w:pPr>
        <w:pStyle w:val="ListParagraph"/>
        <w:numPr>
          <w:ilvl w:val="0"/>
          <w:numId w:val="13"/>
        </w:numPr>
        <w:rPr>
          <w:sz w:val="20"/>
          <w:szCs w:val="20"/>
        </w:rPr>
      </w:pPr>
      <w:r w:rsidRPr="00643CAF">
        <w:rPr>
          <w:b/>
          <w:sz w:val="20"/>
          <w:szCs w:val="20"/>
        </w:rPr>
        <w:t>Melee</w:t>
      </w:r>
      <w:r>
        <w:rPr>
          <w:sz w:val="20"/>
          <w:szCs w:val="20"/>
        </w:rPr>
        <w:t xml:space="preserve">  -  U</w:t>
      </w:r>
      <w:r w:rsidRPr="0061436E">
        <w:rPr>
          <w:sz w:val="20"/>
          <w:szCs w:val="20"/>
        </w:rPr>
        <w:t>nits will be</w:t>
      </w:r>
      <w:r>
        <w:rPr>
          <w:sz w:val="20"/>
          <w:szCs w:val="20"/>
        </w:rPr>
        <w:t xml:space="preserve"> sometime be catastrophically</w:t>
      </w:r>
      <w:r w:rsidRPr="0061436E">
        <w:rPr>
          <w:sz w:val="20"/>
          <w:szCs w:val="20"/>
        </w:rPr>
        <w:t xml:space="preserve"> defeated in melee and will break directly, despite still having cohesion hits remaining.</w:t>
      </w:r>
      <w:r>
        <w:rPr>
          <w:sz w:val="20"/>
          <w:szCs w:val="20"/>
        </w:rPr>
        <w:t xml:space="preserve">( </w:t>
      </w:r>
      <w:r w:rsidRPr="002E221B">
        <w:rPr>
          <w:b/>
          <w:sz w:val="20"/>
          <w:szCs w:val="20"/>
        </w:rPr>
        <w:fldChar w:fldCharType="begin"/>
      </w:r>
      <w:r w:rsidRPr="002E221B">
        <w:rPr>
          <w:b/>
          <w:sz w:val="20"/>
          <w:szCs w:val="20"/>
        </w:rPr>
        <w:instrText xml:space="preserve"> REF _Ref486028397 \r \h  \* MERGEFORMAT </w:instrText>
      </w:r>
      <w:r w:rsidRPr="002E221B">
        <w:rPr>
          <w:b/>
          <w:sz w:val="20"/>
          <w:szCs w:val="20"/>
        </w:rPr>
      </w:r>
      <w:r w:rsidRPr="002E221B">
        <w:rPr>
          <w:b/>
          <w:sz w:val="20"/>
          <w:szCs w:val="20"/>
        </w:rPr>
        <w:fldChar w:fldCharType="separate"/>
      </w:r>
      <w:r w:rsidR="00996996">
        <w:rPr>
          <w:b/>
          <w:sz w:val="20"/>
          <w:szCs w:val="20"/>
        </w:rPr>
        <w:t>K4</w:t>
      </w:r>
      <w:r w:rsidRPr="002E221B">
        <w:rPr>
          <w:b/>
          <w:sz w:val="20"/>
          <w:szCs w:val="20"/>
        </w:rPr>
        <w:fldChar w:fldCharType="end"/>
      </w:r>
      <w:r w:rsidRPr="002E221B">
        <w:rPr>
          <w:b/>
          <w:sz w:val="20"/>
          <w:szCs w:val="20"/>
        </w:rPr>
        <w:t>)</w:t>
      </w:r>
      <w:r>
        <w:rPr>
          <w:b/>
          <w:sz w:val="20"/>
          <w:szCs w:val="20"/>
        </w:rPr>
        <w:t xml:space="preserve">.  </w:t>
      </w:r>
      <w:r w:rsidRPr="00556941">
        <w:rPr>
          <w:sz w:val="20"/>
          <w:szCs w:val="20"/>
        </w:rPr>
        <w:t>This is the only way to break fanatical units with their final box coloured purple.</w:t>
      </w:r>
    </w:p>
    <w:p w14:paraId="5F8B8274" w14:textId="77777777" w:rsidR="00C0475E" w:rsidRPr="0061436E" w:rsidRDefault="00C0475E" w:rsidP="00C0475E">
      <w:pPr>
        <w:rPr>
          <w:sz w:val="20"/>
          <w:szCs w:val="20"/>
        </w:rPr>
      </w:pPr>
    </w:p>
    <w:p w14:paraId="06188259" w14:textId="77777777" w:rsidR="00C0475E" w:rsidRPr="0061436E" w:rsidRDefault="00C0475E" w:rsidP="00C0475E">
      <w:pPr>
        <w:rPr>
          <w:sz w:val="20"/>
          <w:szCs w:val="20"/>
        </w:rPr>
      </w:pPr>
      <w:r w:rsidRPr="0061436E">
        <w:rPr>
          <w:sz w:val="20"/>
          <w:szCs w:val="20"/>
        </w:rPr>
        <w:t xml:space="preserve">Once broken a unit is removed from the field </w:t>
      </w:r>
      <w:r>
        <w:rPr>
          <w:sz w:val="20"/>
          <w:szCs w:val="20"/>
        </w:rPr>
        <w:t>and</w:t>
      </w:r>
      <w:r w:rsidRPr="0061436E">
        <w:rPr>
          <w:sz w:val="20"/>
          <w:szCs w:val="20"/>
        </w:rPr>
        <w:t xml:space="preserve"> cannot be rallied</w:t>
      </w:r>
      <w:r>
        <w:rPr>
          <w:sz w:val="20"/>
          <w:szCs w:val="20"/>
        </w:rPr>
        <w:t>.  When it is removed this creates a Batttlefield Event for units for units of equal or lesser quality within 150mm who take the relevant QC.</w:t>
      </w:r>
    </w:p>
    <w:p w14:paraId="754D3A84" w14:textId="77777777" w:rsidR="00C0475E" w:rsidRPr="0061436E" w:rsidRDefault="00C0475E" w:rsidP="00C0475E">
      <w:pPr>
        <w:rPr>
          <w:sz w:val="20"/>
          <w:szCs w:val="20"/>
        </w:rPr>
      </w:pPr>
    </w:p>
    <w:p w14:paraId="2ECABDE9" w14:textId="77777777" w:rsidR="00C0475E" w:rsidRPr="00EF51BC" w:rsidRDefault="00C0475E" w:rsidP="00C0475E">
      <w:pPr>
        <w:pStyle w:val="ListParagraph"/>
        <w:numPr>
          <w:ilvl w:val="1"/>
          <w:numId w:val="3"/>
        </w:numPr>
        <w:rPr>
          <w:b/>
          <w:u w:val="single"/>
        </w:rPr>
      </w:pPr>
      <w:r w:rsidRPr="00EF51BC">
        <w:rPr>
          <w:b/>
          <w:u w:val="single"/>
        </w:rPr>
        <w:t>ALLOCATION OF COHESION HITS TO UNITS</w:t>
      </w:r>
    </w:p>
    <w:p w14:paraId="32E4531C" w14:textId="77777777" w:rsidR="00C0475E" w:rsidRDefault="00C0475E" w:rsidP="00C0475E">
      <w:pPr>
        <w:rPr>
          <w:b/>
          <w:u w:val="single"/>
        </w:rPr>
      </w:pPr>
    </w:p>
    <w:p w14:paraId="7C552D3D" w14:textId="77777777" w:rsidR="00C0475E" w:rsidRDefault="00C0475E" w:rsidP="00C0475E">
      <w:pPr>
        <w:rPr>
          <w:sz w:val="20"/>
          <w:szCs w:val="20"/>
        </w:rPr>
      </w:pPr>
      <w:r w:rsidRPr="00E53569">
        <w:rPr>
          <w:sz w:val="20"/>
        </w:rPr>
        <w:t>Cohesion hits should be allocated to units primarily on the basis of their Qualiity</w:t>
      </w:r>
      <w:r w:rsidRPr="00E53569">
        <w:rPr>
          <w:sz w:val="16"/>
          <w:szCs w:val="20"/>
        </w:rPr>
        <w:t xml:space="preserve">  </w:t>
      </w:r>
      <w:r w:rsidRPr="00E53569">
        <w:rPr>
          <w:sz w:val="20"/>
          <w:szCs w:val="20"/>
        </w:rPr>
        <w:t xml:space="preserve">.  </w:t>
      </w:r>
      <w:r>
        <w:rPr>
          <w:sz w:val="20"/>
          <w:szCs w:val="20"/>
        </w:rPr>
        <w:t>Unit specific features as “S</w:t>
      </w:r>
      <w:r w:rsidRPr="0061436E">
        <w:rPr>
          <w:sz w:val="20"/>
          <w:szCs w:val="20"/>
        </w:rPr>
        <w:t>pit &amp;</w:t>
      </w:r>
      <w:r>
        <w:rPr>
          <w:sz w:val="20"/>
          <w:szCs w:val="20"/>
        </w:rPr>
        <w:t xml:space="preserve"> Polish “ or “B</w:t>
      </w:r>
      <w:r w:rsidRPr="0061436E">
        <w:rPr>
          <w:sz w:val="20"/>
          <w:szCs w:val="20"/>
        </w:rPr>
        <w:t>attlehardened” should also be taken into account, particularly when determining the profile of which events can cause cohesion h</w:t>
      </w:r>
      <w:r>
        <w:rPr>
          <w:sz w:val="20"/>
          <w:szCs w:val="20"/>
        </w:rPr>
        <w:t>its and when S</w:t>
      </w:r>
      <w:r w:rsidRPr="0061436E">
        <w:rPr>
          <w:sz w:val="20"/>
          <w:szCs w:val="20"/>
        </w:rPr>
        <w:t xml:space="preserve">tate changes.  For example it may be possible to break a spit </w:t>
      </w:r>
      <w:r>
        <w:rPr>
          <w:sz w:val="20"/>
          <w:szCs w:val="20"/>
        </w:rPr>
        <w:t xml:space="preserve">and polish unit by missile </w:t>
      </w:r>
    </w:p>
    <w:p w14:paraId="6AB575B8" w14:textId="77777777" w:rsidR="00C0475E" w:rsidRPr="0061436E" w:rsidRDefault="00C0475E" w:rsidP="00C0475E">
      <w:pPr>
        <w:rPr>
          <w:sz w:val="20"/>
          <w:szCs w:val="20"/>
        </w:rPr>
      </w:pPr>
      <w:r>
        <w:rPr>
          <w:sz w:val="20"/>
          <w:szCs w:val="20"/>
        </w:rPr>
        <w:t xml:space="preserve">Fire </w:t>
      </w:r>
      <w:r w:rsidRPr="0061436E">
        <w:rPr>
          <w:sz w:val="20"/>
          <w:szCs w:val="20"/>
        </w:rPr>
        <w:t>whereas a more hardbitten unit can only be broken by CHs inflicted in melee.</w:t>
      </w:r>
      <w:ins w:id="47" w:author="GAVIN" w:date="2014-07-23T12:05:00Z">
        <w:r w:rsidRPr="0061436E">
          <w:rPr>
            <w:sz w:val="20"/>
            <w:szCs w:val="20"/>
          </w:rPr>
          <w:t xml:space="preserve"> </w:t>
        </w:r>
      </w:ins>
      <w:r w:rsidRPr="0061436E">
        <w:rPr>
          <w:sz w:val="20"/>
          <w:szCs w:val="20"/>
        </w:rPr>
        <w:t xml:space="preserve">  Similarly a smaller number of CH will be required to shake an S&amp;P unit even if it has the same total number of CH as the Battlehardened unit.</w:t>
      </w:r>
      <w:r>
        <w:rPr>
          <w:sz w:val="20"/>
          <w:szCs w:val="20"/>
        </w:rPr>
        <w:t xml:space="preserve">  The Unit Tables in the Tables Spreadsheet shows the “official” allocations.</w:t>
      </w:r>
    </w:p>
    <w:p w14:paraId="4E71F7B9" w14:textId="77777777" w:rsidR="00C0475E" w:rsidRDefault="00C0475E" w:rsidP="00C0475E">
      <w:pPr>
        <w:pStyle w:val="ListParagraph"/>
        <w:ind w:left="454"/>
        <w:rPr>
          <w:b/>
          <w:sz w:val="20"/>
          <w:szCs w:val="20"/>
          <w:u w:val="single"/>
        </w:rPr>
      </w:pPr>
    </w:p>
    <w:p w14:paraId="053952EC" w14:textId="77777777" w:rsidR="00C0475E" w:rsidRPr="0061436E" w:rsidRDefault="00C0475E" w:rsidP="00C0475E">
      <w:pPr>
        <w:pStyle w:val="ListParagraph"/>
        <w:ind w:left="454"/>
        <w:rPr>
          <w:b/>
          <w:sz w:val="20"/>
          <w:szCs w:val="20"/>
          <w:u w:val="single"/>
        </w:rPr>
      </w:pPr>
    </w:p>
    <w:p w14:paraId="032ECBA1" w14:textId="77777777" w:rsidR="00C0475E" w:rsidRPr="0061436E" w:rsidRDefault="00C0475E" w:rsidP="00C0475E">
      <w:pPr>
        <w:pStyle w:val="ListParagraph"/>
        <w:numPr>
          <w:ilvl w:val="0"/>
          <w:numId w:val="3"/>
        </w:numPr>
        <w:rPr>
          <w:b/>
          <w:sz w:val="20"/>
          <w:szCs w:val="20"/>
          <w:u w:val="single"/>
        </w:rPr>
      </w:pPr>
      <w:bookmarkStart w:id="48" w:name="_Ref401397048"/>
      <w:r w:rsidRPr="001832EE">
        <w:rPr>
          <w:b/>
          <w:sz w:val="28"/>
          <w:szCs w:val="20"/>
          <w:u w:val="single"/>
        </w:rPr>
        <w:t xml:space="preserve">CHARACTERISTICS </w:t>
      </w:r>
      <w:r w:rsidRPr="004364AB">
        <w:rPr>
          <w:b/>
          <w:sz w:val="28"/>
          <w:szCs w:val="20"/>
          <w:u w:val="single"/>
        </w:rPr>
        <w:t>OF UNITS</w:t>
      </w:r>
      <w:bookmarkEnd w:id="48"/>
    </w:p>
    <w:p w14:paraId="35469331" w14:textId="77777777" w:rsidR="00C0475E" w:rsidRDefault="00C0475E" w:rsidP="00C0475E">
      <w:pPr>
        <w:rPr>
          <w:b/>
          <w:sz w:val="20"/>
          <w:szCs w:val="20"/>
          <w:u w:val="single"/>
        </w:rPr>
      </w:pPr>
    </w:p>
    <w:p w14:paraId="6F897F04" w14:textId="77777777" w:rsidR="00C0475E" w:rsidRPr="0061436E" w:rsidRDefault="00C0475E" w:rsidP="00C0475E">
      <w:pPr>
        <w:rPr>
          <w:b/>
          <w:sz w:val="20"/>
          <w:szCs w:val="20"/>
          <w:u w:val="single"/>
        </w:rPr>
      </w:pPr>
    </w:p>
    <w:p w14:paraId="08DAA07C" w14:textId="77777777" w:rsidR="00C0475E" w:rsidRPr="0061436E" w:rsidRDefault="00C0475E" w:rsidP="00C0475E">
      <w:pPr>
        <w:rPr>
          <w:sz w:val="20"/>
          <w:szCs w:val="20"/>
        </w:rPr>
      </w:pPr>
      <w:r w:rsidRPr="0061436E">
        <w:rPr>
          <w:sz w:val="20"/>
          <w:szCs w:val="20"/>
        </w:rPr>
        <w:t xml:space="preserve">Units have a variety of characteristics which are set out below.  Some of these are permanent, others are transient depending on developments on the battlefield.  </w:t>
      </w:r>
    </w:p>
    <w:p w14:paraId="464B7B68" w14:textId="77777777" w:rsidR="00C0475E" w:rsidRDefault="00C0475E" w:rsidP="00C0475E">
      <w:pPr>
        <w:rPr>
          <w:b/>
          <w:sz w:val="20"/>
          <w:szCs w:val="20"/>
          <w:u w:val="single"/>
        </w:rPr>
      </w:pPr>
    </w:p>
    <w:p w14:paraId="58CA0DC3" w14:textId="77777777" w:rsidR="00C0475E" w:rsidRPr="0061436E" w:rsidRDefault="00C0475E" w:rsidP="00C0475E">
      <w:pPr>
        <w:rPr>
          <w:b/>
          <w:sz w:val="20"/>
          <w:szCs w:val="20"/>
          <w:u w:val="single"/>
        </w:rPr>
      </w:pPr>
    </w:p>
    <w:p w14:paraId="5A7EC888" w14:textId="77777777" w:rsidR="00C0475E" w:rsidRPr="00C878D7" w:rsidRDefault="00C0475E" w:rsidP="00C0475E">
      <w:pPr>
        <w:pStyle w:val="ListParagraph"/>
        <w:numPr>
          <w:ilvl w:val="1"/>
          <w:numId w:val="3"/>
        </w:numPr>
        <w:rPr>
          <w:b/>
          <w:szCs w:val="20"/>
          <w:u w:val="single"/>
        </w:rPr>
      </w:pPr>
      <w:r w:rsidRPr="00C878D7">
        <w:rPr>
          <w:b/>
          <w:szCs w:val="20"/>
          <w:u w:val="single"/>
        </w:rPr>
        <w:t>TYPES</w:t>
      </w:r>
    </w:p>
    <w:p w14:paraId="4CDFE950" w14:textId="77777777" w:rsidR="00C0475E" w:rsidRPr="0061436E" w:rsidRDefault="00C0475E" w:rsidP="00C0475E">
      <w:pPr>
        <w:rPr>
          <w:b/>
          <w:sz w:val="20"/>
          <w:szCs w:val="20"/>
          <w:u w:val="single"/>
        </w:rPr>
      </w:pPr>
    </w:p>
    <w:p w14:paraId="45068F15" w14:textId="77777777" w:rsidR="00C0475E" w:rsidRDefault="00C0475E" w:rsidP="00C0475E">
      <w:pPr>
        <w:rPr>
          <w:color w:val="000000"/>
          <w:sz w:val="20"/>
          <w:szCs w:val="20"/>
        </w:rPr>
      </w:pPr>
      <w:r>
        <w:rPr>
          <w:color w:val="000000"/>
          <w:sz w:val="20"/>
          <w:szCs w:val="20"/>
        </w:rPr>
        <w:t>Units</w:t>
      </w:r>
      <w:r w:rsidRPr="0061436E">
        <w:rPr>
          <w:color w:val="000000"/>
          <w:sz w:val="20"/>
          <w:szCs w:val="20"/>
        </w:rPr>
        <w:t xml:space="preserve"> are split into different types.  Most of these types are permanent (ie Human vs non-human), some are temporary (ie formed vs unformed).</w:t>
      </w:r>
      <w:r>
        <w:rPr>
          <w:color w:val="000000"/>
          <w:sz w:val="20"/>
          <w:szCs w:val="20"/>
        </w:rPr>
        <w:t xml:space="preserve">  Where refence is made to Troop Type all the Permanent Values in [</w:t>
      </w:r>
      <w:r w:rsidRPr="004D09FE">
        <w:rPr>
          <w:color w:val="000000"/>
          <w:sz w:val="20"/>
          <w:szCs w:val="20"/>
          <w:highlight w:val="yellow"/>
        </w:rPr>
        <w:t>G2]</w:t>
      </w:r>
      <w:r>
        <w:rPr>
          <w:color w:val="000000"/>
          <w:sz w:val="20"/>
          <w:szCs w:val="20"/>
        </w:rPr>
        <w:t xml:space="preserve"> must identical for the the troops in question to be the same type.</w:t>
      </w:r>
    </w:p>
    <w:p w14:paraId="27ABFD7C" w14:textId="77777777" w:rsidR="00C0475E" w:rsidRDefault="00C0475E" w:rsidP="00C0475E">
      <w:pPr>
        <w:rPr>
          <w:color w:val="000000"/>
          <w:sz w:val="20"/>
          <w:szCs w:val="20"/>
        </w:rPr>
      </w:pPr>
    </w:p>
    <w:p w14:paraId="0C284442" w14:textId="77777777" w:rsidR="00C0475E" w:rsidRPr="0061436E" w:rsidRDefault="00C0475E" w:rsidP="00C0475E">
      <w:pPr>
        <w:pStyle w:val="ListParagraph"/>
        <w:numPr>
          <w:ilvl w:val="2"/>
          <w:numId w:val="3"/>
        </w:numPr>
        <w:rPr>
          <w:b/>
          <w:sz w:val="20"/>
          <w:szCs w:val="20"/>
          <w:u w:val="single"/>
        </w:rPr>
      </w:pPr>
      <w:r w:rsidRPr="0061436E">
        <w:rPr>
          <w:b/>
          <w:sz w:val="20"/>
          <w:szCs w:val="20"/>
          <w:u w:val="single"/>
        </w:rPr>
        <w:t xml:space="preserve">Missile </w:t>
      </w:r>
      <w:r>
        <w:rPr>
          <w:b/>
          <w:sz w:val="20"/>
          <w:szCs w:val="20"/>
          <w:u w:val="single"/>
        </w:rPr>
        <w:t>Units</w:t>
      </w:r>
      <w:r w:rsidRPr="0061436E">
        <w:rPr>
          <w:b/>
          <w:sz w:val="20"/>
          <w:szCs w:val="20"/>
          <w:u w:val="single"/>
        </w:rPr>
        <w:t xml:space="preserve"> and Melee </w:t>
      </w:r>
      <w:r>
        <w:rPr>
          <w:b/>
          <w:sz w:val="20"/>
          <w:szCs w:val="20"/>
          <w:u w:val="single"/>
        </w:rPr>
        <w:t>Units</w:t>
      </w:r>
      <w:r w:rsidRPr="0061436E">
        <w:rPr>
          <w:b/>
          <w:sz w:val="20"/>
          <w:szCs w:val="20"/>
          <w:u w:val="single"/>
        </w:rPr>
        <w:t xml:space="preserve"> (permanent)</w:t>
      </w:r>
    </w:p>
    <w:p w14:paraId="7FCF5304" w14:textId="77777777" w:rsidR="00C0475E" w:rsidRPr="0061436E" w:rsidRDefault="00C0475E" w:rsidP="00C0475E">
      <w:pPr>
        <w:rPr>
          <w:sz w:val="20"/>
          <w:szCs w:val="20"/>
        </w:rPr>
      </w:pPr>
    </w:p>
    <w:p w14:paraId="4FB0C5C0" w14:textId="77777777" w:rsidR="00C0475E" w:rsidRPr="0061436E" w:rsidRDefault="00C0475E" w:rsidP="00C0475E">
      <w:pPr>
        <w:rPr>
          <w:color w:val="000000"/>
          <w:sz w:val="20"/>
          <w:szCs w:val="20"/>
        </w:rPr>
      </w:pPr>
      <w:r w:rsidRPr="0061436E">
        <w:rPr>
          <w:color w:val="000000"/>
          <w:sz w:val="20"/>
          <w:szCs w:val="20"/>
        </w:rPr>
        <w:t xml:space="preserve">Melee </w:t>
      </w:r>
      <w:r>
        <w:rPr>
          <w:color w:val="000000"/>
          <w:sz w:val="20"/>
          <w:szCs w:val="20"/>
        </w:rPr>
        <w:t>Units</w:t>
      </w:r>
      <w:r w:rsidRPr="0061436E">
        <w:rPr>
          <w:color w:val="000000"/>
          <w:sz w:val="20"/>
          <w:szCs w:val="20"/>
        </w:rPr>
        <w:t xml:space="preserve"> are those without meaningful missile capability (ie the fact that Shen have their pistol cross bows does NOT make them missile </w:t>
      </w:r>
      <w:r>
        <w:rPr>
          <w:color w:val="000000"/>
          <w:sz w:val="20"/>
          <w:szCs w:val="20"/>
        </w:rPr>
        <w:t>Units</w:t>
      </w:r>
      <w:r w:rsidRPr="0061436E">
        <w:rPr>
          <w:color w:val="000000"/>
          <w:sz w:val="20"/>
          <w:szCs w:val="20"/>
        </w:rPr>
        <w:t xml:space="preserve"> and any opponent trying this one on should be beaten around the head until </w:t>
      </w:r>
      <w:r w:rsidRPr="0061436E">
        <w:rPr>
          <w:color w:val="000000"/>
          <w:sz w:val="20"/>
          <w:szCs w:val="20"/>
        </w:rPr>
        <w:lastRenderedPageBreak/>
        <w:t xml:space="preserve">he becomes calmer).  Any units where this is ambiguous should be classified before the battle.  Artillery are NOT missile </w:t>
      </w:r>
      <w:r>
        <w:rPr>
          <w:color w:val="000000"/>
          <w:sz w:val="20"/>
          <w:szCs w:val="20"/>
        </w:rPr>
        <w:t>units</w:t>
      </w:r>
      <w:r w:rsidRPr="0061436E">
        <w:rPr>
          <w:color w:val="000000"/>
          <w:sz w:val="20"/>
          <w:szCs w:val="20"/>
        </w:rPr>
        <w:t>.</w:t>
      </w:r>
    </w:p>
    <w:p w14:paraId="4B9F35FC" w14:textId="77777777" w:rsidR="00C0475E" w:rsidRPr="0061436E" w:rsidRDefault="00C0475E" w:rsidP="00C0475E">
      <w:pPr>
        <w:rPr>
          <w:sz w:val="20"/>
          <w:szCs w:val="20"/>
        </w:rPr>
      </w:pPr>
    </w:p>
    <w:p w14:paraId="35E6D937" w14:textId="77777777" w:rsidR="00C0475E" w:rsidRPr="0061436E" w:rsidRDefault="00C0475E" w:rsidP="00C0475E">
      <w:pPr>
        <w:pStyle w:val="ListParagraph"/>
        <w:numPr>
          <w:ilvl w:val="2"/>
          <w:numId w:val="3"/>
        </w:numPr>
        <w:rPr>
          <w:b/>
          <w:sz w:val="20"/>
          <w:szCs w:val="20"/>
          <w:u w:val="single"/>
        </w:rPr>
      </w:pPr>
      <w:r w:rsidRPr="0061436E">
        <w:rPr>
          <w:b/>
          <w:sz w:val="20"/>
          <w:szCs w:val="20"/>
          <w:u w:val="single"/>
        </w:rPr>
        <w:t>Human vs non-human (permanent)</w:t>
      </w:r>
    </w:p>
    <w:p w14:paraId="7427F68F" w14:textId="77777777" w:rsidR="00C0475E" w:rsidRPr="0061436E" w:rsidRDefault="00C0475E" w:rsidP="00C0475E">
      <w:pPr>
        <w:rPr>
          <w:sz w:val="20"/>
          <w:szCs w:val="20"/>
        </w:rPr>
      </w:pPr>
    </w:p>
    <w:p w14:paraId="3C2AB526" w14:textId="77777777" w:rsidR="00C0475E" w:rsidRPr="0061436E" w:rsidRDefault="00C0475E" w:rsidP="00C0475E">
      <w:pPr>
        <w:rPr>
          <w:color w:val="000000"/>
          <w:sz w:val="20"/>
          <w:szCs w:val="20"/>
        </w:rPr>
      </w:pPr>
      <w:r w:rsidRPr="0061436E">
        <w:rPr>
          <w:color w:val="000000"/>
          <w:sz w:val="20"/>
          <w:szCs w:val="20"/>
        </w:rPr>
        <w:t>There are numerous varieties of the latter including Ahoggya (Hogs), Shen, Pacha Lei, Hlaka, Pe Choi and Tinalayi.</w:t>
      </w:r>
    </w:p>
    <w:p w14:paraId="4D744D8B" w14:textId="77777777" w:rsidR="00C0475E" w:rsidRPr="0061436E" w:rsidRDefault="00C0475E" w:rsidP="00C0475E">
      <w:pPr>
        <w:rPr>
          <w:sz w:val="20"/>
          <w:szCs w:val="20"/>
        </w:rPr>
      </w:pPr>
    </w:p>
    <w:p w14:paraId="01CFA611" w14:textId="77777777" w:rsidR="00C0475E" w:rsidRPr="0061436E" w:rsidRDefault="00C0475E" w:rsidP="00C0475E">
      <w:pPr>
        <w:pStyle w:val="ListParagraph"/>
        <w:numPr>
          <w:ilvl w:val="2"/>
          <w:numId w:val="3"/>
        </w:numPr>
        <w:rPr>
          <w:sz w:val="20"/>
          <w:szCs w:val="20"/>
        </w:rPr>
      </w:pPr>
      <w:r w:rsidRPr="0061436E">
        <w:rPr>
          <w:b/>
          <w:sz w:val="20"/>
          <w:szCs w:val="20"/>
          <w:u w:val="single"/>
        </w:rPr>
        <w:t>Alive vs Dead (Permanent)</w:t>
      </w:r>
    </w:p>
    <w:p w14:paraId="1622821E" w14:textId="77777777" w:rsidR="00C0475E" w:rsidRPr="0061436E" w:rsidRDefault="00C0475E" w:rsidP="00C0475E">
      <w:pPr>
        <w:rPr>
          <w:sz w:val="20"/>
          <w:szCs w:val="20"/>
        </w:rPr>
      </w:pPr>
    </w:p>
    <w:p w14:paraId="44E66542" w14:textId="77777777" w:rsidR="00C0475E" w:rsidRPr="0061436E" w:rsidRDefault="00C0475E" w:rsidP="00C0475E">
      <w:pPr>
        <w:rPr>
          <w:sz w:val="20"/>
          <w:szCs w:val="20"/>
        </w:rPr>
      </w:pPr>
      <w:r w:rsidRPr="0061436E">
        <w:rPr>
          <w:sz w:val="20"/>
          <w:szCs w:val="20"/>
        </w:rPr>
        <w:t>Unfortunately Priests of Sarku or Black Qarqa have an unpleasant ability to blur this distinction in breach of the Concordat</w:t>
      </w:r>
      <w:r>
        <w:rPr>
          <w:sz w:val="20"/>
          <w:szCs w:val="20"/>
        </w:rPr>
        <w:t>.  It is hoped that all decent men will unite in horror at this and ban Keneng complicit in this loathsomeness from their battles.</w:t>
      </w:r>
    </w:p>
    <w:p w14:paraId="55C773D6" w14:textId="77777777" w:rsidR="00C0475E" w:rsidRPr="0061436E" w:rsidRDefault="00C0475E" w:rsidP="00C0475E">
      <w:pPr>
        <w:pStyle w:val="ListParagraph"/>
        <w:ind w:left="340"/>
        <w:rPr>
          <w:sz w:val="20"/>
          <w:szCs w:val="20"/>
        </w:rPr>
      </w:pPr>
    </w:p>
    <w:p w14:paraId="5FB3B0EE" w14:textId="77777777" w:rsidR="00C0475E" w:rsidRPr="003E1109" w:rsidRDefault="00C0475E" w:rsidP="00C0475E">
      <w:pPr>
        <w:rPr>
          <w:color w:val="000000"/>
          <w:sz w:val="20"/>
          <w:szCs w:val="20"/>
        </w:rPr>
      </w:pPr>
      <w:r w:rsidRPr="0061436E">
        <w:rPr>
          <w:color w:val="000000"/>
          <w:sz w:val="20"/>
          <w:szCs w:val="20"/>
        </w:rPr>
        <w:t>The Dead are Mrur, operating under the control of Sarku inclined legions, brought back to a hideous putrescent half-life revolting to all humans they encounter</w:t>
      </w:r>
      <w:r w:rsidRPr="003E1109">
        <w:rPr>
          <w:color w:val="000000"/>
          <w:sz w:val="20"/>
          <w:szCs w:val="20"/>
        </w:rPr>
        <w:t xml:space="preserve">.  In addition in certain cases Priests of those legions are able to conduct ceremonies on the battlefield to bring the recent dead back, so that the fresh corpses of Victorious in Vimuhla may be found lurching towards their erstwhile colleagues in a manner </w:t>
      </w:r>
      <w:r>
        <w:rPr>
          <w:color w:val="000000"/>
          <w:sz w:val="20"/>
          <w:szCs w:val="20"/>
        </w:rPr>
        <w:t>too</w:t>
      </w:r>
      <w:r w:rsidRPr="003E1109">
        <w:rPr>
          <w:color w:val="000000"/>
          <w:sz w:val="20"/>
          <w:szCs w:val="20"/>
        </w:rPr>
        <w:t xml:space="preserve"> repugnant to describe.</w:t>
      </w:r>
    </w:p>
    <w:p w14:paraId="0B9792A6" w14:textId="77777777" w:rsidR="00C0475E" w:rsidRPr="003E1109" w:rsidRDefault="00C0475E" w:rsidP="00C0475E">
      <w:pPr>
        <w:pStyle w:val="ListParagraph"/>
        <w:ind w:left="340"/>
        <w:rPr>
          <w:sz w:val="20"/>
          <w:szCs w:val="20"/>
        </w:rPr>
      </w:pPr>
    </w:p>
    <w:p w14:paraId="50E1AB44" w14:textId="77777777" w:rsidR="00C0475E" w:rsidRPr="0061436E" w:rsidRDefault="00C0475E" w:rsidP="00C0475E">
      <w:pPr>
        <w:pStyle w:val="ListParagraph"/>
        <w:numPr>
          <w:ilvl w:val="2"/>
          <w:numId w:val="3"/>
        </w:numPr>
        <w:rPr>
          <w:b/>
          <w:sz w:val="20"/>
          <w:szCs w:val="20"/>
          <w:u w:val="single"/>
        </w:rPr>
      </w:pPr>
      <w:r w:rsidRPr="0061436E">
        <w:rPr>
          <w:b/>
          <w:sz w:val="20"/>
          <w:szCs w:val="20"/>
          <w:u w:val="single"/>
        </w:rPr>
        <w:t xml:space="preserve">Homogenous Legions vs </w:t>
      </w:r>
      <w:r>
        <w:rPr>
          <w:b/>
          <w:sz w:val="20"/>
          <w:szCs w:val="20"/>
          <w:u w:val="single"/>
        </w:rPr>
        <w:t>Mixed</w:t>
      </w:r>
      <w:r w:rsidRPr="0061436E">
        <w:rPr>
          <w:b/>
          <w:sz w:val="20"/>
          <w:szCs w:val="20"/>
          <w:u w:val="single"/>
        </w:rPr>
        <w:t xml:space="preserve"> (Permanent)</w:t>
      </w:r>
    </w:p>
    <w:p w14:paraId="7C743C0C" w14:textId="77777777" w:rsidR="00C0475E" w:rsidRPr="0061436E" w:rsidRDefault="00C0475E" w:rsidP="00C0475E">
      <w:pPr>
        <w:rPr>
          <w:sz w:val="20"/>
          <w:szCs w:val="20"/>
        </w:rPr>
      </w:pPr>
    </w:p>
    <w:p w14:paraId="12308B3A" w14:textId="77777777" w:rsidR="00C0475E" w:rsidRPr="0061436E" w:rsidRDefault="00C0475E" w:rsidP="00C0475E">
      <w:pPr>
        <w:rPr>
          <w:color w:val="000000"/>
          <w:sz w:val="20"/>
          <w:szCs w:val="20"/>
        </w:rPr>
      </w:pPr>
      <w:r w:rsidRPr="0061436E">
        <w:rPr>
          <w:color w:val="000000"/>
          <w:sz w:val="20"/>
          <w:szCs w:val="20"/>
        </w:rPr>
        <w:t xml:space="preserve">Muugalavyani and </w:t>
      </w:r>
      <w:r>
        <w:rPr>
          <w:color w:val="000000"/>
          <w:sz w:val="20"/>
          <w:szCs w:val="20"/>
        </w:rPr>
        <w:t xml:space="preserve">(generally) </w:t>
      </w:r>
      <w:r w:rsidRPr="0061436E">
        <w:rPr>
          <w:color w:val="000000"/>
          <w:sz w:val="20"/>
          <w:szCs w:val="20"/>
        </w:rPr>
        <w:t xml:space="preserve">Tsolyani legions are composed of </w:t>
      </w:r>
      <w:r>
        <w:rPr>
          <w:color w:val="000000"/>
          <w:sz w:val="20"/>
          <w:szCs w:val="20"/>
        </w:rPr>
        <w:t>identical troops</w:t>
      </w:r>
      <w:r w:rsidRPr="0061436E">
        <w:rPr>
          <w:color w:val="000000"/>
          <w:sz w:val="20"/>
          <w:szCs w:val="20"/>
        </w:rPr>
        <w:t xml:space="preserve"> (Homogenous Legions</w:t>
      </w:r>
      <w:r>
        <w:rPr>
          <w:color w:val="000000"/>
          <w:sz w:val="20"/>
          <w:szCs w:val="20"/>
        </w:rPr>
        <w:t>)</w:t>
      </w:r>
      <w:r w:rsidRPr="0061436E">
        <w:rPr>
          <w:color w:val="000000"/>
          <w:sz w:val="20"/>
          <w:szCs w:val="20"/>
        </w:rPr>
        <w:t>, whereas YK and Sal</w:t>
      </w:r>
      <w:r>
        <w:rPr>
          <w:color w:val="000000"/>
          <w:sz w:val="20"/>
          <w:szCs w:val="20"/>
        </w:rPr>
        <w:t>arvyani have a mixture of troops (Mixed), in a typically revolting way</w:t>
      </w:r>
      <w:r w:rsidRPr="0061436E">
        <w:rPr>
          <w:color w:val="000000"/>
          <w:sz w:val="20"/>
          <w:szCs w:val="20"/>
        </w:rPr>
        <w:t xml:space="preserve">.  </w:t>
      </w:r>
      <w:r>
        <w:rPr>
          <w:color w:val="000000"/>
          <w:sz w:val="20"/>
          <w:szCs w:val="20"/>
        </w:rPr>
        <w:t>Troops in those</w:t>
      </w:r>
      <w:r w:rsidRPr="0061436E">
        <w:rPr>
          <w:color w:val="000000"/>
          <w:sz w:val="20"/>
          <w:szCs w:val="20"/>
        </w:rPr>
        <w:t xml:space="preserve"> </w:t>
      </w:r>
      <w:r>
        <w:rPr>
          <w:color w:val="000000"/>
          <w:sz w:val="20"/>
          <w:szCs w:val="20"/>
        </w:rPr>
        <w:t xml:space="preserve">deviant </w:t>
      </w:r>
      <w:r w:rsidRPr="0061436E">
        <w:rPr>
          <w:color w:val="000000"/>
          <w:sz w:val="20"/>
          <w:szCs w:val="20"/>
        </w:rPr>
        <w:t xml:space="preserve">Tsolyani legions with </w:t>
      </w:r>
      <w:r>
        <w:rPr>
          <w:color w:val="000000"/>
          <w:sz w:val="20"/>
          <w:szCs w:val="20"/>
        </w:rPr>
        <w:t>mixed</w:t>
      </w:r>
      <w:r w:rsidRPr="0061436E">
        <w:rPr>
          <w:color w:val="000000"/>
          <w:sz w:val="20"/>
          <w:szCs w:val="20"/>
        </w:rPr>
        <w:t xml:space="preserve"> troop types (ie Serqu / Hnalla) are treated as two entirely separate units, each with its own control card, cap</w:t>
      </w:r>
      <w:r>
        <w:rPr>
          <w:color w:val="000000"/>
          <w:sz w:val="20"/>
          <w:szCs w:val="20"/>
        </w:rPr>
        <w:t>able of operating completely independently and are therefore happily Homogenous Legions with a sense of propriety and honour.</w:t>
      </w:r>
    </w:p>
    <w:p w14:paraId="6B59F514" w14:textId="77777777" w:rsidR="00C0475E" w:rsidRPr="0061436E" w:rsidRDefault="00C0475E" w:rsidP="00C0475E">
      <w:pPr>
        <w:rPr>
          <w:sz w:val="20"/>
          <w:szCs w:val="20"/>
        </w:rPr>
      </w:pPr>
    </w:p>
    <w:p w14:paraId="751BE544" w14:textId="77777777" w:rsidR="00C0475E" w:rsidRPr="0061436E" w:rsidRDefault="00C0475E" w:rsidP="00C0475E">
      <w:pPr>
        <w:pStyle w:val="ListParagraph"/>
        <w:numPr>
          <w:ilvl w:val="2"/>
          <w:numId w:val="3"/>
        </w:numPr>
        <w:rPr>
          <w:b/>
          <w:sz w:val="20"/>
          <w:szCs w:val="20"/>
          <w:u w:val="single"/>
        </w:rPr>
      </w:pPr>
      <w:bookmarkStart w:id="49" w:name="_Ref395456716"/>
      <w:r w:rsidRPr="0061436E">
        <w:rPr>
          <w:b/>
          <w:sz w:val="20"/>
          <w:szCs w:val="20"/>
          <w:u w:val="single"/>
        </w:rPr>
        <w:t>Artillery</w:t>
      </w:r>
    </w:p>
    <w:p w14:paraId="4A375C36" w14:textId="77777777" w:rsidR="00C0475E" w:rsidRPr="0061436E" w:rsidRDefault="00C0475E" w:rsidP="00C0475E">
      <w:pPr>
        <w:rPr>
          <w:sz w:val="20"/>
          <w:szCs w:val="20"/>
        </w:rPr>
      </w:pPr>
    </w:p>
    <w:p w14:paraId="48D95CDB" w14:textId="5BEEF43E" w:rsidR="00C0475E" w:rsidRPr="0061436E" w:rsidRDefault="00C0475E" w:rsidP="00C0475E">
      <w:pPr>
        <w:rPr>
          <w:sz w:val="20"/>
          <w:szCs w:val="20"/>
        </w:rPr>
      </w:pPr>
      <w:r w:rsidRPr="0061436E">
        <w:rPr>
          <w:sz w:val="20"/>
          <w:szCs w:val="20"/>
        </w:rPr>
        <w:t xml:space="preserve">Artillery is machinery which hurls stones or bolts (ballistae, mangonels, petraries, onagers, trebuchets etc).  Although they are attached to a particular legion they set up individually.  A variety of special rules apply to artillery, affecting Command, movement, missile fire and melee.  These rules are set out in each section </w:t>
      </w:r>
      <w:r>
        <w:rPr>
          <w:sz w:val="20"/>
          <w:szCs w:val="20"/>
        </w:rPr>
        <w:t xml:space="preserve">(see </w:t>
      </w:r>
      <w:r>
        <w:rPr>
          <w:sz w:val="20"/>
          <w:szCs w:val="20"/>
        </w:rPr>
        <w:fldChar w:fldCharType="begin"/>
      </w:r>
      <w:r>
        <w:rPr>
          <w:sz w:val="20"/>
          <w:szCs w:val="20"/>
        </w:rPr>
        <w:instrText xml:space="preserve"> REF _Ref486166801 \r \h </w:instrText>
      </w:r>
      <w:r>
        <w:rPr>
          <w:sz w:val="20"/>
          <w:szCs w:val="20"/>
        </w:rPr>
      </w:r>
      <w:r>
        <w:rPr>
          <w:sz w:val="20"/>
          <w:szCs w:val="20"/>
        </w:rPr>
        <w:fldChar w:fldCharType="separate"/>
      </w:r>
      <w:r w:rsidR="00996996">
        <w:rPr>
          <w:sz w:val="20"/>
          <w:szCs w:val="20"/>
        </w:rPr>
        <w:t>O1</w:t>
      </w:r>
      <w:r>
        <w:rPr>
          <w:sz w:val="20"/>
          <w:szCs w:val="20"/>
        </w:rPr>
        <w:fldChar w:fldCharType="end"/>
      </w:r>
      <w:r>
        <w:rPr>
          <w:sz w:val="20"/>
          <w:szCs w:val="20"/>
        </w:rPr>
        <w:t>)</w:t>
      </w:r>
    </w:p>
    <w:p w14:paraId="55CC2436" w14:textId="77777777" w:rsidR="00C0475E" w:rsidRPr="0061436E" w:rsidRDefault="00C0475E" w:rsidP="00C0475E">
      <w:pPr>
        <w:rPr>
          <w:sz w:val="20"/>
          <w:szCs w:val="20"/>
        </w:rPr>
      </w:pPr>
    </w:p>
    <w:p w14:paraId="1395FF9D" w14:textId="77777777" w:rsidR="00C0475E" w:rsidRPr="0061436E" w:rsidRDefault="00C0475E" w:rsidP="00C0475E">
      <w:pPr>
        <w:pStyle w:val="ListParagraph"/>
        <w:numPr>
          <w:ilvl w:val="2"/>
          <w:numId w:val="3"/>
        </w:numPr>
        <w:rPr>
          <w:b/>
          <w:sz w:val="20"/>
          <w:szCs w:val="20"/>
          <w:u w:val="single"/>
        </w:rPr>
      </w:pPr>
      <w:bookmarkStart w:id="50" w:name="_Ref401397869"/>
      <w:r w:rsidRPr="0061436E">
        <w:rPr>
          <w:b/>
          <w:sz w:val="20"/>
          <w:szCs w:val="20"/>
          <w:u w:val="single"/>
        </w:rPr>
        <w:t>Skirmishers (Permanent / Variable)</w:t>
      </w:r>
      <w:bookmarkEnd w:id="49"/>
      <w:bookmarkEnd w:id="50"/>
    </w:p>
    <w:p w14:paraId="7C7BF543" w14:textId="77777777" w:rsidR="00C0475E" w:rsidRPr="0061436E" w:rsidRDefault="00C0475E" w:rsidP="00C0475E">
      <w:pPr>
        <w:pStyle w:val="ListParagraph"/>
        <w:ind w:left="340"/>
        <w:rPr>
          <w:sz w:val="20"/>
          <w:szCs w:val="20"/>
        </w:rPr>
      </w:pPr>
    </w:p>
    <w:p w14:paraId="3A7CF344" w14:textId="77777777" w:rsidR="00C0475E" w:rsidRPr="0061436E" w:rsidRDefault="00C0475E" w:rsidP="00C0475E">
      <w:pPr>
        <w:rPr>
          <w:sz w:val="20"/>
          <w:szCs w:val="20"/>
        </w:rPr>
      </w:pPr>
      <w:r w:rsidRPr="0061436E">
        <w:rPr>
          <w:color w:val="000000"/>
          <w:sz w:val="20"/>
          <w:szCs w:val="20"/>
        </w:rPr>
        <w:t>Skirmishers come in three different “flavours” especially for the Hogs) reflecting different types of troops using the formation and national doctrine.</w:t>
      </w:r>
      <w:r w:rsidRPr="0061436E">
        <w:rPr>
          <w:sz w:val="20"/>
          <w:szCs w:val="20"/>
        </w:rPr>
        <w:t xml:space="preserve">  Skirmishers should be set out in a random manner, not a well ordered block or line.</w:t>
      </w:r>
    </w:p>
    <w:p w14:paraId="668D4F24" w14:textId="77777777" w:rsidR="00C0475E" w:rsidRPr="0061436E" w:rsidRDefault="00C0475E" w:rsidP="00C0475E">
      <w:pPr>
        <w:pStyle w:val="ListParagraph"/>
        <w:ind w:left="340"/>
        <w:rPr>
          <w:sz w:val="20"/>
          <w:szCs w:val="20"/>
        </w:rPr>
      </w:pPr>
    </w:p>
    <w:p w14:paraId="5622174E" w14:textId="77777777" w:rsidR="00C0475E" w:rsidRPr="0061436E" w:rsidRDefault="00C0475E" w:rsidP="00C0475E">
      <w:pPr>
        <w:pStyle w:val="ListParagraph"/>
        <w:numPr>
          <w:ilvl w:val="3"/>
          <w:numId w:val="3"/>
        </w:numPr>
        <w:rPr>
          <w:sz w:val="20"/>
          <w:szCs w:val="20"/>
        </w:rPr>
      </w:pPr>
      <w:r w:rsidRPr="0061436E">
        <w:rPr>
          <w:sz w:val="20"/>
          <w:szCs w:val="20"/>
        </w:rPr>
        <w:t>Standard Units (such as Peaks of Kraa) in Formation 22 Anklets.</w:t>
      </w:r>
    </w:p>
    <w:p w14:paraId="74E4F582" w14:textId="77777777" w:rsidR="00C0475E" w:rsidRPr="0061436E" w:rsidRDefault="00C0475E" w:rsidP="00C0475E">
      <w:pPr>
        <w:pStyle w:val="ListParagraph"/>
        <w:numPr>
          <w:ilvl w:val="3"/>
          <w:numId w:val="3"/>
        </w:numPr>
        <w:rPr>
          <w:sz w:val="20"/>
          <w:szCs w:val="20"/>
        </w:rPr>
      </w:pPr>
      <w:r w:rsidRPr="0061436E">
        <w:rPr>
          <w:sz w:val="20"/>
          <w:szCs w:val="20"/>
        </w:rPr>
        <w:t>Muugalavyani Skirmishers</w:t>
      </w:r>
    </w:p>
    <w:p w14:paraId="0EAB64D4" w14:textId="77777777" w:rsidR="00C0475E" w:rsidRPr="0061436E" w:rsidRDefault="00C0475E" w:rsidP="00C0475E">
      <w:pPr>
        <w:pStyle w:val="ListParagraph"/>
        <w:numPr>
          <w:ilvl w:val="3"/>
          <w:numId w:val="3"/>
        </w:numPr>
        <w:rPr>
          <w:sz w:val="20"/>
          <w:szCs w:val="20"/>
        </w:rPr>
      </w:pPr>
      <w:r w:rsidRPr="0061436E">
        <w:rPr>
          <w:sz w:val="20"/>
          <w:szCs w:val="20"/>
        </w:rPr>
        <w:t>Yan Kor Attached Light (Ladies who Lunch)</w:t>
      </w:r>
    </w:p>
    <w:p w14:paraId="6047E25E" w14:textId="77777777" w:rsidR="00C0475E" w:rsidRPr="0061436E" w:rsidRDefault="00C0475E" w:rsidP="00C0475E">
      <w:pPr>
        <w:pStyle w:val="ListParagraph"/>
        <w:ind w:left="567"/>
        <w:rPr>
          <w:sz w:val="20"/>
          <w:szCs w:val="20"/>
        </w:rPr>
      </w:pPr>
      <w:r w:rsidRPr="0061436E">
        <w:rPr>
          <w:sz w:val="20"/>
          <w:szCs w:val="20"/>
        </w:rPr>
        <w:t xml:space="preserve">  </w:t>
      </w:r>
    </w:p>
    <w:p w14:paraId="40C429AF" w14:textId="1A117C2D" w:rsidR="00C0475E" w:rsidRPr="0061436E" w:rsidRDefault="00C0475E" w:rsidP="00C0475E">
      <w:pPr>
        <w:rPr>
          <w:color w:val="000000"/>
          <w:sz w:val="20"/>
          <w:szCs w:val="20"/>
        </w:rPr>
      </w:pPr>
      <w:r w:rsidRPr="0061436E">
        <w:rPr>
          <w:color w:val="000000"/>
          <w:sz w:val="20"/>
          <w:szCs w:val="20"/>
        </w:rPr>
        <w:t xml:space="preserve">Details of skirmisher operation are set out in </w:t>
      </w:r>
      <w:r>
        <w:rPr>
          <w:color w:val="000000"/>
          <w:sz w:val="20"/>
          <w:szCs w:val="20"/>
        </w:rPr>
        <w:fldChar w:fldCharType="begin"/>
      </w:r>
      <w:r>
        <w:rPr>
          <w:color w:val="000000"/>
          <w:sz w:val="20"/>
          <w:szCs w:val="20"/>
        </w:rPr>
        <w:instrText xml:space="preserve"> REF _Ref401957809 \r \h </w:instrText>
      </w:r>
      <w:r>
        <w:rPr>
          <w:color w:val="000000"/>
          <w:sz w:val="20"/>
          <w:szCs w:val="20"/>
        </w:rPr>
      </w:r>
      <w:r>
        <w:rPr>
          <w:color w:val="000000"/>
          <w:sz w:val="20"/>
          <w:szCs w:val="20"/>
        </w:rPr>
        <w:fldChar w:fldCharType="separate"/>
      </w:r>
      <w:r w:rsidR="00996996">
        <w:rPr>
          <w:color w:val="000000"/>
          <w:sz w:val="20"/>
          <w:szCs w:val="20"/>
        </w:rPr>
        <w:t>H8</w:t>
      </w:r>
      <w:r>
        <w:rPr>
          <w:color w:val="000000"/>
          <w:sz w:val="20"/>
          <w:szCs w:val="20"/>
        </w:rPr>
        <w:fldChar w:fldCharType="end"/>
      </w:r>
      <w:r>
        <w:rPr>
          <w:color w:val="000000"/>
          <w:sz w:val="20"/>
          <w:szCs w:val="20"/>
        </w:rPr>
        <w:t>.</w:t>
      </w:r>
    </w:p>
    <w:p w14:paraId="407FE9E1" w14:textId="77777777" w:rsidR="00C0475E" w:rsidRPr="0061436E" w:rsidRDefault="00C0475E" w:rsidP="00C0475E">
      <w:pPr>
        <w:rPr>
          <w:color w:val="000000"/>
          <w:sz w:val="20"/>
          <w:szCs w:val="20"/>
        </w:rPr>
      </w:pPr>
    </w:p>
    <w:p w14:paraId="063C2546" w14:textId="77777777" w:rsidR="00C0475E" w:rsidRPr="00C878D7" w:rsidRDefault="00C0475E" w:rsidP="00C0475E">
      <w:pPr>
        <w:pStyle w:val="ListParagraph"/>
        <w:numPr>
          <w:ilvl w:val="1"/>
          <w:numId w:val="3"/>
        </w:numPr>
        <w:rPr>
          <w:b/>
          <w:szCs w:val="20"/>
          <w:u w:val="single"/>
        </w:rPr>
      </w:pPr>
      <w:r w:rsidRPr="00C878D7">
        <w:rPr>
          <w:b/>
          <w:szCs w:val="20"/>
          <w:u w:val="single"/>
        </w:rPr>
        <w:t>VALUES (PERMANENT)</w:t>
      </w:r>
    </w:p>
    <w:p w14:paraId="4C6E9B50" w14:textId="77777777" w:rsidR="00C0475E" w:rsidRPr="0061436E" w:rsidRDefault="00C0475E" w:rsidP="00C0475E">
      <w:pPr>
        <w:rPr>
          <w:b/>
          <w:sz w:val="20"/>
          <w:szCs w:val="20"/>
          <w:u w:val="single"/>
        </w:rPr>
      </w:pPr>
    </w:p>
    <w:p w14:paraId="4A491E55" w14:textId="77777777" w:rsidR="00C0475E" w:rsidRPr="0061436E" w:rsidRDefault="00C0475E" w:rsidP="00C0475E">
      <w:pPr>
        <w:rPr>
          <w:sz w:val="20"/>
          <w:szCs w:val="20"/>
        </w:rPr>
      </w:pPr>
      <w:r w:rsidRPr="0061436E">
        <w:rPr>
          <w:sz w:val="20"/>
          <w:szCs w:val="20"/>
        </w:rPr>
        <w:t>Units have the following values which are</w:t>
      </w:r>
      <w:r>
        <w:rPr>
          <w:sz w:val="20"/>
          <w:szCs w:val="20"/>
        </w:rPr>
        <w:t xml:space="preserve"> invariant</w:t>
      </w:r>
      <w:r w:rsidRPr="0061436E">
        <w:rPr>
          <w:sz w:val="20"/>
          <w:szCs w:val="20"/>
        </w:rPr>
        <w:t>.</w:t>
      </w:r>
    </w:p>
    <w:p w14:paraId="721D8DA6" w14:textId="77777777" w:rsidR="00C0475E" w:rsidRPr="0061436E" w:rsidRDefault="00C0475E" w:rsidP="00C0475E">
      <w:pPr>
        <w:rPr>
          <w:sz w:val="20"/>
          <w:szCs w:val="20"/>
        </w:rPr>
      </w:pPr>
    </w:p>
    <w:p w14:paraId="72D01349" w14:textId="211DE465" w:rsidR="00C0475E" w:rsidRPr="00D6318D" w:rsidRDefault="00C0475E" w:rsidP="00C0475E">
      <w:pPr>
        <w:rPr>
          <w:b/>
          <w:sz w:val="20"/>
          <w:szCs w:val="20"/>
        </w:rPr>
      </w:pPr>
      <w:r w:rsidRPr="00D6318D">
        <w:rPr>
          <w:b/>
          <w:sz w:val="20"/>
          <w:szCs w:val="20"/>
        </w:rPr>
        <w:t>Melee attack and Defence</w:t>
      </w:r>
      <w:r w:rsidR="00200A9E">
        <w:rPr>
          <w:b/>
          <w:sz w:val="20"/>
          <w:szCs w:val="20"/>
        </w:rPr>
        <w:tab/>
      </w:r>
    </w:p>
    <w:p w14:paraId="3380CCA2" w14:textId="77777777" w:rsidR="00C0475E" w:rsidRDefault="00C0475E" w:rsidP="00C0475E">
      <w:pPr>
        <w:rPr>
          <w:b/>
          <w:sz w:val="20"/>
          <w:szCs w:val="20"/>
        </w:rPr>
      </w:pPr>
      <w:r w:rsidRPr="00D6318D">
        <w:rPr>
          <w:b/>
          <w:sz w:val="20"/>
          <w:szCs w:val="20"/>
        </w:rPr>
        <w:t>Missile attack and Defence</w:t>
      </w:r>
    </w:p>
    <w:p w14:paraId="3215D494" w14:textId="5EC47DD5" w:rsidR="00200A9E" w:rsidRDefault="00C0475E" w:rsidP="00300B89">
      <w:pPr>
        <w:rPr>
          <w:sz w:val="20"/>
          <w:szCs w:val="20"/>
        </w:rPr>
      </w:pPr>
      <w:r w:rsidRPr="0061436E">
        <w:rPr>
          <w:b/>
          <w:sz w:val="20"/>
          <w:szCs w:val="20"/>
        </w:rPr>
        <w:t>Quality</w:t>
      </w:r>
      <w:r w:rsidRPr="0061436E">
        <w:rPr>
          <w:sz w:val="20"/>
          <w:szCs w:val="20"/>
        </w:rPr>
        <w:t>:  Uni</w:t>
      </w:r>
      <w:r>
        <w:rPr>
          <w:sz w:val="20"/>
          <w:szCs w:val="20"/>
        </w:rPr>
        <w:t>ts have four possible qualities</w:t>
      </w:r>
      <w:r w:rsidR="00300B89">
        <w:rPr>
          <w:sz w:val="20"/>
          <w:szCs w:val="20"/>
        </w:rPr>
        <w:t xml:space="preserve">  -  </w:t>
      </w:r>
      <w:r w:rsidRPr="00413D64">
        <w:rPr>
          <w:b/>
          <w:sz w:val="20"/>
          <w:szCs w:val="20"/>
        </w:rPr>
        <w:t>Slayers of the Hated Ssu</w:t>
      </w:r>
      <w:r w:rsidR="00300B89">
        <w:rPr>
          <w:b/>
          <w:sz w:val="20"/>
          <w:szCs w:val="20"/>
        </w:rPr>
        <w:t xml:space="preserve">, </w:t>
      </w:r>
      <w:r>
        <w:rPr>
          <w:b/>
          <w:sz w:val="20"/>
          <w:szCs w:val="20"/>
        </w:rPr>
        <w:t xml:space="preserve"> </w:t>
      </w:r>
      <w:r w:rsidRPr="00413D64">
        <w:rPr>
          <w:b/>
          <w:sz w:val="20"/>
          <w:szCs w:val="20"/>
        </w:rPr>
        <w:t>Smiters</w:t>
      </w:r>
      <w:r w:rsidR="00300B89">
        <w:rPr>
          <w:b/>
          <w:sz w:val="20"/>
          <w:szCs w:val="20"/>
        </w:rPr>
        <w:t>, Fighters and Fodder</w:t>
      </w:r>
      <w:r>
        <w:rPr>
          <w:b/>
          <w:sz w:val="20"/>
          <w:szCs w:val="20"/>
        </w:rPr>
        <w:tab/>
      </w:r>
      <w:r>
        <w:rPr>
          <w:b/>
          <w:sz w:val="20"/>
          <w:szCs w:val="20"/>
        </w:rPr>
        <w:tab/>
        <w:t xml:space="preserve"> </w:t>
      </w:r>
      <w:r w:rsidRPr="002462D5">
        <w:rPr>
          <w:sz w:val="20"/>
          <w:szCs w:val="20"/>
        </w:rPr>
        <w:t>These change modifiers for a number of rolls</w:t>
      </w:r>
      <w:r>
        <w:rPr>
          <w:sz w:val="20"/>
          <w:szCs w:val="20"/>
        </w:rPr>
        <w:t>, particularly QCs</w:t>
      </w:r>
      <w:r w:rsidRPr="002462D5">
        <w:rPr>
          <w:sz w:val="20"/>
          <w:szCs w:val="20"/>
        </w:rPr>
        <w:t>.</w:t>
      </w:r>
      <w:bookmarkStart w:id="51" w:name="_Ref485421785"/>
    </w:p>
    <w:p w14:paraId="45F92BB0" w14:textId="77777777" w:rsidR="00200A9E" w:rsidRDefault="00200A9E" w:rsidP="00200A9E">
      <w:pPr>
        <w:ind w:firstLine="720"/>
        <w:rPr>
          <w:sz w:val="20"/>
          <w:szCs w:val="20"/>
        </w:rPr>
      </w:pPr>
    </w:p>
    <w:p w14:paraId="295E18FC" w14:textId="7271F8B9" w:rsidR="00200A9E" w:rsidRDefault="00200A9E" w:rsidP="00200A9E">
      <w:pPr>
        <w:rPr>
          <w:sz w:val="20"/>
          <w:szCs w:val="20"/>
        </w:rPr>
      </w:pPr>
      <w:r w:rsidRPr="0061436E">
        <w:rPr>
          <w:b/>
          <w:sz w:val="20"/>
          <w:szCs w:val="20"/>
        </w:rPr>
        <w:t>Weight</w:t>
      </w:r>
      <w:r w:rsidRPr="0061436E">
        <w:rPr>
          <w:sz w:val="20"/>
          <w:szCs w:val="20"/>
        </w:rPr>
        <w:t>:  This will be Heavy, Medium or Light</w:t>
      </w:r>
      <w:r>
        <w:rPr>
          <w:sz w:val="20"/>
          <w:szCs w:val="20"/>
        </w:rPr>
        <w:t xml:space="preserve"> and affects movement and formation.</w:t>
      </w:r>
    </w:p>
    <w:p w14:paraId="43A42E96" w14:textId="77777777" w:rsidR="00200A9E" w:rsidRDefault="00200A9E" w:rsidP="00200A9E">
      <w:pPr>
        <w:rPr>
          <w:sz w:val="20"/>
          <w:szCs w:val="20"/>
        </w:rPr>
      </w:pPr>
    </w:p>
    <w:p w14:paraId="5BE5E94A" w14:textId="7FABE09A" w:rsidR="00200A9E" w:rsidRDefault="00200A9E" w:rsidP="00200A9E">
      <w:pPr>
        <w:rPr>
          <w:sz w:val="20"/>
          <w:szCs w:val="20"/>
        </w:rPr>
      </w:pPr>
      <w:r>
        <w:rPr>
          <w:sz w:val="20"/>
          <w:szCs w:val="20"/>
        </w:rPr>
        <w:t>In general take the numbers in the Legion books for these values, Quality converts 16-20 = Slayers, 11-15 = Smiters, 6-10 = Fighters and 1-5 Fodder.</w:t>
      </w:r>
    </w:p>
    <w:p w14:paraId="04B42309" w14:textId="77777777" w:rsidR="00200A9E" w:rsidRDefault="00200A9E" w:rsidP="00200A9E">
      <w:pPr>
        <w:rPr>
          <w:sz w:val="20"/>
          <w:szCs w:val="20"/>
        </w:rPr>
      </w:pPr>
    </w:p>
    <w:p w14:paraId="630831AC" w14:textId="180C4274" w:rsidR="00C0475E" w:rsidRPr="00C878D7" w:rsidRDefault="00C0475E" w:rsidP="00200A9E">
      <w:pPr>
        <w:rPr>
          <w:b/>
          <w:szCs w:val="20"/>
          <w:u w:val="single"/>
        </w:rPr>
      </w:pPr>
      <w:r w:rsidRPr="00C878D7">
        <w:rPr>
          <w:b/>
          <w:szCs w:val="20"/>
          <w:u w:val="single"/>
        </w:rPr>
        <w:lastRenderedPageBreak/>
        <w:t>WEAPON TYPES (PERMANENT)</w:t>
      </w:r>
      <w:bookmarkEnd w:id="51"/>
    </w:p>
    <w:p w14:paraId="4C6688D3" w14:textId="77777777" w:rsidR="00C0475E" w:rsidRPr="0061436E" w:rsidRDefault="00C0475E" w:rsidP="00C0475E">
      <w:pPr>
        <w:rPr>
          <w:b/>
          <w:sz w:val="20"/>
          <w:szCs w:val="20"/>
          <w:u w:val="single"/>
        </w:rPr>
      </w:pPr>
    </w:p>
    <w:p w14:paraId="149BD6D4" w14:textId="47112D5F" w:rsidR="00C0475E" w:rsidRDefault="00C0475E" w:rsidP="00C0475E">
      <w:pPr>
        <w:rPr>
          <w:sz w:val="20"/>
          <w:szCs w:val="20"/>
        </w:rPr>
      </w:pPr>
      <w:r w:rsidRPr="0061436E">
        <w:rPr>
          <w:sz w:val="20"/>
          <w:szCs w:val="20"/>
        </w:rPr>
        <w:t>A variety of melee weapon types is used by the Legions.  For the purposes of Formation they are divided into Long Weapons</w:t>
      </w:r>
      <w:r w:rsidR="008A4EAD">
        <w:rPr>
          <w:sz w:val="20"/>
          <w:szCs w:val="20"/>
        </w:rPr>
        <w:t>, Short Weapons</w:t>
      </w:r>
      <w:r w:rsidRPr="0061436E">
        <w:rPr>
          <w:sz w:val="20"/>
          <w:szCs w:val="20"/>
        </w:rPr>
        <w:t xml:space="preserve"> </w:t>
      </w:r>
      <w:r w:rsidR="008A4EAD">
        <w:rPr>
          <w:sz w:val="20"/>
          <w:szCs w:val="20"/>
        </w:rPr>
        <w:t xml:space="preserve">and Semi Long Weapons as </w:t>
      </w:r>
      <w:r w:rsidRPr="0061436E">
        <w:rPr>
          <w:sz w:val="20"/>
          <w:szCs w:val="20"/>
        </w:rPr>
        <w:t>shown on the Weapon Length Table</w:t>
      </w:r>
      <w:r>
        <w:rPr>
          <w:sz w:val="20"/>
          <w:szCs w:val="20"/>
        </w:rPr>
        <w:t>.  Semi Long weapons are considered Long weapons for all purposes except for using Formation 23 to enter built up areas.</w:t>
      </w:r>
    </w:p>
    <w:p w14:paraId="398D4421" w14:textId="77777777" w:rsidR="00C0475E" w:rsidRPr="0061436E" w:rsidRDefault="00C0475E" w:rsidP="00C0475E">
      <w:pPr>
        <w:rPr>
          <w:sz w:val="20"/>
          <w:szCs w:val="20"/>
        </w:rPr>
      </w:pPr>
    </w:p>
    <w:p w14:paraId="7B7B79E8" w14:textId="37B3600D" w:rsidR="00C0475E" w:rsidRPr="0061436E" w:rsidRDefault="00C0475E" w:rsidP="00C0475E">
      <w:pPr>
        <w:rPr>
          <w:sz w:val="20"/>
          <w:szCs w:val="20"/>
        </w:rPr>
      </w:pPr>
      <w:r w:rsidRPr="0061436E">
        <w:rPr>
          <w:sz w:val="20"/>
          <w:szCs w:val="20"/>
        </w:rPr>
        <w:t>In addition some units use missile weapons.  These are specified on the unit card, and have different ranges.  They may use missile fire in the missile phase.  Two types of weapon (javelins and pistol cross bows) can be used to fire in the melee phase immediately prior to contact at short range</w:t>
      </w:r>
      <w:r>
        <w:rPr>
          <w:sz w:val="20"/>
          <w:szCs w:val="20"/>
        </w:rPr>
        <w:t xml:space="preserve">  (</w:t>
      </w:r>
      <w:r>
        <w:rPr>
          <w:sz w:val="20"/>
          <w:szCs w:val="20"/>
        </w:rPr>
        <w:fldChar w:fldCharType="begin"/>
      </w:r>
      <w:r>
        <w:rPr>
          <w:sz w:val="20"/>
          <w:szCs w:val="20"/>
        </w:rPr>
        <w:instrText xml:space="preserve"> REF _Ref484858407 \r \h </w:instrText>
      </w:r>
      <w:r>
        <w:rPr>
          <w:sz w:val="20"/>
          <w:szCs w:val="20"/>
        </w:rPr>
      </w:r>
      <w:r>
        <w:rPr>
          <w:sz w:val="20"/>
          <w:szCs w:val="20"/>
        </w:rPr>
        <w:fldChar w:fldCharType="separate"/>
      </w:r>
      <w:r w:rsidR="00996996">
        <w:rPr>
          <w:sz w:val="20"/>
          <w:szCs w:val="20"/>
        </w:rPr>
        <w:t>J7</w:t>
      </w:r>
      <w:r>
        <w:rPr>
          <w:sz w:val="20"/>
          <w:szCs w:val="20"/>
        </w:rPr>
        <w:fldChar w:fldCharType="end"/>
      </w:r>
      <w:r>
        <w:rPr>
          <w:sz w:val="20"/>
          <w:szCs w:val="20"/>
        </w:rPr>
        <w:t>).  A small number of missile units from the viler parts of Tekumel are equipped with Poison Arrows;  if captured these are immediately sacrificed to Lord Hr’sh).</w:t>
      </w:r>
    </w:p>
    <w:p w14:paraId="4B00A3E7" w14:textId="77777777" w:rsidR="00C0475E" w:rsidRPr="0061436E" w:rsidRDefault="00C0475E" w:rsidP="00C0475E">
      <w:pPr>
        <w:rPr>
          <w:b/>
          <w:sz w:val="20"/>
          <w:szCs w:val="20"/>
          <w:u w:val="single"/>
        </w:rPr>
      </w:pPr>
    </w:p>
    <w:p w14:paraId="729CC109" w14:textId="77777777" w:rsidR="00C0475E" w:rsidRPr="00C878D7" w:rsidRDefault="00C0475E" w:rsidP="00C0475E">
      <w:pPr>
        <w:pStyle w:val="ListParagraph"/>
        <w:numPr>
          <w:ilvl w:val="1"/>
          <w:numId w:val="3"/>
        </w:numPr>
        <w:rPr>
          <w:b/>
          <w:szCs w:val="20"/>
          <w:u w:val="single"/>
        </w:rPr>
      </w:pPr>
      <w:r w:rsidRPr="00C878D7">
        <w:rPr>
          <w:b/>
          <w:szCs w:val="20"/>
          <w:u w:val="single"/>
        </w:rPr>
        <w:t xml:space="preserve">FORMATION (TRANSIENT) </w:t>
      </w:r>
    </w:p>
    <w:p w14:paraId="02A67A99" w14:textId="77777777" w:rsidR="00C0475E" w:rsidRDefault="00C0475E" w:rsidP="00C0475E">
      <w:pPr>
        <w:rPr>
          <w:b/>
          <w:sz w:val="20"/>
          <w:szCs w:val="20"/>
          <w:u w:val="single"/>
        </w:rPr>
      </w:pPr>
    </w:p>
    <w:p w14:paraId="47B9EAAA" w14:textId="6C4FB9D1" w:rsidR="00C0475E" w:rsidRDefault="00C0475E" w:rsidP="00C0475E">
      <w:pPr>
        <w:rPr>
          <w:sz w:val="20"/>
          <w:szCs w:val="20"/>
        </w:rPr>
      </w:pPr>
      <w:r>
        <w:rPr>
          <w:sz w:val="20"/>
          <w:szCs w:val="20"/>
        </w:rPr>
        <w:t>U</w:t>
      </w:r>
      <w:r w:rsidRPr="00C5304E">
        <w:rPr>
          <w:sz w:val="20"/>
          <w:szCs w:val="20"/>
        </w:rPr>
        <w:t>nits have a formation at all times</w:t>
      </w:r>
      <w:r>
        <w:rPr>
          <w:sz w:val="20"/>
          <w:szCs w:val="20"/>
        </w:rPr>
        <w:t xml:space="preserve"> (</w:t>
      </w:r>
      <w:r>
        <w:rPr>
          <w:sz w:val="20"/>
          <w:szCs w:val="20"/>
        </w:rPr>
        <w:fldChar w:fldCharType="begin"/>
      </w:r>
      <w:r>
        <w:rPr>
          <w:sz w:val="20"/>
          <w:szCs w:val="20"/>
        </w:rPr>
        <w:instrText xml:space="preserve"> REF _Ref4960819 \r \h </w:instrText>
      </w:r>
      <w:r>
        <w:rPr>
          <w:sz w:val="20"/>
          <w:szCs w:val="20"/>
        </w:rPr>
      </w:r>
      <w:r>
        <w:rPr>
          <w:sz w:val="20"/>
          <w:szCs w:val="20"/>
        </w:rPr>
        <w:fldChar w:fldCharType="separate"/>
      </w:r>
      <w:r w:rsidR="00996996">
        <w:rPr>
          <w:sz w:val="20"/>
          <w:szCs w:val="20"/>
        </w:rPr>
        <w:t>H</w:t>
      </w:r>
      <w:r>
        <w:rPr>
          <w:sz w:val="20"/>
          <w:szCs w:val="20"/>
        </w:rPr>
        <w:fldChar w:fldCharType="end"/>
      </w:r>
      <w:r>
        <w:rPr>
          <w:sz w:val="20"/>
          <w:szCs w:val="20"/>
        </w:rPr>
        <w:t xml:space="preserve">  -  </w:t>
      </w:r>
      <w:r w:rsidRPr="007106A8">
        <w:rPr>
          <w:sz w:val="12"/>
          <w:szCs w:val="20"/>
        </w:rPr>
        <w:fldChar w:fldCharType="begin"/>
      </w:r>
      <w:r w:rsidRPr="007106A8">
        <w:rPr>
          <w:sz w:val="12"/>
          <w:szCs w:val="20"/>
        </w:rPr>
        <w:instrText xml:space="preserve"> REF _Ref4960819 \h  \* MERGEFORMAT </w:instrText>
      </w:r>
      <w:r w:rsidRPr="007106A8">
        <w:rPr>
          <w:sz w:val="12"/>
          <w:szCs w:val="20"/>
        </w:rPr>
      </w:r>
      <w:r w:rsidRPr="007106A8">
        <w:rPr>
          <w:sz w:val="12"/>
          <w:szCs w:val="20"/>
        </w:rPr>
        <w:fldChar w:fldCharType="separate"/>
      </w:r>
      <w:r w:rsidR="00996996" w:rsidRPr="00996996">
        <w:rPr>
          <w:b/>
          <w:sz w:val="18"/>
          <w:szCs w:val="20"/>
          <w:u w:val="single"/>
        </w:rPr>
        <w:t>FORMATIONS AND MULTI UNIT LEGIONS</w:t>
      </w:r>
      <w:r w:rsidRPr="007106A8">
        <w:rPr>
          <w:sz w:val="12"/>
          <w:szCs w:val="20"/>
        </w:rPr>
        <w:fldChar w:fldCharType="end"/>
      </w:r>
      <w:r>
        <w:rPr>
          <w:sz w:val="12"/>
          <w:szCs w:val="20"/>
        </w:rPr>
        <w:t>)</w:t>
      </w:r>
      <w:r w:rsidRPr="007106A8">
        <w:rPr>
          <w:sz w:val="12"/>
          <w:szCs w:val="20"/>
        </w:rPr>
        <w:t xml:space="preserve">.  </w:t>
      </w:r>
      <w:r w:rsidRPr="00C5304E">
        <w:rPr>
          <w:sz w:val="20"/>
          <w:szCs w:val="20"/>
        </w:rPr>
        <w:t>This is marked on the unit card.  It</w:t>
      </w:r>
      <w:r w:rsidRPr="0061436E">
        <w:rPr>
          <w:sz w:val="20"/>
          <w:szCs w:val="20"/>
        </w:rPr>
        <w:t xml:space="preserve"> is altered by the Formation Change command.  Details of the different formations of the Empires are shown in the Formation Annexe and their characteristics are summarised in the Formation</w:t>
      </w:r>
      <w:r>
        <w:rPr>
          <w:sz w:val="20"/>
          <w:szCs w:val="20"/>
        </w:rPr>
        <w:t>s</w:t>
      </w:r>
      <w:r w:rsidRPr="0061436E">
        <w:rPr>
          <w:sz w:val="20"/>
          <w:szCs w:val="20"/>
        </w:rPr>
        <w:t xml:space="preserve"> Table (which also includes the different names the various Empires give the formations).</w:t>
      </w:r>
    </w:p>
    <w:p w14:paraId="426C669C" w14:textId="77777777" w:rsidR="00C0475E" w:rsidRPr="0061436E" w:rsidRDefault="00C0475E" w:rsidP="00C0475E">
      <w:pPr>
        <w:rPr>
          <w:b/>
          <w:sz w:val="20"/>
          <w:szCs w:val="20"/>
          <w:u w:val="single"/>
        </w:rPr>
      </w:pPr>
    </w:p>
    <w:p w14:paraId="53A939E6" w14:textId="77777777" w:rsidR="00C0475E" w:rsidRDefault="00C0475E" w:rsidP="00C0475E">
      <w:pPr>
        <w:pStyle w:val="ListParagraph"/>
        <w:numPr>
          <w:ilvl w:val="2"/>
          <w:numId w:val="3"/>
        </w:numPr>
        <w:rPr>
          <w:b/>
          <w:sz w:val="20"/>
          <w:szCs w:val="20"/>
          <w:u w:val="single"/>
        </w:rPr>
      </w:pPr>
      <w:r w:rsidRPr="00C878D7">
        <w:rPr>
          <w:b/>
          <w:szCs w:val="20"/>
          <w:u w:val="single"/>
        </w:rPr>
        <w:t>DENSITY</w:t>
      </w:r>
      <w:r>
        <w:rPr>
          <w:b/>
          <w:szCs w:val="20"/>
          <w:u w:val="single"/>
        </w:rPr>
        <w:t xml:space="preserve"> </w:t>
      </w:r>
      <w:r w:rsidRPr="00C878D7">
        <w:rPr>
          <w:b/>
          <w:szCs w:val="20"/>
          <w:u w:val="single"/>
        </w:rPr>
        <w:t xml:space="preserve"> (TRANSIENT)</w:t>
      </w:r>
    </w:p>
    <w:p w14:paraId="1E1F147C" w14:textId="77777777" w:rsidR="00C0475E" w:rsidRDefault="00C0475E" w:rsidP="00C0475E">
      <w:pPr>
        <w:rPr>
          <w:b/>
          <w:sz w:val="20"/>
          <w:szCs w:val="20"/>
          <w:u w:val="single"/>
        </w:rPr>
      </w:pPr>
    </w:p>
    <w:p w14:paraId="29618A0D" w14:textId="43A57456" w:rsidR="00C0475E" w:rsidRPr="00C5304E" w:rsidRDefault="00C0475E" w:rsidP="00C0475E">
      <w:pPr>
        <w:rPr>
          <w:sz w:val="20"/>
          <w:szCs w:val="20"/>
        </w:rPr>
      </w:pPr>
      <w:r w:rsidRPr="00C5304E">
        <w:rPr>
          <w:sz w:val="20"/>
          <w:szCs w:val="20"/>
        </w:rPr>
        <w:t>The formation chosen sets the density of the unit.  This affects the unit’s susceptibility to missile fire.  Density can be Tight (</w:t>
      </w:r>
      <w:r>
        <w:rPr>
          <w:sz w:val="20"/>
          <w:szCs w:val="20"/>
        </w:rPr>
        <w:t xml:space="preserve">T), </w:t>
      </w:r>
      <w:r w:rsidRPr="00C5304E">
        <w:rPr>
          <w:sz w:val="20"/>
          <w:szCs w:val="20"/>
        </w:rPr>
        <w:t xml:space="preserve">typical of Phalangian formations, </w:t>
      </w:r>
      <w:bookmarkStart w:id="52" w:name="_Hlk117858955"/>
      <w:r>
        <w:rPr>
          <w:sz w:val="20"/>
          <w:szCs w:val="20"/>
        </w:rPr>
        <w:t>Chequer</w:t>
      </w:r>
      <w:r w:rsidRPr="00C5304E">
        <w:rPr>
          <w:sz w:val="20"/>
          <w:szCs w:val="20"/>
        </w:rPr>
        <w:t xml:space="preserve"> </w:t>
      </w:r>
      <w:r>
        <w:rPr>
          <w:sz w:val="20"/>
          <w:szCs w:val="20"/>
        </w:rPr>
        <w:t>(CHE)</w:t>
      </w:r>
      <w:r w:rsidRPr="00C5304E">
        <w:rPr>
          <w:sz w:val="20"/>
          <w:szCs w:val="20"/>
        </w:rPr>
        <w:t xml:space="preserve"> </w:t>
      </w:r>
      <w:bookmarkEnd w:id="52"/>
      <w:r w:rsidRPr="00C5304E">
        <w:rPr>
          <w:sz w:val="20"/>
          <w:szCs w:val="20"/>
        </w:rPr>
        <w:t>reflect</w:t>
      </w:r>
      <w:r>
        <w:rPr>
          <w:sz w:val="20"/>
          <w:szCs w:val="20"/>
        </w:rPr>
        <w:t>ing</w:t>
      </w:r>
      <w:r w:rsidRPr="00C5304E">
        <w:rPr>
          <w:sz w:val="20"/>
          <w:szCs w:val="20"/>
        </w:rPr>
        <w:t xml:space="preserve"> the flexibility of manipular type formations, Open </w:t>
      </w:r>
      <w:r>
        <w:rPr>
          <w:sz w:val="20"/>
          <w:szCs w:val="20"/>
        </w:rPr>
        <w:t xml:space="preserve">(O), typically </w:t>
      </w:r>
      <w:r w:rsidRPr="00C5304E">
        <w:rPr>
          <w:sz w:val="20"/>
          <w:szCs w:val="20"/>
        </w:rPr>
        <w:t>missile formation</w:t>
      </w:r>
      <w:r>
        <w:rPr>
          <w:sz w:val="20"/>
          <w:szCs w:val="20"/>
        </w:rPr>
        <w:t>s</w:t>
      </w:r>
      <w:r w:rsidRPr="00C5304E">
        <w:rPr>
          <w:sz w:val="20"/>
          <w:szCs w:val="20"/>
        </w:rPr>
        <w:t xml:space="preserve"> and Loose </w:t>
      </w:r>
      <w:r>
        <w:rPr>
          <w:sz w:val="20"/>
          <w:szCs w:val="20"/>
        </w:rPr>
        <w:t>(L), s</w:t>
      </w:r>
      <w:r w:rsidRPr="00C5304E">
        <w:rPr>
          <w:sz w:val="20"/>
          <w:szCs w:val="20"/>
        </w:rPr>
        <w:t>kirmish type formations.</w:t>
      </w:r>
      <w:r>
        <w:rPr>
          <w:sz w:val="20"/>
          <w:szCs w:val="20"/>
        </w:rPr>
        <w:t xml:space="preserve">  </w:t>
      </w:r>
    </w:p>
    <w:p w14:paraId="1DF9E69F" w14:textId="77777777" w:rsidR="00C0475E" w:rsidRPr="00C5304E" w:rsidRDefault="00C0475E" w:rsidP="00C0475E">
      <w:pPr>
        <w:rPr>
          <w:sz w:val="20"/>
          <w:szCs w:val="20"/>
        </w:rPr>
      </w:pPr>
    </w:p>
    <w:p w14:paraId="171129B2" w14:textId="77777777" w:rsidR="00C0475E" w:rsidRPr="00C878D7" w:rsidRDefault="00C0475E" w:rsidP="00C0475E">
      <w:pPr>
        <w:pStyle w:val="ListParagraph"/>
        <w:numPr>
          <w:ilvl w:val="1"/>
          <w:numId w:val="3"/>
        </w:numPr>
        <w:rPr>
          <w:b/>
          <w:szCs w:val="20"/>
          <w:u w:val="single"/>
        </w:rPr>
      </w:pPr>
      <w:r w:rsidRPr="00C878D7">
        <w:rPr>
          <w:b/>
          <w:szCs w:val="20"/>
          <w:u w:val="single"/>
        </w:rPr>
        <w:t>COHESION HITS (TRANSIENT)</w:t>
      </w:r>
    </w:p>
    <w:p w14:paraId="08795388" w14:textId="77777777" w:rsidR="00C0475E" w:rsidRPr="0061436E" w:rsidRDefault="00C0475E" w:rsidP="00C0475E">
      <w:pPr>
        <w:rPr>
          <w:b/>
          <w:sz w:val="20"/>
          <w:szCs w:val="20"/>
          <w:u w:val="single"/>
        </w:rPr>
      </w:pPr>
    </w:p>
    <w:p w14:paraId="31862EEC" w14:textId="79F540A2" w:rsidR="00C0475E" w:rsidRPr="0061436E" w:rsidRDefault="00C0475E" w:rsidP="00C0475E">
      <w:pPr>
        <w:rPr>
          <w:sz w:val="20"/>
          <w:szCs w:val="20"/>
        </w:rPr>
      </w:pPr>
      <w:r w:rsidRPr="0061436E">
        <w:rPr>
          <w:sz w:val="20"/>
          <w:szCs w:val="20"/>
        </w:rPr>
        <w:t>Units start the battle with zero cohesion hits (unless Battle Instructions specify otherwise).  Activities during the battle will increase or decrease this number (such as terrain, battlefield events or combat).  The current number of hits is recorded on the unit card.  Details of how to use this are in</w:t>
      </w:r>
      <w:r>
        <w:rPr>
          <w:sz w:val="20"/>
          <w:szCs w:val="20"/>
        </w:rPr>
        <w:t xml:space="preserve"> (</w:t>
      </w:r>
      <w:r>
        <w:rPr>
          <w:b/>
          <w:sz w:val="20"/>
          <w:szCs w:val="20"/>
        </w:rPr>
        <w:fldChar w:fldCharType="begin"/>
      </w:r>
      <w:r>
        <w:rPr>
          <w:b/>
          <w:sz w:val="20"/>
          <w:szCs w:val="20"/>
        </w:rPr>
        <w:instrText xml:space="preserve"> REF _Ref394826193 \r \h </w:instrText>
      </w:r>
      <w:r>
        <w:rPr>
          <w:b/>
          <w:sz w:val="20"/>
          <w:szCs w:val="20"/>
        </w:rPr>
      </w:r>
      <w:r>
        <w:rPr>
          <w:b/>
          <w:sz w:val="20"/>
          <w:szCs w:val="20"/>
        </w:rPr>
        <w:fldChar w:fldCharType="separate"/>
      </w:r>
      <w:r w:rsidR="00996996">
        <w:rPr>
          <w:b/>
          <w:sz w:val="20"/>
          <w:szCs w:val="20"/>
        </w:rPr>
        <w:t>F</w:t>
      </w:r>
      <w:r>
        <w:rPr>
          <w:b/>
          <w:sz w:val="20"/>
          <w:szCs w:val="20"/>
        </w:rPr>
        <w:fldChar w:fldCharType="end"/>
      </w:r>
      <w:r>
        <w:rPr>
          <w:b/>
          <w:sz w:val="20"/>
          <w:szCs w:val="20"/>
        </w:rPr>
        <w:t xml:space="preserve"> Cohesion)</w:t>
      </w:r>
    </w:p>
    <w:p w14:paraId="03C2D527" w14:textId="77777777" w:rsidR="00C0475E" w:rsidRPr="0061436E" w:rsidRDefault="00C0475E" w:rsidP="00C0475E">
      <w:pPr>
        <w:pStyle w:val="ListParagraph"/>
        <w:ind w:left="227"/>
        <w:rPr>
          <w:sz w:val="20"/>
          <w:szCs w:val="20"/>
        </w:rPr>
      </w:pPr>
    </w:p>
    <w:p w14:paraId="6477DC3C" w14:textId="77777777" w:rsidR="00C0475E" w:rsidRDefault="00C0475E" w:rsidP="00C0475E">
      <w:pPr>
        <w:pStyle w:val="ListParagraph"/>
        <w:numPr>
          <w:ilvl w:val="1"/>
          <w:numId w:val="3"/>
        </w:numPr>
        <w:rPr>
          <w:b/>
          <w:szCs w:val="20"/>
          <w:u w:val="single"/>
        </w:rPr>
      </w:pPr>
      <w:bookmarkStart w:id="53" w:name="_Ref4957211"/>
      <w:r w:rsidRPr="00C878D7">
        <w:rPr>
          <w:b/>
          <w:szCs w:val="20"/>
          <w:u w:val="single"/>
        </w:rPr>
        <w:t>STATE (TRANSIENT)</w:t>
      </w:r>
      <w:bookmarkEnd w:id="53"/>
    </w:p>
    <w:p w14:paraId="6548C3EF" w14:textId="77777777" w:rsidR="00C0475E" w:rsidRDefault="00C0475E" w:rsidP="00C0475E">
      <w:pPr>
        <w:rPr>
          <w:b/>
          <w:szCs w:val="20"/>
          <w:u w:val="single"/>
        </w:rPr>
      </w:pPr>
    </w:p>
    <w:p w14:paraId="3391955F" w14:textId="117D1B37" w:rsidR="00C0475E" w:rsidRPr="002E221B" w:rsidRDefault="00C0475E" w:rsidP="00C0475E">
      <w:pPr>
        <w:rPr>
          <w:b/>
          <w:sz w:val="20"/>
          <w:szCs w:val="20"/>
        </w:rPr>
      </w:pPr>
      <w:r w:rsidRPr="0061436E">
        <w:rPr>
          <w:sz w:val="20"/>
          <w:szCs w:val="20"/>
        </w:rPr>
        <w:t xml:space="preserve">The number of cohesion hits affects a unit’s State;  the number of hits required varies with each unit (see Unit Cards).  The states a unit can be in are </w:t>
      </w:r>
      <w:r w:rsidRPr="0061436E">
        <w:rPr>
          <w:b/>
          <w:sz w:val="20"/>
          <w:szCs w:val="20"/>
        </w:rPr>
        <w:t>Good / Disordered / Shaken / Broken</w:t>
      </w:r>
      <w:r w:rsidRPr="0061436E">
        <w:rPr>
          <w:sz w:val="20"/>
          <w:szCs w:val="20"/>
        </w:rPr>
        <w:t xml:space="preserve">.  These affect </w:t>
      </w:r>
      <w:r>
        <w:rPr>
          <w:sz w:val="20"/>
          <w:szCs w:val="20"/>
        </w:rPr>
        <w:t>its Benders in various activities (melee, missile, QC etc).  When a unit reaches Broken it is removed from the field immediately</w:t>
      </w:r>
      <w:r w:rsidRPr="002E221B">
        <w:rPr>
          <w:b/>
          <w:sz w:val="20"/>
          <w:szCs w:val="20"/>
        </w:rPr>
        <w:t>.  It cannot recover or be rallied. (</w:t>
      </w:r>
      <w:r w:rsidRPr="002E221B">
        <w:rPr>
          <w:b/>
          <w:sz w:val="20"/>
          <w:szCs w:val="20"/>
        </w:rPr>
        <w:fldChar w:fldCharType="begin"/>
      </w:r>
      <w:r w:rsidRPr="002E221B">
        <w:rPr>
          <w:b/>
          <w:sz w:val="20"/>
          <w:szCs w:val="20"/>
        </w:rPr>
        <w:instrText xml:space="preserve"> REF _Ref402012233 \r \h </w:instrText>
      </w:r>
      <w:r>
        <w:rPr>
          <w:b/>
          <w:sz w:val="20"/>
          <w:szCs w:val="20"/>
        </w:rPr>
        <w:instrText xml:space="preserve"> \* MERGEFORMAT </w:instrText>
      </w:r>
      <w:r w:rsidRPr="002E221B">
        <w:rPr>
          <w:b/>
          <w:sz w:val="20"/>
          <w:szCs w:val="20"/>
        </w:rPr>
      </w:r>
      <w:r w:rsidRPr="002E221B">
        <w:rPr>
          <w:b/>
          <w:sz w:val="20"/>
          <w:szCs w:val="20"/>
        </w:rPr>
        <w:fldChar w:fldCharType="separate"/>
      </w:r>
      <w:r w:rsidR="00996996">
        <w:rPr>
          <w:b/>
          <w:sz w:val="20"/>
          <w:szCs w:val="20"/>
        </w:rPr>
        <w:t>F5</w:t>
      </w:r>
      <w:r w:rsidRPr="002E221B">
        <w:rPr>
          <w:b/>
          <w:sz w:val="20"/>
          <w:szCs w:val="20"/>
        </w:rPr>
        <w:fldChar w:fldCharType="end"/>
      </w:r>
      <w:r w:rsidRPr="002E221B">
        <w:rPr>
          <w:b/>
          <w:sz w:val="20"/>
          <w:szCs w:val="20"/>
        </w:rPr>
        <w:t>)</w:t>
      </w:r>
    </w:p>
    <w:p w14:paraId="731C266A" w14:textId="77777777" w:rsidR="00C0475E" w:rsidRPr="006242B9" w:rsidRDefault="00C0475E" w:rsidP="00C0475E">
      <w:pPr>
        <w:rPr>
          <w:b/>
          <w:szCs w:val="20"/>
          <w:u w:val="single"/>
        </w:rPr>
      </w:pPr>
    </w:p>
    <w:p w14:paraId="19FAA699" w14:textId="77777777" w:rsidR="00C0475E" w:rsidRDefault="00C0475E" w:rsidP="00C0475E">
      <w:pPr>
        <w:pStyle w:val="ListParagraph"/>
        <w:numPr>
          <w:ilvl w:val="1"/>
          <w:numId w:val="3"/>
        </w:numPr>
        <w:rPr>
          <w:b/>
          <w:szCs w:val="20"/>
          <w:u w:val="single"/>
        </w:rPr>
      </w:pPr>
      <w:bookmarkStart w:id="54" w:name="_Ref401957966"/>
      <w:bookmarkStart w:id="55" w:name="_Ref4872153"/>
      <w:r>
        <w:rPr>
          <w:b/>
          <w:szCs w:val="20"/>
          <w:u w:val="single"/>
        </w:rPr>
        <w:t>PORTABLE DEFENCES</w:t>
      </w:r>
      <w:bookmarkEnd w:id="54"/>
      <w:r>
        <w:rPr>
          <w:b/>
          <w:szCs w:val="20"/>
          <w:u w:val="single"/>
        </w:rPr>
        <w:t xml:space="preserve"> </w:t>
      </w:r>
      <w:r w:rsidRPr="00C878D7">
        <w:rPr>
          <w:b/>
          <w:szCs w:val="20"/>
          <w:u w:val="single"/>
        </w:rPr>
        <w:t xml:space="preserve"> (TRANSIENT)</w:t>
      </w:r>
      <w:bookmarkEnd w:id="55"/>
    </w:p>
    <w:p w14:paraId="3FD5F940" w14:textId="77777777" w:rsidR="00C0475E" w:rsidRDefault="00C0475E" w:rsidP="00C0475E">
      <w:pPr>
        <w:rPr>
          <w:b/>
          <w:szCs w:val="20"/>
          <w:u w:val="single"/>
        </w:rPr>
      </w:pPr>
    </w:p>
    <w:p w14:paraId="0EC7D289" w14:textId="77777777" w:rsidR="00C0475E" w:rsidRPr="0061436E" w:rsidRDefault="00C0475E" w:rsidP="00C0475E">
      <w:pPr>
        <w:rPr>
          <w:sz w:val="20"/>
          <w:szCs w:val="20"/>
        </w:rPr>
      </w:pPr>
      <w:r w:rsidRPr="006242B9">
        <w:rPr>
          <w:sz w:val="20"/>
          <w:szCs w:val="20"/>
        </w:rPr>
        <w:t xml:space="preserve">Light </w:t>
      </w:r>
      <w:r>
        <w:rPr>
          <w:sz w:val="20"/>
          <w:szCs w:val="20"/>
        </w:rPr>
        <w:t xml:space="preserve">units </w:t>
      </w:r>
      <w:r w:rsidRPr="006242B9">
        <w:rPr>
          <w:sz w:val="20"/>
          <w:szCs w:val="20"/>
        </w:rPr>
        <w:t xml:space="preserve">and medium </w:t>
      </w:r>
      <w:r>
        <w:rPr>
          <w:sz w:val="20"/>
          <w:szCs w:val="20"/>
        </w:rPr>
        <w:t xml:space="preserve">missile capable </w:t>
      </w:r>
      <w:r w:rsidRPr="006242B9">
        <w:rPr>
          <w:sz w:val="20"/>
          <w:szCs w:val="20"/>
        </w:rPr>
        <w:t xml:space="preserve">units </w:t>
      </w:r>
      <w:r>
        <w:rPr>
          <w:sz w:val="20"/>
          <w:szCs w:val="20"/>
        </w:rPr>
        <w:t>are</w:t>
      </w:r>
      <w:r w:rsidRPr="006242B9">
        <w:rPr>
          <w:sz w:val="20"/>
          <w:szCs w:val="20"/>
        </w:rPr>
        <w:t xml:space="preserve"> equipped with portable defences (caltrops, stakes etc).</w:t>
      </w:r>
      <w:r w:rsidRPr="006242B9">
        <w:rPr>
          <w:sz w:val="16"/>
          <w:szCs w:val="20"/>
        </w:rPr>
        <w:t xml:space="preserve">  </w:t>
      </w:r>
      <w:r w:rsidRPr="006242B9">
        <w:rPr>
          <w:sz w:val="20"/>
          <w:szCs w:val="20"/>
        </w:rPr>
        <w:t>They</w:t>
      </w:r>
      <w:r w:rsidRPr="0061436E">
        <w:rPr>
          <w:sz w:val="20"/>
          <w:szCs w:val="20"/>
        </w:rPr>
        <w:t xml:space="preserve"> are automatically set up whenever the unit stops when they are considered </w:t>
      </w:r>
      <w:r w:rsidRPr="008C6611">
        <w:rPr>
          <w:b/>
          <w:sz w:val="20"/>
          <w:szCs w:val="20"/>
        </w:rPr>
        <w:t>Field Fortification 0</w:t>
      </w:r>
      <w:r w:rsidRPr="0061436E">
        <w:rPr>
          <w:sz w:val="20"/>
          <w:szCs w:val="20"/>
        </w:rPr>
        <w:t xml:space="preserve">. </w:t>
      </w:r>
      <w:r>
        <w:rPr>
          <w:sz w:val="20"/>
          <w:szCs w:val="20"/>
        </w:rPr>
        <w:t>(</w:t>
      </w:r>
      <w:r w:rsidRPr="003B6F1F">
        <w:rPr>
          <w:b/>
          <w:bCs/>
          <w:sz w:val="20"/>
          <w:szCs w:val="20"/>
        </w:rPr>
        <w:t>FF0</w:t>
      </w:r>
      <w:r>
        <w:rPr>
          <w:sz w:val="20"/>
          <w:szCs w:val="20"/>
        </w:rPr>
        <w:t xml:space="preserve">) </w:t>
      </w:r>
      <w:r w:rsidRPr="0061436E">
        <w:rPr>
          <w:sz w:val="20"/>
          <w:szCs w:val="20"/>
        </w:rPr>
        <w:t xml:space="preserve">This is Affecting and any unit moving to contact over it takes a Terrain CH.  </w:t>
      </w:r>
    </w:p>
    <w:p w14:paraId="22E493C9" w14:textId="77777777" w:rsidR="00C0475E" w:rsidRPr="0061436E" w:rsidRDefault="00C0475E" w:rsidP="00C0475E">
      <w:pPr>
        <w:rPr>
          <w:sz w:val="20"/>
          <w:szCs w:val="20"/>
        </w:rPr>
      </w:pPr>
    </w:p>
    <w:p w14:paraId="36063A78" w14:textId="0A3FC84B" w:rsidR="00C0475E" w:rsidRPr="00083499" w:rsidRDefault="00C0475E" w:rsidP="00C0475E">
      <w:pPr>
        <w:rPr>
          <w:b/>
          <w:szCs w:val="20"/>
          <w:u w:val="single"/>
        </w:rPr>
      </w:pPr>
      <w:r>
        <w:rPr>
          <w:sz w:val="20"/>
          <w:szCs w:val="20"/>
        </w:rPr>
        <w:t>A</w:t>
      </w:r>
      <w:r w:rsidRPr="0061436E">
        <w:rPr>
          <w:sz w:val="20"/>
          <w:szCs w:val="20"/>
        </w:rPr>
        <w:t xml:space="preserve"> unit with such portable defences may be issued a </w:t>
      </w:r>
      <w:r>
        <w:rPr>
          <w:sz w:val="20"/>
          <w:szCs w:val="20"/>
        </w:rPr>
        <w:t>Dig In Command</w:t>
      </w:r>
      <w:r w:rsidRPr="0061436E">
        <w:rPr>
          <w:sz w:val="20"/>
          <w:szCs w:val="20"/>
        </w:rPr>
        <w:t xml:space="preserve"> to enhance their effectiveness (QC required).  </w:t>
      </w:r>
      <w:r>
        <w:rPr>
          <w:sz w:val="20"/>
          <w:szCs w:val="20"/>
        </w:rPr>
        <w:t xml:space="preserve">This action permits them to be treated as </w:t>
      </w:r>
      <w:r>
        <w:rPr>
          <w:b/>
          <w:sz w:val="20"/>
          <w:szCs w:val="20"/>
        </w:rPr>
        <w:t>F</w:t>
      </w:r>
      <w:r w:rsidRPr="00680D3D">
        <w:rPr>
          <w:b/>
          <w:sz w:val="20"/>
          <w:szCs w:val="20"/>
        </w:rPr>
        <w:t>F1</w:t>
      </w:r>
      <w:r w:rsidR="00894592">
        <w:rPr>
          <w:sz w:val="20"/>
          <w:szCs w:val="20"/>
        </w:rPr>
        <w:t xml:space="preserve"> and if a GaG result is achieved the FF1 defence bonus is increased to + 4.  </w:t>
      </w:r>
      <w:r>
        <w:rPr>
          <w:sz w:val="20"/>
          <w:szCs w:val="20"/>
        </w:rPr>
        <w:t xml:space="preserve"> If the unit </w:t>
      </w:r>
      <w:r w:rsidR="00894592">
        <w:rPr>
          <w:sz w:val="20"/>
          <w:szCs w:val="20"/>
        </w:rPr>
        <w:t>subsequently</w:t>
      </w:r>
      <w:r>
        <w:rPr>
          <w:sz w:val="20"/>
          <w:szCs w:val="20"/>
        </w:rPr>
        <w:t xml:space="preserve"> moves the portable defences are automatically discarded and this should be marked on the unit card.  The units behind these FF1 do not get any Cover benefit against missile fire.</w:t>
      </w:r>
    </w:p>
    <w:p w14:paraId="27FDED21" w14:textId="77777777" w:rsidR="00C0475E" w:rsidRDefault="00C0475E" w:rsidP="00C0475E">
      <w:pPr>
        <w:rPr>
          <w:b/>
          <w:sz w:val="20"/>
          <w:szCs w:val="20"/>
          <w:u w:val="single"/>
        </w:rPr>
      </w:pPr>
    </w:p>
    <w:p w14:paraId="43C4A5B7" w14:textId="77777777" w:rsidR="00C0475E" w:rsidRPr="0061436E" w:rsidRDefault="00C0475E" w:rsidP="00C0475E">
      <w:pPr>
        <w:pStyle w:val="ListParagraph"/>
        <w:numPr>
          <w:ilvl w:val="1"/>
          <w:numId w:val="3"/>
        </w:numPr>
        <w:rPr>
          <w:b/>
          <w:sz w:val="20"/>
          <w:szCs w:val="20"/>
          <w:u w:val="single"/>
        </w:rPr>
      </w:pPr>
      <w:r w:rsidRPr="00C878D7">
        <w:rPr>
          <w:b/>
          <w:szCs w:val="20"/>
          <w:u w:val="single"/>
        </w:rPr>
        <w:t>CASUALTIES</w:t>
      </w:r>
    </w:p>
    <w:p w14:paraId="6A16482D" w14:textId="77777777" w:rsidR="00C0475E" w:rsidRPr="0061436E" w:rsidRDefault="00C0475E" w:rsidP="00C0475E">
      <w:pPr>
        <w:rPr>
          <w:b/>
          <w:sz w:val="20"/>
          <w:szCs w:val="20"/>
          <w:u w:val="single"/>
        </w:rPr>
      </w:pPr>
    </w:p>
    <w:p w14:paraId="73DBD95C" w14:textId="77777777" w:rsidR="00C0475E" w:rsidRDefault="00C0475E" w:rsidP="00C0475E">
      <w:pPr>
        <w:rPr>
          <w:sz w:val="20"/>
          <w:szCs w:val="20"/>
        </w:rPr>
      </w:pPr>
      <w:r w:rsidRPr="0061436E">
        <w:rPr>
          <w:sz w:val="20"/>
          <w:szCs w:val="20"/>
        </w:rPr>
        <w:t>There are no casualties</w:t>
      </w:r>
      <w:r>
        <w:rPr>
          <w:sz w:val="20"/>
          <w:szCs w:val="20"/>
        </w:rPr>
        <w:t>, and no removal of figures</w:t>
      </w:r>
      <w:r w:rsidRPr="0061436E">
        <w:rPr>
          <w:sz w:val="20"/>
          <w:szCs w:val="20"/>
        </w:rPr>
        <w:t>.</w:t>
      </w:r>
    </w:p>
    <w:p w14:paraId="542E97A8" w14:textId="77777777" w:rsidR="00C0475E" w:rsidRPr="0061436E" w:rsidRDefault="00C0475E" w:rsidP="00C0475E">
      <w:pPr>
        <w:rPr>
          <w:sz w:val="20"/>
          <w:szCs w:val="20"/>
        </w:rPr>
      </w:pPr>
    </w:p>
    <w:p w14:paraId="1A7CDDFA" w14:textId="77777777" w:rsidR="00C0475E" w:rsidRPr="00F91F67" w:rsidRDefault="00C0475E" w:rsidP="00C0475E">
      <w:pPr>
        <w:pStyle w:val="ListParagraph"/>
        <w:numPr>
          <w:ilvl w:val="0"/>
          <w:numId w:val="3"/>
        </w:numPr>
        <w:rPr>
          <w:b/>
          <w:sz w:val="20"/>
          <w:szCs w:val="20"/>
          <w:u w:val="single"/>
        </w:rPr>
      </w:pPr>
      <w:bookmarkStart w:id="56" w:name="_Ref486027821"/>
      <w:bookmarkStart w:id="57" w:name="_Ref4960819"/>
      <w:r w:rsidRPr="001832EE">
        <w:rPr>
          <w:b/>
          <w:sz w:val="28"/>
          <w:szCs w:val="20"/>
          <w:u w:val="single"/>
        </w:rPr>
        <w:t>FORMATIONS</w:t>
      </w:r>
      <w:bookmarkEnd w:id="56"/>
      <w:r>
        <w:rPr>
          <w:b/>
          <w:sz w:val="28"/>
          <w:szCs w:val="20"/>
          <w:u w:val="single"/>
        </w:rPr>
        <w:t xml:space="preserve"> AND MULTI UNIT LEGIONS</w:t>
      </w:r>
      <w:bookmarkEnd w:id="57"/>
    </w:p>
    <w:p w14:paraId="435C8069" w14:textId="77777777" w:rsidR="00C0475E" w:rsidRPr="004364AB" w:rsidRDefault="00C0475E" w:rsidP="00C0475E">
      <w:pPr>
        <w:pStyle w:val="ListParagraph"/>
        <w:ind w:left="454"/>
        <w:rPr>
          <w:b/>
          <w:sz w:val="20"/>
          <w:szCs w:val="20"/>
          <w:u w:val="single"/>
        </w:rPr>
      </w:pPr>
    </w:p>
    <w:p w14:paraId="4EB705A6" w14:textId="77777777" w:rsidR="00C0475E" w:rsidRPr="0061436E" w:rsidRDefault="00C0475E" w:rsidP="00C0475E">
      <w:pPr>
        <w:pStyle w:val="ListParagraph"/>
        <w:ind w:left="454"/>
        <w:rPr>
          <w:b/>
          <w:sz w:val="20"/>
          <w:szCs w:val="20"/>
          <w:u w:val="single"/>
        </w:rPr>
      </w:pPr>
    </w:p>
    <w:p w14:paraId="5E609269" w14:textId="77777777" w:rsidR="00C0475E" w:rsidRPr="0061436E" w:rsidRDefault="00C0475E" w:rsidP="00C0475E">
      <w:pPr>
        <w:rPr>
          <w:b/>
          <w:sz w:val="20"/>
          <w:szCs w:val="20"/>
          <w:u w:val="single"/>
        </w:rPr>
      </w:pPr>
      <w:r w:rsidRPr="0061436E">
        <w:rPr>
          <w:noProof/>
          <w:sz w:val="20"/>
          <w:szCs w:val="20"/>
          <w:lang w:eastAsia="en-GB"/>
        </w:rPr>
        <w:lastRenderedPageBreak/>
        <w:drawing>
          <wp:inline distT="0" distB="0" distL="0" distR="0" wp14:anchorId="26F263CE" wp14:editId="3BEBAA5B">
            <wp:extent cx="3267709" cy="2060154"/>
            <wp:effectExtent l="0" t="0" r="9525" b="0"/>
            <wp:docPr id="14" name="Picture 14" descr="http://www.globalsecurity.org/military/library/policy/army/accp/in0800/fig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lobalsecurity.org/military/library/policy/army/accp/in0800/fig2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2128" cy="2062940"/>
                    </a:xfrm>
                    <a:prstGeom prst="rect">
                      <a:avLst/>
                    </a:prstGeom>
                    <a:noFill/>
                    <a:ln>
                      <a:noFill/>
                    </a:ln>
                  </pic:spPr>
                </pic:pic>
              </a:graphicData>
            </a:graphic>
          </wp:inline>
        </w:drawing>
      </w:r>
      <w:r>
        <w:rPr>
          <w:b/>
          <w:sz w:val="20"/>
          <w:szCs w:val="20"/>
          <w:u w:val="single"/>
        </w:rPr>
        <w:t xml:space="preserve">             </w:t>
      </w:r>
      <w:r w:rsidRPr="0061436E">
        <w:rPr>
          <w:noProof/>
          <w:sz w:val="20"/>
          <w:szCs w:val="20"/>
          <w:lang w:eastAsia="en-GB"/>
        </w:rPr>
        <w:drawing>
          <wp:inline distT="0" distB="0" distL="0" distR="0" wp14:anchorId="5AF33AB3" wp14:editId="401FD678">
            <wp:extent cx="1996744" cy="2056523"/>
            <wp:effectExtent l="0" t="0" r="3810" b="1270"/>
            <wp:docPr id="27" name="Picture 27" descr="http://a2.att.hudong.com/74/60/013000003270001232636054877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2.att.hudong.com/74/60/0130000032700012326360548776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6896" cy="2056680"/>
                    </a:xfrm>
                    <a:prstGeom prst="rect">
                      <a:avLst/>
                    </a:prstGeom>
                    <a:noFill/>
                    <a:ln>
                      <a:noFill/>
                    </a:ln>
                  </pic:spPr>
                </pic:pic>
              </a:graphicData>
            </a:graphic>
          </wp:inline>
        </w:drawing>
      </w:r>
    </w:p>
    <w:p w14:paraId="39DDAF92" w14:textId="77777777" w:rsidR="00C0475E" w:rsidRPr="0061436E" w:rsidRDefault="00C0475E" w:rsidP="00C0475E">
      <w:pPr>
        <w:rPr>
          <w:b/>
          <w:sz w:val="20"/>
          <w:szCs w:val="20"/>
          <w:u w:val="single"/>
        </w:rPr>
      </w:pPr>
    </w:p>
    <w:p w14:paraId="08A53D53" w14:textId="77777777" w:rsidR="00C0475E" w:rsidRPr="0061436E" w:rsidRDefault="00C0475E" w:rsidP="00C0475E">
      <w:pPr>
        <w:rPr>
          <w:color w:val="FF0000"/>
          <w:sz w:val="20"/>
          <w:szCs w:val="20"/>
        </w:rPr>
      </w:pPr>
    </w:p>
    <w:p w14:paraId="462E3EFE" w14:textId="6CF3989A" w:rsidR="00C0475E" w:rsidRDefault="00C0475E" w:rsidP="00C0475E">
      <w:pPr>
        <w:rPr>
          <w:sz w:val="20"/>
          <w:szCs w:val="20"/>
        </w:rPr>
      </w:pPr>
      <w:r w:rsidRPr="0061436E">
        <w:rPr>
          <w:sz w:val="20"/>
          <w:szCs w:val="20"/>
        </w:rPr>
        <w:t xml:space="preserve">The legions of Tsolyanu use a wide range of formations in combat, which centuries of training allow them to move flexibly between.  Appropriate use of the formations is key to whether your Keneng returns to Avanthar in triumph with the skulls of his </w:t>
      </w:r>
      <w:r>
        <w:rPr>
          <w:sz w:val="20"/>
          <w:szCs w:val="20"/>
        </w:rPr>
        <w:t xml:space="preserve">dog eating Yan Koryani </w:t>
      </w:r>
      <w:r w:rsidRPr="0061436E">
        <w:rPr>
          <w:sz w:val="20"/>
          <w:szCs w:val="20"/>
        </w:rPr>
        <w:t xml:space="preserve">foes piled decoratively in his Chlen carts or is flung screaming into the Molochs of Hrsh.   The </w:t>
      </w:r>
      <w:r w:rsidR="000A45D2">
        <w:rPr>
          <w:sz w:val="20"/>
          <w:szCs w:val="20"/>
        </w:rPr>
        <w:t xml:space="preserve">Formations are described </w:t>
      </w:r>
      <w:r w:rsidRPr="0061436E">
        <w:rPr>
          <w:sz w:val="20"/>
          <w:szCs w:val="20"/>
        </w:rPr>
        <w:t xml:space="preserve">in </w:t>
      </w:r>
      <w:r w:rsidRPr="003E1109">
        <w:rPr>
          <w:b/>
          <w:sz w:val="20"/>
          <w:szCs w:val="20"/>
        </w:rPr>
        <w:t>Appendix 1  -  Formations</w:t>
      </w:r>
      <w:r>
        <w:rPr>
          <w:sz w:val="20"/>
          <w:szCs w:val="20"/>
        </w:rPr>
        <w:t xml:space="preserve">, </w:t>
      </w:r>
      <w:r w:rsidRPr="0061436E">
        <w:rPr>
          <w:sz w:val="20"/>
          <w:szCs w:val="20"/>
        </w:rPr>
        <w:t xml:space="preserve"> and their key characteristics summarised in the </w:t>
      </w:r>
      <w:r w:rsidRPr="003E1109">
        <w:rPr>
          <w:b/>
          <w:sz w:val="20"/>
          <w:szCs w:val="20"/>
        </w:rPr>
        <w:t>Formation Table</w:t>
      </w:r>
      <w:r w:rsidRPr="0061436E">
        <w:rPr>
          <w:sz w:val="20"/>
          <w:szCs w:val="20"/>
        </w:rPr>
        <w:t xml:space="preserve">.  </w:t>
      </w:r>
    </w:p>
    <w:p w14:paraId="773365B2" w14:textId="77777777" w:rsidR="00C0475E" w:rsidRDefault="00C0475E" w:rsidP="00C0475E">
      <w:pPr>
        <w:rPr>
          <w:sz w:val="20"/>
          <w:szCs w:val="20"/>
        </w:rPr>
      </w:pPr>
    </w:p>
    <w:p w14:paraId="09D14C30" w14:textId="77777777" w:rsidR="00C0475E" w:rsidRDefault="00C0475E" w:rsidP="00C0475E">
      <w:pPr>
        <w:rPr>
          <w:sz w:val="20"/>
          <w:szCs w:val="20"/>
        </w:rPr>
      </w:pPr>
      <w:r>
        <w:rPr>
          <w:sz w:val="20"/>
          <w:szCs w:val="20"/>
        </w:rPr>
        <w:t>The formations a unit can enter are restricted by its characteristics, in particular its weight and type of weapon and its race.</w:t>
      </w:r>
    </w:p>
    <w:p w14:paraId="3D647DEB" w14:textId="77777777" w:rsidR="00C0475E" w:rsidRDefault="00C0475E" w:rsidP="00C0475E">
      <w:pPr>
        <w:rPr>
          <w:sz w:val="20"/>
          <w:szCs w:val="20"/>
        </w:rPr>
      </w:pPr>
    </w:p>
    <w:p w14:paraId="42CC080F" w14:textId="77777777" w:rsidR="00C0475E" w:rsidRDefault="00C0475E" w:rsidP="00C0475E">
      <w:pPr>
        <w:pStyle w:val="ListParagraph"/>
        <w:numPr>
          <w:ilvl w:val="1"/>
          <w:numId w:val="3"/>
        </w:numPr>
        <w:rPr>
          <w:b/>
          <w:szCs w:val="20"/>
          <w:u w:val="single"/>
        </w:rPr>
      </w:pPr>
      <w:bookmarkStart w:id="58" w:name="_Ref4876558"/>
      <w:bookmarkStart w:id="59" w:name="_Ref486115341"/>
      <w:r>
        <w:rPr>
          <w:b/>
          <w:szCs w:val="20"/>
          <w:u w:val="single"/>
        </w:rPr>
        <w:t>CHANGING FORMATION</w:t>
      </w:r>
      <w:bookmarkEnd w:id="58"/>
      <w:r>
        <w:rPr>
          <w:b/>
          <w:szCs w:val="20"/>
          <w:u w:val="single"/>
        </w:rPr>
        <w:t xml:space="preserve"> </w:t>
      </w:r>
      <w:bookmarkEnd w:id="59"/>
    </w:p>
    <w:p w14:paraId="285E0CFB" w14:textId="77777777" w:rsidR="00C0475E" w:rsidRDefault="00C0475E" w:rsidP="00C0475E">
      <w:pPr>
        <w:rPr>
          <w:b/>
          <w:szCs w:val="20"/>
          <w:u w:val="single"/>
        </w:rPr>
      </w:pPr>
    </w:p>
    <w:p w14:paraId="3B24B161" w14:textId="1A653C8B" w:rsidR="00C0475E" w:rsidRDefault="00C0475E" w:rsidP="00C0475E">
      <w:pPr>
        <w:rPr>
          <w:sz w:val="20"/>
          <w:szCs w:val="20"/>
        </w:rPr>
      </w:pPr>
      <w:r w:rsidRPr="001B3552">
        <w:rPr>
          <w:sz w:val="20"/>
          <w:szCs w:val="20"/>
        </w:rPr>
        <w:t xml:space="preserve">Units alter formation with a </w:t>
      </w:r>
      <w:r w:rsidRPr="005278A9">
        <w:rPr>
          <w:sz w:val="20"/>
          <w:szCs w:val="20"/>
        </w:rPr>
        <w:t>Formation Change Command</w:t>
      </w:r>
      <w:r w:rsidRPr="001B3552">
        <w:rPr>
          <w:sz w:val="20"/>
          <w:szCs w:val="20"/>
        </w:rPr>
        <w:t xml:space="preserve"> (</w:t>
      </w:r>
      <w:r w:rsidRPr="001B3552">
        <w:rPr>
          <w:sz w:val="20"/>
          <w:szCs w:val="20"/>
        </w:rPr>
        <w:fldChar w:fldCharType="begin"/>
      </w:r>
      <w:r w:rsidRPr="001B3552">
        <w:rPr>
          <w:sz w:val="20"/>
          <w:szCs w:val="20"/>
        </w:rPr>
        <w:instrText xml:space="preserve"> REF _Ref402009411 \r \h  \* MERGEFORMAT </w:instrText>
      </w:r>
      <w:r w:rsidRPr="001B3552">
        <w:rPr>
          <w:sz w:val="20"/>
          <w:szCs w:val="20"/>
        </w:rPr>
      </w:r>
      <w:r w:rsidRPr="001B3552">
        <w:rPr>
          <w:sz w:val="20"/>
          <w:szCs w:val="20"/>
        </w:rPr>
        <w:fldChar w:fldCharType="separate"/>
      </w:r>
      <w:r w:rsidR="00996996">
        <w:rPr>
          <w:sz w:val="20"/>
          <w:szCs w:val="20"/>
        </w:rPr>
        <w:t>D.3.4</w:t>
      </w:r>
      <w:r w:rsidRPr="001B3552">
        <w:rPr>
          <w:sz w:val="20"/>
          <w:szCs w:val="20"/>
        </w:rPr>
        <w:fldChar w:fldCharType="end"/>
      </w:r>
      <w:r w:rsidRPr="001B3552">
        <w:rPr>
          <w:sz w:val="20"/>
          <w:szCs w:val="20"/>
        </w:rPr>
        <w:t>)</w:t>
      </w:r>
      <w:r>
        <w:rPr>
          <w:sz w:val="20"/>
          <w:szCs w:val="20"/>
        </w:rPr>
        <w:t xml:space="preserve"> or Reaction Formation Change Command (</w:t>
      </w:r>
      <w:r>
        <w:rPr>
          <w:sz w:val="20"/>
          <w:szCs w:val="20"/>
        </w:rPr>
        <w:fldChar w:fldCharType="begin"/>
      </w:r>
      <w:r>
        <w:rPr>
          <w:sz w:val="20"/>
          <w:szCs w:val="20"/>
        </w:rPr>
        <w:instrText xml:space="preserve"> REF _Ref4876206 \r \h </w:instrText>
      </w:r>
      <w:r>
        <w:rPr>
          <w:sz w:val="20"/>
          <w:szCs w:val="20"/>
        </w:rPr>
      </w:r>
      <w:r>
        <w:rPr>
          <w:sz w:val="20"/>
          <w:szCs w:val="20"/>
        </w:rPr>
        <w:fldChar w:fldCharType="separate"/>
      </w:r>
      <w:r w:rsidR="00996996">
        <w:rPr>
          <w:sz w:val="20"/>
          <w:szCs w:val="20"/>
        </w:rPr>
        <w:t>D.3.6</w:t>
      </w:r>
      <w:r>
        <w:rPr>
          <w:sz w:val="20"/>
          <w:szCs w:val="20"/>
        </w:rPr>
        <w:fldChar w:fldCharType="end"/>
      </w:r>
      <w:r>
        <w:rPr>
          <w:sz w:val="20"/>
          <w:szCs w:val="20"/>
        </w:rPr>
        <w:t>)</w:t>
      </w:r>
      <w:r w:rsidRPr="001B3552">
        <w:rPr>
          <w:sz w:val="20"/>
          <w:szCs w:val="20"/>
        </w:rPr>
        <w:t xml:space="preserve">.  If the </w:t>
      </w:r>
      <w:r>
        <w:rPr>
          <w:sz w:val="20"/>
          <w:szCs w:val="20"/>
        </w:rPr>
        <w:t>Action</w:t>
      </w:r>
      <w:r w:rsidRPr="001B3552">
        <w:rPr>
          <w:sz w:val="20"/>
          <w:szCs w:val="20"/>
        </w:rPr>
        <w:t xml:space="preserve"> is executed in a </w:t>
      </w:r>
      <w:r w:rsidR="001B1FA2">
        <w:rPr>
          <w:sz w:val="20"/>
          <w:szCs w:val="20"/>
        </w:rPr>
        <w:t xml:space="preserve">relevant </w:t>
      </w:r>
      <w:r w:rsidRPr="001B3552">
        <w:rPr>
          <w:sz w:val="20"/>
          <w:szCs w:val="20"/>
        </w:rPr>
        <w:t>Hostile Zone</w:t>
      </w:r>
      <w:r w:rsidR="001B1FA2">
        <w:rPr>
          <w:sz w:val="20"/>
          <w:szCs w:val="20"/>
        </w:rPr>
        <w:t xml:space="preserve"> (see Hostile Zone table) </w:t>
      </w:r>
      <w:r w:rsidRPr="001B3552">
        <w:rPr>
          <w:sz w:val="20"/>
          <w:szCs w:val="20"/>
        </w:rPr>
        <w:t>a QC will be requir</w:t>
      </w:r>
      <w:r>
        <w:rPr>
          <w:sz w:val="20"/>
          <w:szCs w:val="20"/>
        </w:rPr>
        <w:t xml:space="preserve">ed (note there are different lines on the Quality Check Outcome Table for standard Formation Change vs Reaction Formation Change, with the outcomes on Reaction Formation Change being more severe).  </w:t>
      </w:r>
    </w:p>
    <w:p w14:paraId="09B5B8EC" w14:textId="77777777" w:rsidR="00C0475E" w:rsidRDefault="00C0475E" w:rsidP="00C0475E">
      <w:pPr>
        <w:rPr>
          <w:sz w:val="20"/>
          <w:szCs w:val="20"/>
        </w:rPr>
      </w:pPr>
    </w:p>
    <w:p w14:paraId="1B83F1AE" w14:textId="77777777" w:rsidR="00C0475E" w:rsidRDefault="00C0475E" w:rsidP="00C0475E">
      <w:pPr>
        <w:rPr>
          <w:sz w:val="20"/>
          <w:szCs w:val="20"/>
        </w:rPr>
      </w:pPr>
      <w:r>
        <w:rPr>
          <w:sz w:val="20"/>
          <w:szCs w:val="20"/>
        </w:rPr>
        <w:t>In addition a Formation Change Command issued as a result of triggering a Reserve Formation change uses a different and more favourable line on the Hostile Zone Effects Table reflecting the greater level of preparation.</w:t>
      </w:r>
    </w:p>
    <w:p w14:paraId="2FDB5FAD" w14:textId="77777777" w:rsidR="00C0475E" w:rsidRDefault="00C0475E" w:rsidP="00C0475E">
      <w:pPr>
        <w:rPr>
          <w:sz w:val="20"/>
          <w:szCs w:val="20"/>
        </w:rPr>
      </w:pPr>
    </w:p>
    <w:p w14:paraId="0DF243EC" w14:textId="5ECCC654" w:rsidR="00C0475E" w:rsidRDefault="00C0475E" w:rsidP="00C0475E">
      <w:pPr>
        <w:rPr>
          <w:sz w:val="20"/>
          <w:szCs w:val="20"/>
        </w:rPr>
      </w:pPr>
      <w:r>
        <w:rPr>
          <w:sz w:val="20"/>
          <w:szCs w:val="20"/>
        </w:rPr>
        <w:t>The centre of a unit should remain in the same place after a formation change, including refacing so the unit does not wander across the table.</w:t>
      </w:r>
      <w:r w:rsidR="000A1562">
        <w:rPr>
          <w:sz w:val="20"/>
          <w:szCs w:val="20"/>
        </w:rPr>
        <w:t xml:space="preserve">  Most formations should be considered a squares are rotated about their mid point</w:t>
      </w:r>
      <w:r w:rsidR="00C96921">
        <w:rPr>
          <w:sz w:val="20"/>
          <w:szCs w:val="20"/>
        </w:rPr>
        <w:t>.</w:t>
      </w:r>
    </w:p>
    <w:p w14:paraId="22246092" w14:textId="77777777" w:rsidR="00C0475E" w:rsidRPr="001B3552" w:rsidRDefault="00C0475E" w:rsidP="00C0475E">
      <w:pPr>
        <w:rPr>
          <w:b/>
          <w:sz w:val="20"/>
          <w:szCs w:val="20"/>
          <w:u w:val="single"/>
        </w:rPr>
      </w:pPr>
    </w:p>
    <w:p w14:paraId="68997E7A" w14:textId="77777777" w:rsidR="00C0475E" w:rsidRDefault="00C0475E" w:rsidP="00C0475E">
      <w:pPr>
        <w:pStyle w:val="ListParagraph"/>
        <w:numPr>
          <w:ilvl w:val="1"/>
          <w:numId w:val="3"/>
        </w:numPr>
        <w:rPr>
          <w:b/>
          <w:szCs w:val="20"/>
          <w:u w:val="single"/>
        </w:rPr>
      </w:pPr>
      <w:r w:rsidRPr="00C878D7">
        <w:rPr>
          <w:b/>
          <w:szCs w:val="20"/>
          <w:u w:val="single"/>
        </w:rPr>
        <w:t>FORMATION TABLE</w:t>
      </w:r>
    </w:p>
    <w:p w14:paraId="63960C6C" w14:textId="77777777" w:rsidR="00C0475E" w:rsidRDefault="00C0475E" w:rsidP="00C0475E">
      <w:pPr>
        <w:rPr>
          <w:b/>
          <w:szCs w:val="20"/>
          <w:u w:val="single"/>
        </w:rPr>
      </w:pPr>
    </w:p>
    <w:p w14:paraId="0E677FFA" w14:textId="77777777" w:rsidR="00C0475E" w:rsidRPr="00673B95" w:rsidRDefault="00C0475E" w:rsidP="00C0475E">
      <w:pPr>
        <w:rPr>
          <w:b/>
          <w:szCs w:val="20"/>
          <w:u w:val="single"/>
        </w:rPr>
      </w:pPr>
      <w:r>
        <w:rPr>
          <w:sz w:val="20"/>
          <w:szCs w:val="20"/>
        </w:rPr>
        <w:t xml:space="preserve">This summarises available formations, which units may enter them and key characteristics of units which are in that formation. </w:t>
      </w:r>
    </w:p>
    <w:p w14:paraId="33A54D26" w14:textId="77777777" w:rsidR="00C0475E" w:rsidRPr="0061436E" w:rsidRDefault="00C0475E" w:rsidP="00C0475E">
      <w:pPr>
        <w:rPr>
          <w:b/>
          <w:sz w:val="20"/>
          <w:szCs w:val="20"/>
          <w:u w:val="single"/>
        </w:rPr>
      </w:pPr>
    </w:p>
    <w:p w14:paraId="678D6E8A" w14:textId="77777777" w:rsidR="00C0475E" w:rsidRPr="00673B95" w:rsidRDefault="00C0475E" w:rsidP="00C0475E">
      <w:pPr>
        <w:pStyle w:val="ListParagraph"/>
        <w:numPr>
          <w:ilvl w:val="2"/>
          <w:numId w:val="3"/>
        </w:numPr>
        <w:rPr>
          <w:b/>
          <w:sz w:val="22"/>
          <w:szCs w:val="22"/>
          <w:u w:val="single"/>
        </w:rPr>
      </w:pPr>
      <w:r w:rsidRPr="00673B95">
        <w:rPr>
          <w:b/>
          <w:sz w:val="22"/>
          <w:szCs w:val="22"/>
          <w:u w:val="single"/>
        </w:rPr>
        <w:t>ID Number</w:t>
      </w:r>
    </w:p>
    <w:p w14:paraId="37D685C4" w14:textId="77777777" w:rsidR="00C0475E" w:rsidRPr="00EF51BC" w:rsidRDefault="00C0475E" w:rsidP="00C0475E">
      <w:pPr>
        <w:rPr>
          <w:b/>
          <w:sz w:val="22"/>
          <w:szCs w:val="22"/>
          <w:u w:val="single"/>
        </w:rPr>
      </w:pPr>
    </w:p>
    <w:p w14:paraId="3BD67DAE" w14:textId="77777777" w:rsidR="00C0475E" w:rsidRDefault="00C0475E" w:rsidP="00C0475E">
      <w:pPr>
        <w:rPr>
          <w:sz w:val="20"/>
          <w:szCs w:val="20"/>
        </w:rPr>
      </w:pPr>
      <w:r w:rsidRPr="0061436E">
        <w:rPr>
          <w:sz w:val="20"/>
          <w:szCs w:val="20"/>
        </w:rPr>
        <w:t xml:space="preserve">This is the number of the formation in the Formation Annexe.  </w:t>
      </w:r>
    </w:p>
    <w:p w14:paraId="2EA04F02" w14:textId="77777777" w:rsidR="00C0475E" w:rsidRPr="0061436E" w:rsidRDefault="00C0475E" w:rsidP="00C0475E">
      <w:pPr>
        <w:rPr>
          <w:sz w:val="20"/>
          <w:szCs w:val="20"/>
        </w:rPr>
      </w:pPr>
    </w:p>
    <w:p w14:paraId="5703CE8D" w14:textId="77777777" w:rsidR="00C0475E" w:rsidRPr="00EF51BC" w:rsidRDefault="00C0475E" w:rsidP="00C0475E">
      <w:pPr>
        <w:pStyle w:val="ListParagraph"/>
        <w:numPr>
          <w:ilvl w:val="2"/>
          <w:numId w:val="3"/>
        </w:numPr>
        <w:rPr>
          <w:b/>
          <w:sz w:val="22"/>
          <w:szCs w:val="22"/>
          <w:u w:val="single"/>
        </w:rPr>
      </w:pPr>
      <w:bookmarkStart w:id="60" w:name="_Ref484880861"/>
      <w:r w:rsidRPr="00EF51BC">
        <w:rPr>
          <w:b/>
          <w:sz w:val="22"/>
          <w:szCs w:val="22"/>
          <w:u w:val="single"/>
        </w:rPr>
        <w:t>Type of Troops</w:t>
      </w:r>
      <w:bookmarkEnd w:id="60"/>
    </w:p>
    <w:p w14:paraId="4817D45C" w14:textId="77777777" w:rsidR="00C0475E" w:rsidRPr="0061436E" w:rsidRDefault="00C0475E" w:rsidP="00C0475E">
      <w:pPr>
        <w:rPr>
          <w:b/>
          <w:sz w:val="20"/>
          <w:szCs w:val="20"/>
          <w:u w:val="single"/>
        </w:rPr>
      </w:pPr>
    </w:p>
    <w:p w14:paraId="38FB5FB2" w14:textId="5078370E" w:rsidR="008A4EAD" w:rsidRDefault="00C0475E" w:rsidP="00C0475E">
      <w:pPr>
        <w:rPr>
          <w:sz w:val="20"/>
          <w:szCs w:val="20"/>
        </w:rPr>
      </w:pPr>
      <w:r w:rsidRPr="0061436E">
        <w:rPr>
          <w:sz w:val="20"/>
          <w:szCs w:val="20"/>
        </w:rPr>
        <w:t>This shows the type of</w:t>
      </w:r>
      <w:r>
        <w:rPr>
          <w:sz w:val="20"/>
          <w:szCs w:val="20"/>
        </w:rPr>
        <w:t xml:space="preserve"> </w:t>
      </w:r>
      <w:r w:rsidRPr="003115DF">
        <w:rPr>
          <w:b/>
          <w:sz w:val="20"/>
          <w:szCs w:val="20"/>
        </w:rPr>
        <w:t>human</w:t>
      </w:r>
      <w:r w:rsidRPr="0061436E">
        <w:rPr>
          <w:sz w:val="20"/>
          <w:szCs w:val="20"/>
        </w:rPr>
        <w:t xml:space="preserve"> troops, classified by weight and weapon length which can use the formation. Thus troops must be Heavy / Medium with Long Weapons to use the basic phalanx of Formation 1.  Red Devastation therefore cannot use this because although Medium they do not have long weapons</w:t>
      </w:r>
      <w:r>
        <w:rPr>
          <w:sz w:val="20"/>
          <w:szCs w:val="20"/>
        </w:rPr>
        <w:t xml:space="preserve">.  Equally, troops with </w:t>
      </w:r>
      <w:r w:rsidRPr="0061436E">
        <w:rPr>
          <w:sz w:val="20"/>
          <w:szCs w:val="20"/>
        </w:rPr>
        <w:t xml:space="preserve">Long Weapons </w:t>
      </w:r>
      <w:r>
        <w:rPr>
          <w:sz w:val="20"/>
          <w:szCs w:val="20"/>
        </w:rPr>
        <w:t xml:space="preserve">cannot enter the Formations </w:t>
      </w:r>
      <w:r w:rsidR="008A4EAD">
        <w:rPr>
          <w:sz w:val="20"/>
          <w:szCs w:val="20"/>
        </w:rPr>
        <w:t xml:space="preserve">requiring short weapons </w:t>
      </w:r>
      <w:r>
        <w:rPr>
          <w:sz w:val="20"/>
          <w:szCs w:val="20"/>
        </w:rPr>
        <w:t xml:space="preserve">so Ever Present Glory cannot enter Garment of Idessa. </w:t>
      </w:r>
      <w:r w:rsidR="008A4EAD">
        <w:rPr>
          <w:sz w:val="20"/>
          <w:szCs w:val="20"/>
        </w:rPr>
        <w:t>flei</w:t>
      </w:r>
    </w:p>
    <w:p w14:paraId="0B58FA99" w14:textId="77777777" w:rsidR="008A4EAD" w:rsidRDefault="008A4EAD" w:rsidP="00C0475E">
      <w:pPr>
        <w:rPr>
          <w:sz w:val="20"/>
          <w:szCs w:val="20"/>
        </w:rPr>
      </w:pPr>
    </w:p>
    <w:p w14:paraId="6F926FD5" w14:textId="4F77924A" w:rsidR="008A4EAD" w:rsidRDefault="008A4EAD" w:rsidP="008A4EAD">
      <w:pPr>
        <w:rPr>
          <w:sz w:val="20"/>
          <w:szCs w:val="20"/>
        </w:rPr>
      </w:pPr>
      <w:r>
        <w:rPr>
          <w:sz w:val="20"/>
          <w:szCs w:val="20"/>
        </w:rPr>
        <w:t>Long and Short Weapons are colour coded on the Unit Cards.</w:t>
      </w:r>
    </w:p>
    <w:p w14:paraId="5E8870FF" w14:textId="2C202D6E" w:rsidR="00C0475E" w:rsidRDefault="00C0475E" w:rsidP="00C0475E">
      <w:pPr>
        <w:rPr>
          <w:sz w:val="20"/>
          <w:szCs w:val="20"/>
        </w:rPr>
      </w:pPr>
      <w:r>
        <w:rPr>
          <w:sz w:val="20"/>
          <w:szCs w:val="20"/>
        </w:rPr>
        <w:t xml:space="preserve">  </w:t>
      </w:r>
    </w:p>
    <w:p w14:paraId="3363C0C7" w14:textId="11C0911F" w:rsidR="00C0475E" w:rsidRDefault="00C0475E" w:rsidP="00C0475E">
      <w:pPr>
        <w:rPr>
          <w:sz w:val="20"/>
          <w:szCs w:val="20"/>
        </w:rPr>
      </w:pPr>
      <w:r w:rsidRPr="003115DF">
        <w:rPr>
          <w:b/>
          <w:sz w:val="22"/>
          <w:szCs w:val="20"/>
        </w:rPr>
        <w:t>Non humans</w:t>
      </w:r>
      <w:r w:rsidRPr="003115DF">
        <w:rPr>
          <w:sz w:val="22"/>
          <w:szCs w:val="20"/>
        </w:rPr>
        <w:t xml:space="preserve"> </w:t>
      </w:r>
      <w:r>
        <w:rPr>
          <w:sz w:val="20"/>
          <w:szCs w:val="20"/>
        </w:rPr>
        <w:t>have separate restrictions as to which formations they may enter.  Their permitted formations are set out in the Non Human Formations Table.   They remain subject to terrain restrictions</w:t>
      </w:r>
      <w:r w:rsidR="008A4EAD">
        <w:rPr>
          <w:sz w:val="20"/>
          <w:szCs w:val="20"/>
        </w:rPr>
        <w:t>.</w:t>
      </w:r>
    </w:p>
    <w:p w14:paraId="42943C8A" w14:textId="77777777" w:rsidR="001A0362" w:rsidRDefault="001A0362" w:rsidP="00C0475E">
      <w:pPr>
        <w:rPr>
          <w:sz w:val="20"/>
          <w:szCs w:val="20"/>
        </w:rPr>
      </w:pPr>
    </w:p>
    <w:p w14:paraId="695BBD2C" w14:textId="4FBEA27A" w:rsidR="001A0362" w:rsidRPr="001A0362" w:rsidRDefault="001A0362" w:rsidP="00C0475E">
      <w:pPr>
        <w:rPr>
          <w:b/>
          <w:bCs/>
          <w:color w:val="FF0000"/>
          <w:sz w:val="20"/>
          <w:szCs w:val="20"/>
          <w:u w:val="single"/>
        </w:rPr>
      </w:pPr>
      <w:r w:rsidRPr="001A0362">
        <w:rPr>
          <w:b/>
          <w:bCs/>
          <w:color w:val="FF0000"/>
          <w:sz w:val="20"/>
          <w:szCs w:val="20"/>
          <w:u w:val="single"/>
        </w:rPr>
        <w:lastRenderedPageBreak/>
        <w:t>OPTIONAL</w:t>
      </w:r>
    </w:p>
    <w:p w14:paraId="4B5C9216" w14:textId="77777777" w:rsidR="001A0362" w:rsidRPr="001A0362" w:rsidRDefault="001A0362" w:rsidP="00C0475E">
      <w:pPr>
        <w:rPr>
          <w:color w:val="FF0000"/>
          <w:sz w:val="20"/>
          <w:szCs w:val="20"/>
        </w:rPr>
      </w:pPr>
    </w:p>
    <w:p w14:paraId="464E9812" w14:textId="09847DA7" w:rsidR="001A0362" w:rsidRPr="001A0362" w:rsidRDefault="001A0362" w:rsidP="00C0475E">
      <w:pPr>
        <w:rPr>
          <w:color w:val="FF0000"/>
          <w:sz w:val="20"/>
          <w:szCs w:val="20"/>
        </w:rPr>
      </w:pPr>
      <w:r w:rsidRPr="001A0362">
        <w:rPr>
          <w:color w:val="FF0000"/>
          <w:sz w:val="20"/>
          <w:szCs w:val="20"/>
        </w:rPr>
        <w:t xml:space="preserve">Players can ignore the Long / Short weapons distinction so any Hvy / Med unit can enter 1,2,9, 10, 11.  </w:t>
      </w:r>
    </w:p>
    <w:p w14:paraId="14E7597A" w14:textId="77777777" w:rsidR="00C0475E" w:rsidRPr="001A0362" w:rsidRDefault="00C0475E" w:rsidP="00C0475E">
      <w:pPr>
        <w:rPr>
          <w:color w:val="FF0000"/>
          <w:sz w:val="20"/>
          <w:szCs w:val="20"/>
        </w:rPr>
      </w:pPr>
    </w:p>
    <w:p w14:paraId="0A60663B" w14:textId="77777777" w:rsidR="00C0475E" w:rsidRPr="00EF51BC" w:rsidRDefault="00C0475E" w:rsidP="00C0475E">
      <w:pPr>
        <w:pStyle w:val="ListParagraph"/>
        <w:numPr>
          <w:ilvl w:val="2"/>
          <w:numId w:val="3"/>
        </w:numPr>
        <w:rPr>
          <w:b/>
          <w:sz w:val="22"/>
          <w:szCs w:val="22"/>
          <w:u w:val="single"/>
        </w:rPr>
      </w:pPr>
      <w:r w:rsidRPr="00EF51BC">
        <w:rPr>
          <w:b/>
          <w:sz w:val="22"/>
          <w:szCs w:val="22"/>
          <w:u w:val="single"/>
        </w:rPr>
        <w:t>Density</w:t>
      </w:r>
    </w:p>
    <w:p w14:paraId="2F3E8ECC" w14:textId="77777777" w:rsidR="00C0475E" w:rsidRPr="0061436E" w:rsidRDefault="00C0475E" w:rsidP="00C0475E">
      <w:pPr>
        <w:rPr>
          <w:sz w:val="20"/>
          <w:szCs w:val="20"/>
        </w:rPr>
      </w:pPr>
    </w:p>
    <w:p w14:paraId="0DF8E5C7" w14:textId="77777777" w:rsidR="00C0475E" w:rsidRPr="0061436E" w:rsidRDefault="00C0475E" w:rsidP="00C0475E">
      <w:pPr>
        <w:rPr>
          <w:sz w:val="20"/>
          <w:szCs w:val="20"/>
        </w:rPr>
      </w:pPr>
      <w:r w:rsidRPr="0061436E">
        <w:rPr>
          <w:sz w:val="20"/>
          <w:szCs w:val="20"/>
        </w:rPr>
        <w:t xml:space="preserve">This is </w:t>
      </w:r>
      <w:r>
        <w:rPr>
          <w:sz w:val="20"/>
          <w:szCs w:val="20"/>
        </w:rPr>
        <w:t>the density of the formation, which affects vulnerability to missile fire and movement / recovery in terrain.</w:t>
      </w:r>
    </w:p>
    <w:p w14:paraId="2093C994" w14:textId="77777777" w:rsidR="00C0475E" w:rsidRPr="0061436E" w:rsidRDefault="00C0475E" w:rsidP="00C0475E">
      <w:pPr>
        <w:rPr>
          <w:sz w:val="20"/>
          <w:szCs w:val="20"/>
        </w:rPr>
      </w:pPr>
    </w:p>
    <w:p w14:paraId="60A8F4C7" w14:textId="77777777" w:rsidR="00C0475E" w:rsidRPr="00EF51BC" w:rsidRDefault="00C0475E" w:rsidP="00C0475E">
      <w:pPr>
        <w:pStyle w:val="ListParagraph"/>
        <w:numPr>
          <w:ilvl w:val="2"/>
          <w:numId w:val="3"/>
        </w:numPr>
        <w:rPr>
          <w:b/>
          <w:sz w:val="22"/>
          <w:szCs w:val="22"/>
          <w:u w:val="single"/>
        </w:rPr>
      </w:pPr>
      <w:r w:rsidRPr="00EF51BC">
        <w:rPr>
          <w:b/>
          <w:sz w:val="22"/>
          <w:szCs w:val="22"/>
          <w:u w:val="single"/>
        </w:rPr>
        <w:t>Terrain</w:t>
      </w:r>
    </w:p>
    <w:p w14:paraId="4CC3511B" w14:textId="77777777" w:rsidR="00C0475E" w:rsidRPr="0061436E" w:rsidRDefault="00C0475E" w:rsidP="00C0475E">
      <w:pPr>
        <w:rPr>
          <w:sz w:val="20"/>
          <w:szCs w:val="20"/>
        </w:rPr>
      </w:pPr>
    </w:p>
    <w:p w14:paraId="7C0B5857" w14:textId="77777777" w:rsidR="00C0475E" w:rsidRPr="0061436E" w:rsidRDefault="00C0475E" w:rsidP="00C0475E">
      <w:pPr>
        <w:rPr>
          <w:sz w:val="20"/>
          <w:szCs w:val="20"/>
        </w:rPr>
      </w:pPr>
      <w:r w:rsidRPr="0061436E">
        <w:rPr>
          <w:sz w:val="20"/>
          <w:szCs w:val="20"/>
        </w:rPr>
        <w:t>This shows the type of terrain (</w:t>
      </w:r>
      <w:r>
        <w:rPr>
          <w:sz w:val="20"/>
          <w:szCs w:val="20"/>
        </w:rPr>
        <w:t>N</w:t>
      </w:r>
      <w:r w:rsidRPr="0061436E">
        <w:rPr>
          <w:sz w:val="20"/>
          <w:szCs w:val="20"/>
        </w:rPr>
        <w:t xml:space="preserve">ormal, </w:t>
      </w:r>
      <w:r>
        <w:rPr>
          <w:sz w:val="20"/>
          <w:szCs w:val="20"/>
        </w:rPr>
        <w:t>A</w:t>
      </w:r>
      <w:r w:rsidRPr="0061436E">
        <w:rPr>
          <w:sz w:val="20"/>
          <w:szCs w:val="20"/>
        </w:rPr>
        <w:t>ffecting etc) that the formation can be used in.  It also shows which formations receive an automatic CH in Affecting terrain and are unable to recover this CH.</w:t>
      </w:r>
      <w:r>
        <w:rPr>
          <w:sz w:val="20"/>
          <w:szCs w:val="20"/>
        </w:rPr>
        <w:t xml:space="preserve">  For example a unit in Stone Mountain can only enter Normal and Affecting Terrain, and since this marked in Red / Yellow they take an automatic Terrain CH which they may not recover until out of that terrain</w:t>
      </w:r>
    </w:p>
    <w:p w14:paraId="5A48F226" w14:textId="77777777" w:rsidR="00C0475E" w:rsidRPr="0061436E" w:rsidRDefault="00C0475E" w:rsidP="00C0475E">
      <w:pPr>
        <w:rPr>
          <w:sz w:val="20"/>
          <w:szCs w:val="20"/>
        </w:rPr>
      </w:pPr>
    </w:p>
    <w:p w14:paraId="3B7E6F0D" w14:textId="77777777" w:rsidR="00C0475E" w:rsidRPr="00EF51BC" w:rsidRDefault="00C0475E" w:rsidP="00C0475E">
      <w:pPr>
        <w:pStyle w:val="ListParagraph"/>
        <w:numPr>
          <w:ilvl w:val="2"/>
          <w:numId w:val="3"/>
        </w:numPr>
        <w:rPr>
          <w:b/>
          <w:sz w:val="22"/>
          <w:szCs w:val="22"/>
          <w:u w:val="single"/>
        </w:rPr>
      </w:pPr>
      <w:r w:rsidRPr="00EF51BC">
        <w:rPr>
          <w:b/>
          <w:sz w:val="22"/>
          <w:szCs w:val="22"/>
          <w:u w:val="single"/>
        </w:rPr>
        <w:t>Layout</w:t>
      </w:r>
    </w:p>
    <w:p w14:paraId="7C7717FE" w14:textId="77777777" w:rsidR="00C0475E" w:rsidRPr="0061436E" w:rsidRDefault="00C0475E" w:rsidP="00C0475E">
      <w:pPr>
        <w:rPr>
          <w:sz w:val="20"/>
          <w:szCs w:val="20"/>
        </w:rPr>
      </w:pPr>
    </w:p>
    <w:p w14:paraId="14CB288F" w14:textId="77777777" w:rsidR="006110D8" w:rsidRPr="0061436E" w:rsidRDefault="006110D8" w:rsidP="006110D8">
      <w:pPr>
        <w:rPr>
          <w:sz w:val="20"/>
          <w:szCs w:val="20"/>
        </w:rPr>
      </w:pPr>
      <w:r>
        <w:rPr>
          <w:sz w:val="20"/>
          <w:szCs w:val="20"/>
        </w:rPr>
        <w:t>Lay out your troops in a reasonable way taking into account  the different number of figures available per unit.  In general they will be in squares and lines.  If need be the author will define unit dimensions etc to stop death by tape measure.</w:t>
      </w:r>
    </w:p>
    <w:p w14:paraId="5C51DE0E" w14:textId="77777777" w:rsidR="00C0475E" w:rsidRPr="0061436E" w:rsidRDefault="00C0475E" w:rsidP="00C0475E">
      <w:pPr>
        <w:rPr>
          <w:sz w:val="20"/>
          <w:szCs w:val="20"/>
        </w:rPr>
      </w:pPr>
    </w:p>
    <w:p w14:paraId="4BC094E1" w14:textId="77777777" w:rsidR="00C0475E" w:rsidRPr="00EF51BC" w:rsidRDefault="00C0475E" w:rsidP="00C0475E">
      <w:pPr>
        <w:pStyle w:val="ListParagraph"/>
        <w:numPr>
          <w:ilvl w:val="2"/>
          <w:numId w:val="3"/>
        </w:numPr>
        <w:rPr>
          <w:b/>
          <w:sz w:val="22"/>
          <w:szCs w:val="22"/>
          <w:u w:val="single"/>
        </w:rPr>
      </w:pPr>
      <w:r w:rsidRPr="00EF51BC">
        <w:rPr>
          <w:b/>
          <w:sz w:val="22"/>
          <w:szCs w:val="22"/>
          <w:u w:val="single"/>
        </w:rPr>
        <w:t>Other</w:t>
      </w:r>
    </w:p>
    <w:p w14:paraId="361C54C1" w14:textId="77777777" w:rsidR="00C0475E" w:rsidRPr="00EF51BC" w:rsidRDefault="00C0475E" w:rsidP="00C0475E">
      <w:pPr>
        <w:rPr>
          <w:sz w:val="22"/>
          <w:szCs w:val="22"/>
        </w:rPr>
      </w:pPr>
    </w:p>
    <w:p w14:paraId="77EC41DB" w14:textId="232EA4BE" w:rsidR="00C0475E" w:rsidRPr="00C35770" w:rsidRDefault="00C0475E" w:rsidP="00C0475E">
      <w:pPr>
        <w:rPr>
          <w:sz w:val="20"/>
          <w:szCs w:val="20"/>
        </w:rPr>
      </w:pPr>
      <w:r w:rsidRPr="0061436E">
        <w:rPr>
          <w:sz w:val="20"/>
          <w:szCs w:val="20"/>
        </w:rPr>
        <w:t>This states whether special rules apply to the formation</w:t>
      </w:r>
      <w:r>
        <w:rPr>
          <w:sz w:val="20"/>
          <w:szCs w:val="20"/>
        </w:rPr>
        <w:t xml:space="preserve">.  </w:t>
      </w:r>
      <w:r w:rsidRPr="00C35770">
        <w:rPr>
          <w:sz w:val="20"/>
          <w:szCs w:val="20"/>
        </w:rPr>
        <w:t xml:space="preserve">These are better suited to moving in difficult terrain, and are less vulnerable to missile fire.  In addition, due to their more fluid </w:t>
      </w:r>
      <w:r>
        <w:rPr>
          <w:sz w:val="20"/>
          <w:szCs w:val="20"/>
        </w:rPr>
        <w:t>Chequer</w:t>
      </w:r>
      <w:r w:rsidRPr="00C5304E">
        <w:rPr>
          <w:sz w:val="20"/>
          <w:szCs w:val="20"/>
        </w:rPr>
        <w:t xml:space="preserve"> </w:t>
      </w:r>
      <w:r>
        <w:rPr>
          <w:sz w:val="20"/>
          <w:szCs w:val="20"/>
        </w:rPr>
        <w:t>s</w:t>
      </w:r>
      <w:r w:rsidRPr="00C35770">
        <w:rPr>
          <w:sz w:val="20"/>
          <w:szCs w:val="20"/>
        </w:rPr>
        <w:t xml:space="preserve">tructure these legions can </w:t>
      </w:r>
      <w:r>
        <w:rPr>
          <w:sz w:val="20"/>
          <w:szCs w:val="20"/>
        </w:rPr>
        <w:t xml:space="preserve">more easily </w:t>
      </w:r>
      <w:r w:rsidRPr="00C35770">
        <w:rPr>
          <w:sz w:val="20"/>
          <w:szCs w:val="20"/>
        </w:rPr>
        <w:t>switch and relieve front line units during the enemy Cycle in certain circumstances.</w:t>
      </w:r>
    </w:p>
    <w:p w14:paraId="3DA77548" w14:textId="77777777" w:rsidR="00C0475E" w:rsidRPr="0061436E" w:rsidRDefault="00C0475E" w:rsidP="00C0475E">
      <w:pPr>
        <w:rPr>
          <w:sz w:val="20"/>
          <w:szCs w:val="20"/>
        </w:rPr>
      </w:pPr>
    </w:p>
    <w:p w14:paraId="5C4B1569" w14:textId="77777777" w:rsidR="00C0475E" w:rsidRPr="00EF51BC" w:rsidRDefault="00C0475E" w:rsidP="00C0475E">
      <w:pPr>
        <w:pStyle w:val="ListParagraph"/>
        <w:numPr>
          <w:ilvl w:val="2"/>
          <w:numId w:val="3"/>
        </w:numPr>
        <w:rPr>
          <w:b/>
          <w:sz w:val="22"/>
          <w:szCs w:val="22"/>
          <w:u w:val="single"/>
        </w:rPr>
      </w:pPr>
      <w:r w:rsidRPr="00EF51BC">
        <w:rPr>
          <w:b/>
          <w:sz w:val="22"/>
          <w:szCs w:val="22"/>
          <w:u w:val="single"/>
        </w:rPr>
        <w:t>Facing</w:t>
      </w:r>
    </w:p>
    <w:p w14:paraId="47813735" w14:textId="77777777" w:rsidR="00C0475E" w:rsidRPr="0061436E" w:rsidRDefault="00C0475E" w:rsidP="00C0475E">
      <w:pPr>
        <w:rPr>
          <w:sz w:val="20"/>
          <w:szCs w:val="20"/>
        </w:rPr>
      </w:pPr>
    </w:p>
    <w:p w14:paraId="432FD2D5" w14:textId="77777777" w:rsidR="00C0475E" w:rsidRPr="0061436E" w:rsidRDefault="00C0475E" w:rsidP="00C0475E">
      <w:pPr>
        <w:rPr>
          <w:sz w:val="20"/>
          <w:szCs w:val="20"/>
        </w:rPr>
      </w:pPr>
      <w:r>
        <w:rPr>
          <w:sz w:val="20"/>
          <w:szCs w:val="20"/>
        </w:rPr>
        <w:t>Shows what faces the  Formation has.  This can be  all round facing, front / rear faces, or  if nothing is shown Formation has standard front, rear and two flank faces.</w:t>
      </w:r>
    </w:p>
    <w:p w14:paraId="1CB80268" w14:textId="77777777" w:rsidR="00C0475E" w:rsidRPr="0061436E" w:rsidRDefault="00C0475E" w:rsidP="00C0475E">
      <w:pPr>
        <w:rPr>
          <w:sz w:val="20"/>
          <w:szCs w:val="20"/>
        </w:rPr>
      </w:pPr>
    </w:p>
    <w:p w14:paraId="5A411F21" w14:textId="77777777" w:rsidR="00C0475E" w:rsidRPr="00EF51BC" w:rsidRDefault="00C0475E" w:rsidP="00C0475E">
      <w:pPr>
        <w:pStyle w:val="ListParagraph"/>
        <w:numPr>
          <w:ilvl w:val="2"/>
          <w:numId w:val="3"/>
        </w:numPr>
        <w:rPr>
          <w:b/>
          <w:sz w:val="22"/>
          <w:szCs w:val="22"/>
          <w:u w:val="single"/>
        </w:rPr>
      </w:pPr>
      <w:r w:rsidRPr="00EF51BC">
        <w:rPr>
          <w:b/>
          <w:sz w:val="22"/>
          <w:szCs w:val="22"/>
          <w:u w:val="single"/>
        </w:rPr>
        <w:t>Spin</w:t>
      </w:r>
    </w:p>
    <w:p w14:paraId="0F541C8B" w14:textId="77777777" w:rsidR="00C0475E" w:rsidRPr="0061436E" w:rsidRDefault="00C0475E" w:rsidP="00C0475E">
      <w:pPr>
        <w:rPr>
          <w:sz w:val="20"/>
          <w:szCs w:val="20"/>
        </w:rPr>
      </w:pPr>
    </w:p>
    <w:p w14:paraId="28D7B506" w14:textId="77777777" w:rsidR="00C0475E" w:rsidRDefault="00C0475E" w:rsidP="00C0475E">
      <w:pPr>
        <w:rPr>
          <w:sz w:val="20"/>
          <w:szCs w:val="20"/>
        </w:rPr>
      </w:pPr>
      <w:r w:rsidRPr="0061436E">
        <w:rPr>
          <w:sz w:val="20"/>
          <w:szCs w:val="20"/>
        </w:rPr>
        <w:t>This specifies permissible spin refacing for the formation.  “Rear” means that it can only spin 180 degrees to rea</w:t>
      </w:r>
      <w:r>
        <w:rPr>
          <w:sz w:val="20"/>
          <w:szCs w:val="20"/>
        </w:rPr>
        <w:t>r, “Flank” that it can only spin 90 degrees to its flank (Formation 5)</w:t>
      </w:r>
      <w:r w:rsidRPr="0061436E">
        <w:rPr>
          <w:sz w:val="20"/>
          <w:szCs w:val="20"/>
        </w:rPr>
        <w:t xml:space="preserve">, “Both” that it can spin to flank 90 degrees or 180  to rear, “NA” that it has all round facing so spin is irrelevant, “No” that it cannot spin and only refaces by wheeling / formation change </w:t>
      </w:r>
    </w:p>
    <w:p w14:paraId="76486751" w14:textId="77777777" w:rsidR="00C0475E" w:rsidRDefault="00C0475E" w:rsidP="00C0475E">
      <w:pPr>
        <w:rPr>
          <w:sz w:val="20"/>
          <w:szCs w:val="20"/>
        </w:rPr>
      </w:pPr>
    </w:p>
    <w:p w14:paraId="1B906CCF" w14:textId="77777777" w:rsidR="00FA6B3C" w:rsidRDefault="00FA6B3C" w:rsidP="00C0475E">
      <w:pPr>
        <w:rPr>
          <w:b/>
          <w:sz w:val="22"/>
          <w:szCs w:val="22"/>
          <w:u w:val="single"/>
        </w:rPr>
      </w:pPr>
    </w:p>
    <w:p w14:paraId="52B07AD9" w14:textId="3BD5FE7A" w:rsidR="00C0475E" w:rsidRPr="00EF51BC" w:rsidRDefault="00C0475E" w:rsidP="00C0475E">
      <w:pPr>
        <w:rPr>
          <w:b/>
          <w:sz w:val="22"/>
          <w:szCs w:val="22"/>
          <w:u w:val="single"/>
        </w:rPr>
      </w:pPr>
      <w:r w:rsidRPr="00EF51BC">
        <w:rPr>
          <w:b/>
          <w:sz w:val="22"/>
          <w:szCs w:val="22"/>
          <w:u w:val="single"/>
        </w:rPr>
        <w:t>Summary</w:t>
      </w:r>
    </w:p>
    <w:p w14:paraId="5765AA60" w14:textId="77777777" w:rsidR="00C0475E" w:rsidRPr="0061436E" w:rsidRDefault="00C0475E" w:rsidP="00C0475E">
      <w:pPr>
        <w:rPr>
          <w:b/>
          <w:sz w:val="20"/>
          <w:szCs w:val="20"/>
          <w:u w:val="single"/>
        </w:rPr>
      </w:pPr>
    </w:p>
    <w:p w14:paraId="72461304" w14:textId="77777777" w:rsidR="00C0475E" w:rsidRPr="0061436E" w:rsidRDefault="00C0475E" w:rsidP="00C0475E">
      <w:pPr>
        <w:rPr>
          <w:sz w:val="20"/>
          <w:szCs w:val="20"/>
        </w:rPr>
      </w:pPr>
      <w:r w:rsidRPr="0061436E">
        <w:rPr>
          <w:sz w:val="20"/>
          <w:szCs w:val="20"/>
        </w:rPr>
        <w:t>This gives a short statement of the formation layout.</w:t>
      </w:r>
    </w:p>
    <w:p w14:paraId="0554811C" w14:textId="77777777" w:rsidR="00C0475E" w:rsidRPr="0061436E" w:rsidRDefault="00C0475E" w:rsidP="00C0475E">
      <w:pPr>
        <w:rPr>
          <w:sz w:val="20"/>
          <w:szCs w:val="20"/>
        </w:rPr>
      </w:pPr>
    </w:p>
    <w:p w14:paraId="15E9BE01" w14:textId="77777777" w:rsidR="00C0475E" w:rsidRPr="00EF51BC" w:rsidRDefault="00C0475E" w:rsidP="00C0475E">
      <w:pPr>
        <w:pStyle w:val="ListParagraph"/>
        <w:numPr>
          <w:ilvl w:val="2"/>
          <w:numId w:val="3"/>
        </w:numPr>
        <w:rPr>
          <w:b/>
          <w:sz w:val="22"/>
          <w:szCs w:val="22"/>
          <w:u w:val="single"/>
        </w:rPr>
      </w:pPr>
      <w:r w:rsidRPr="0061436E">
        <w:rPr>
          <w:sz w:val="20"/>
          <w:szCs w:val="20"/>
        </w:rPr>
        <w:t xml:space="preserve">  </w:t>
      </w:r>
      <w:r w:rsidRPr="00EF51BC">
        <w:rPr>
          <w:b/>
          <w:sz w:val="22"/>
          <w:szCs w:val="22"/>
          <w:u w:val="single"/>
        </w:rPr>
        <w:t>Names</w:t>
      </w:r>
    </w:p>
    <w:p w14:paraId="432AF3FF" w14:textId="77777777" w:rsidR="00C0475E" w:rsidRPr="0061436E" w:rsidRDefault="00C0475E" w:rsidP="00C0475E">
      <w:pPr>
        <w:rPr>
          <w:sz w:val="20"/>
          <w:szCs w:val="20"/>
        </w:rPr>
      </w:pPr>
    </w:p>
    <w:p w14:paraId="61DF49FD" w14:textId="77777777" w:rsidR="00C0475E" w:rsidRPr="0061436E" w:rsidRDefault="00C0475E" w:rsidP="00C0475E">
      <w:pPr>
        <w:rPr>
          <w:sz w:val="20"/>
          <w:szCs w:val="20"/>
        </w:rPr>
      </w:pPr>
      <w:r w:rsidRPr="0061436E">
        <w:rPr>
          <w:sz w:val="20"/>
          <w:szCs w:val="20"/>
        </w:rPr>
        <w:t xml:space="preserve">The columns Tsolyani, Muugalavyani etc give the name of the formation in each Empire.  Thus Formation 17 is called Bow of Hrugga by the Tsolyani, Termination Commanded by the Red Hats, Yilrana avenged in Blood by the Dog Eaters, the Mighty Embrace of Ssirandir by the heirs of the Fishermen Kings and Hermeneutic Readings of Theological Concern by the wizards of Livyanu. </w:t>
      </w:r>
    </w:p>
    <w:p w14:paraId="4E264C45" w14:textId="77777777" w:rsidR="00C0475E" w:rsidRDefault="00C0475E" w:rsidP="00C0475E">
      <w:pPr>
        <w:rPr>
          <w:b/>
          <w:color w:val="FF0000"/>
          <w:sz w:val="20"/>
          <w:szCs w:val="20"/>
          <w:u w:val="single"/>
        </w:rPr>
      </w:pPr>
    </w:p>
    <w:p w14:paraId="4FBDD135" w14:textId="77777777" w:rsidR="00C90986" w:rsidRDefault="00C90986" w:rsidP="00C90986">
      <w:pPr>
        <w:pStyle w:val="ListParagraph"/>
        <w:numPr>
          <w:ilvl w:val="1"/>
          <w:numId w:val="3"/>
        </w:numPr>
        <w:rPr>
          <w:b/>
          <w:color w:val="FF0000"/>
          <w:szCs w:val="20"/>
          <w:u w:val="single"/>
        </w:rPr>
      </w:pPr>
      <w:r>
        <w:rPr>
          <w:b/>
          <w:color w:val="FF0000"/>
          <w:szCs w:val="20"/>
          <w:u w:val="single"/>
        </w:rPr>
        <w:t>LARGE LEGIONS</w:t>
      </w:r>
    </w:p>
    <w:p w14:paraId="400FB446" w14:textId="77777777" w:rsidR="00C90986" w:rsidRDefault="00C90986" w:rsidP="00C90986">
      <w:pPr>
        <w:rPr>
          <w:b/>
          <w:color w:val="FF0000"/>
          <w:szCs w:val="20"/>
          <w:u w:val="single"/>
        </w:rPr>
      </w:pPr>
    </w:p>
    <w:p w14:paraId="0E07791C" w14:textId="513C391A" w:rsidR="00C90986" w:rsidRDefault="00C90986" w:rsidP="00F34B49">
      <w:pPr>
        <w:rPr>
          <w:bCs/>
          <w:sz w:val="20"/>
          <w:szCs w:val="16"/>
        </w:rPr>
      </w:pPr>
      <w:r w:rsidRPr="004D09FE">
        <w:rPr>
          <w:bCs/>
          <w:sz w:val="20"/>
          <w:szCs w:val="16"/>
        </w:rPr>
        <w:t xml:space="preserve">Where units with </w:t>
      </w:r>
      <w:r w:rsidR="00A14FFA">
        <w:rPr>
          <w:bCs/>
          <w:sz w:val="20"/>
          <w:szCs w:val="16"/>
        </w:rPr>
        <w:t>[</w:t>
      </w:r>
      <w:r w:rsidRPr="004D09FE">
        <w:rPr>
          <w:bCs/>
          <w:sz w:val="20"/>
          <w:szCs w:val="16"/>
        </w:rPr>
        <w:t>20</w:t>
      </w:r>
      <w:r w:rsidR="00DC6215">
        <w:rPr>
          <w:bCs/>
          <w:sz w:val="20"/>
          <w:szCs w:val="16"/>
        </w:rPr>
        <w:t xml:space="preserve"> ish</w:t>
      </w:r>
      <w:r w:rsidR="00A14FFA">
        <w:rPr>
          <w:bCs/>
          <w:sz w:val="20"/>
          <w:szCs w:val="16"/>
        </w:rPr>
        <w:t>]</w:t>
      </w:r>
      <w:r>
        <w:rPr>
          <w:bCs/>
          <w:sz w:val="20"/>
          <w:szCs w:val="16"/>
        </w:rPr>
        <w:t xml:space="preserve"> or more</w:t>
      </w:r>
      <w:r w:rsidRPr="004D09FE">
        <w:rPr>
          <w:bCs/>
          <w:sz w:val="20"/>
          <w:szCs w:val="16"/>
        </w:rPr>
        <w:t xml:space="preserve"> figures are split into two sub units the</w:t>
      </w:r>
      <w:r w:rsidR="00F34B49">
        <w:rPr>
          <w:bCs/>
          <w:sz w:val="20"/>
          <w:szCs w:val="16"/>
        </w:rPr>
        <w:t xml:space="preserve"> two sub unit operate independently including with all commands.  </w:t>
      </w:r>
    </w:p>
    <w:p w14:paraId="52DD76EC" w14:textId="77777777" w:rsidR="00DC6215" w:rsidRDefault="00DC6215" w:rsidP="00F34B49">
      <w:pPr>
        <w:rPr>
          <w:bCs/>
          <w:sz w:val="20"/>
          <w:szCs w:val="16"/>
        </w:rPr>
      </w:pPr>
    </w:p>
    <w:p w14:paraId="40379E66" w14:textId="5C3C8D9D" w:rsidR="00DC6215" w:rsidRPr="00F34B49" w:rsidRDefault="00DC6215" w:rsidP="00F34B49">
      <w:pPr>
        <w:rPr>
          <w:b/>
          <w:color w:val="FF0000"/>
          <w:sz w:val="20"/>
          <w:szCs w:val="20"/>
          <w:u w:val="single"/>
        </w:rPr>
      </w:pPr>
      <w:r>
        <w:rPr>
          <w:bCs/>
          <w:sz w:val="20"/>
          <w:szCs w:val="16"/>
        </w:rPr>
        <w:t>When a mixed legion enters a combined formation (Meadow of Death / UHK) and the combined units total more than [</w:t>
      </w:r>
      <w:r w:rsidRPr="004D09FE">
        <w:rPr>
          <w:bCs/>
          <w:sz w:val="20"/>
          <w:szCs w:val="16"/>
        </w:rPr>
        <w:t>20</w:t>
      </w:r>
      <w:r>
        <w:rPr>
          <w:bCs/>
          <w:sz w:val="20"/>
          <w:szCs w:val="16"/>
        </w:rPr>
        <w:t xml:space="preserve"> ish] figures then the formation should be divided into </w:t>
      </w:r>
      <w:r w:rsidR="009E389A">
        <w:rPr>
          <w:bCs/>
          <w:sz w:val="20"/>
          <w:szCs w:val="16"/>
        </w:rPr>
        <w:t xml:space="preserve">two equal sub units using duplicate unit </w:t>
      </w:r>
      <w:r w:rsidR="009E389A">
        <w:rPr>
          <w:bCs/>
          <w:sz w:val="20"/>
          <w:szCs w:val="16"/>
        </w:rPr>
        <w:lastRenderedPageBreak/>
        <w:t>cards.  The sub units may then only exit the combined formation into another formation of they are within 150mm of each other in which case they return to their original sub units in the same locations.</w:t>
      </w:r>
    </w:p>
    <w:p w14:paraId="2335B448" w14:textId="77777777" w:rsidR="00F34B49" w:rsidRPr="000E4B53" w:rsidRDefault="00F34B49" w:rsidP="00F34B49">
      <w:pPr>
        <w:rPr>
          <w:b/>
          <w:sz w:val="20"/>
          <w:szCs w:val="20"/>
          <w:u w:val="single"/>
        </w:rPr>
      </w:pPr>
    </w:p>
    <w:p w14:paraId="1D4BCCAE" w14:textId="3349BDE6" w:rsidR="00DA4F78" w:rsidRPr="000E4B53" w:rsidRDefault="00DA4F78" w:rsidP="00F34B49">
      <w:pPr>
        <w:rPr>
          <w:b/>
          <w:sz w:val="20"/>
          <w:szCs w:val="20"/>
          <w:u w:val="single"/>
        </w:rPr>
      </w:pPr>
      <w:r w:rsidRPr="000E4B53">
        <w:rPr>
          <w:b/>
          <w:sz w:val="20"/>
          <w:szCs w:val="20"/>
          <w:highlight w:val="green"/>
          <w:u w:val="single"/>
        </w:rPr>
        <w:t xml:space="preserve">[Your author is not totally happy with this but the YK are heavily disadvanted without this split.  The big Salarvyani legions should also be split unless the GM wants to demonstrate their inflexible feudal </w:t>
      </w:r>
      <w:r w:rsidR="000E4B53" w:rsidRPr="000E4B53">
        <w:rPr>
          <w:b/>
          <w:sz w:val="20"/>
          <w:szCs w:val="20"/>
          <w:highlight w:val="green"/>
          <w:u w:val="single"/>
        </w:rPr>
        <w:t>military structure.}</w:t>
      </w:r>
    </w:p>
    <w:p w14:paraId="39002F07" w14:textId="77777777" w:rsidR="000E4B53" w:rsidRPr="0061436E" w:rsidRDefault="000E4B53" w:rsidP="00F34B49">
      <w:pPr>
        <w:rPr>
          <w:b/>
          <w:color w:val="FF0000"/>
          <w:sz w:val="20"/>
          <w:szCs w:val="20"/>
          <w:u w:val="single"/>
        </w:rPr>
      </w:pPr>
    </w:p>
    <w:p w14:paraId="2E48D958" w14:textId="77777777" w:rsidR="00C0475E" w:rsidRDefault="00C0475E" w:rsidP="00C0475E">
      <w:pPr>
        <w:pStyle w:val="ListParagraph"/>
        <w:numPr>
          <w:ilvl w:val="1"/>
          <w:numId w:val="3"/>
        </w:numPr>
        <w:rPr>
          <w:b/>
          <w:color w:val="FF0000"/>
          <w:szCs w:val="20"/>
          <w:u w:val="single"/>
        </w:rPr>
      </w:pPr>
      <w:bookmarkStart w:id="61" w:name="_Ref151145215"/>
      <w:r w:rsidRPr="00805349">
        <w:rPr>
          <w:b/>
          <w:color w:val="FF0000"/>
          <w:szCs w:val="20"/>
          <w:u w:val="single"/>
        </w:rPr>
        <w:t>MIXED LEGIONS</w:t>
      </w:r>
      <w:bookmarkEnd w:id="61"/>
    </w:p>
    <w:p w14:paraId="3BC6DC7C" w14:textId="77777777" w:rsidR="00C0475E" w:rsidRPr="004D09FE" w:rsidRDefault="00C0475E" w:rsidP="00C0475E">
      <w:pPr>
        <w:rPr>
          <w:b/>
          <w:color w:val="FF0000"/>
          <w:szCs w:val="20"/>
          <w:u w:val="single"/>
        </w:rPr>
      </w:pPr>
    </w:p>
    <w:p w14:paraId="570560E1" w14:textId="77777777" w:rsidR="00C0475E" w:rsidRPr="0061436E" w:rsidRDefault="00C0475E" w:rsidP="00C0475E">
      <w:pPr>
        <w:rPr>
          <w:b/>
          <w:sz w:val="20"/>
          <w:szCs w:val="20"/>
          <w:u w:val="single"/>
        </w:rPr>
      </w:pPr>
    </w:p>
    <w:p w14:paraId="04627DCB" w14:textId="01F2EBBE" w:rsidR="00C0475E" w:rsidRPr="008B1D9A" w:rsidRDefault="00C0475E" w:rsidP="00C0475E">
      <w:pPr>
        <w:rPr>
          <w:sz w:val="20"/>
          <w:szCs w:val="20"/>
        </w:rPr>
      </w:pPr>
      <w:r w:rsidRPr="008B1D9A">
        <w:rPr>
          <w:sz w:val="20"/>
          <w:szCs w:val="20"/>
        </w:rPr>
        <w:t>A number of special rules apply to the mixed legions so beloved of the Dog Eating Yan Koryani and the grease dribbling p</w:t>
      </w:r>
      <w:r>
        <w:rPr>
          <w:sz w:val="20"/>
          <w:szCs w:val="20"/>
        </w:rPr>
        <w:t>o</w:t>
      </w:r>
      <w:r w:rsidRPr="008B1D9A">
        <w:rPr>
          <w:sz w:val="20"/>
          <w:szCs w:val="20"/>
        </w:rPr>
        <w:t xml:space="preserve">mandered Salarvyani (happily the mighty forces are Ssa’atis can ignore this drivel).  A </w:t>
      </w:r>
      <w:r w:rsidR="00F34B49">
        <w:rPr>
          <w:sz w:val="20"/>
          <w:szCs w:val="20"/>
        </w:rPr>
        <w:t>Mixed Legion</w:t>
      </w:r>
      <w:r w:rsidRPr="008B1D9A">
        <w:rPr>
          <w:sz w:val="20"/>
          <w:szCs w:val="20"/>
        </w:rPr>
        <w:t xml:space="preserve"> is one with more than one troop type in it; these can be of different weights, include missile troops, and even, disgustingly, artillery, and yet more revoltingly, skirmishers.</w:t>
      </w:r>
    </w:p>
    <w:p w14:paraId="5180975B" w14:textId="77777777" w:rsidR="00C0475E" w:rsidRDefault="00C0475E" w:rsidP="00C0475E">
      <w:pPr>
        <w:rPr>
          <w:color w:val="0000FF"/>
          <w:sz w:val="20"/>
          <w:szCs w:val="20"/>
        </w:rPr>
      </w:pPr>
    </w:p>
    <w:p w14:paraId="0F65F18C" w14:textId="423C7A9C" w:rsidR="00A66113" w:rsidRPr="00066C8D" w:rsidRDefault="00C90986" w:rsidP="00A66113">
      <w:pPr>
        <w:pStyle w:val="ListParagraph"/>
        <w:numPr>
          <w:ilvl w:val="0"/>
          <w:numId w:val="24"/>
        </w:numPr>
        <w:rPr>
          <w:sz w:val="20"/>
          <w:szCs w:val="22"/>
        </w:rPr>
      </w:pPr>
      <w:bookmarkStart w:id="62" w:name="_Ref151145172"/>
      <w:bookmarkStart w:id="63" w:name="_Ref149220667"/>
      <w:r w:rsidRPr="00A66113">
        <w:rPr>
          <w:b/>
          <w:bCs/>
          <w:sz w:val="20"/>
          <w:szCs w:val="20"/>
        </w:rPr>
        <w:t xml:space="preserve">If a unit in a mixed Legion is given an </w:t>
      </w:r>
      <w:r w:rsidR="00066C8D">
        <w:rPr>
          <w:b/>
          <w:bCs/>
          <w:sz w:val="20"/>
          <w:szCs w:val="20"/>
        </w:rPr>
        <w:t>Command</w:t>
      </w:r>
      <w:r w:rsidRPr="00A66113">
        <w:rPr>
          <w:b/>
          <w:bCs/>
          <w:sz w:val="20"/>
          <w:szCs w:val="20"/>
        </w:rPr>
        <w:t xml:space="preserve"> all other units of the Legion within 300mm may be given the same </w:t>
      </w:r>
      <w:r w:rsidR="00066C8D">
        <w:rPr>
          <w:b/>
          <w:bCs/>
          <w:sz w:val="20"/>
          <w:szCs w:val="20"/>
        </w:rPr>
        <w:t>Command</w:t>
      </w:r>
      <w:r w:rsidRPr="00A66113">
        <w:rPr>
          <w:b/>
          <w:bCs/>
          <w:sz w:val="20"/>
          <w:szCs w:val="20"/>
        </w:rPr>
        <w:t xml:space="preserve"> for no additional SSS cost, </w:t>
      </w:r>
      <w:r w:rsidR="00A66113" w:rsidRPr="00A66113">
        <w:rPr>
          <w:b/>
          <w:bCs/>
          <w:sz w:val="20"/>
          <w:szCs w:val="20"/>
        </w:rPr>
        <w:t xml:space="preserve">but </w:t>
      </w:r>
      <w:r w:rsidR="00A66113" w:rsidRPr="00A66113">
        <w:rPr>
          <w:sz w:val="20"/>
          <w:szCs w:val="20"/>
        </w:rPr>
        <w:t xml:space="preserve">all units are treated as having received a command for Cycle limits and SSS on future </w:t>
      </w:r>
      <w:r w:rsidR="00066C8D">
        <w:rPr>
          <w:sz w:val="20"/>
          <w:szCs w:val="20"/>
        </w:rPr>
        <w:t>C</w:t>
      </w:r>
      <w:r w:rsidR="00A66113" w:rsidRPr="00A66113">
        <w:rPr>
          <w:sz w:val="20"/>
          <w:szCs w:val="20"/>
        </w:rPr>
        <w:t>ommands.</w:t>
      </w:r>
      <w:r w:rsidR="00281322">
        <w:rPr>
          <w:sz w:val="20"/>
          <w:szCs w:val="20"/>
        </w:rPr>
        <w:t xml:space="preserve">  Mark such </w:t>
      </w:r>
      <w:r w:rsidR="00066C8D">
        <w:rPr>
          <w:sz w:val="20"/>
          <w:szCs w:val="20"/>
        </w:rPr>
        <w:t>C</w:t>
      </w:r>
      <w:r w:rsidR="00281322">
        <w:rPr>
          <w:sz w:val="20"/>
          <w:szCs w:val="20"/>
        </w:rPr>
        <w:t>ommands SMo, SR etc</w:t>
      </w:r>
      <w:r w:rsidR="00746E65">
        <w:rPr>
          <w:sz w:val="20"/>
          <w:szCs w:val="20"/>
        </w:rPr>
        <w:t>.</w:t>
      </w:r>
      <w:bookmarkEnd w:id="62"/>
    </w:p>
    <w:p w14:paraId="073F2123" w14:textId="611BBF90" w:rsidR="00066C8D" w:rsidRPr="00A66113" w:rsidRDefault="00066C8D" w:rsidP="00066C8D">
      <w:pPr>
        <w:pStyle w:val="ListParagraph"/>
        <w:ind w:left="1080"/>
        <w:rPr>
          <w:sz w:val="20"/>
          <w:szCs w:val="22"/>
        </w:rPr>
      </w:pPr>
      <w:r>
        <w:rPr>
          <w:b/>
          <w:bCs/>
          <w:sz w:val="20"/>
          <w:szCs w:val="20"/>
        </w:rPr>
        <w:t>T</w:t>
      </w:r>
      <w:r w:rsidRPr="00066C8D">
        <w:rPr>
          <w:sz w:val="20"/>
          <w:szCs w:val="20"/>
        </w:rPr>
        <w:t>ake the worst case in the units ordered for SSS cost</w:t>
      </w:r>
      <w:r>
        <w:rPr>
          <w:b/>
          <w:bCs/>
          <w:sz w:val="20"/>
          <w:szCs w:val="20"/>
        </w:rPr>
        <w:t>.</w:t>
      </w:r>
    </w:p>
    <w:p w14:paraId="2B22142E" w14:textId="7A304A82" w:rsidR="00066C8D" w:rsidRDefault="00C0475E" w:rsidP="00A66113">
      <w:pPr>
        <w:ind w:left="1080"/>
        <w:rPr>
          <w:sz w:val="20"/>
          <w:szCs w:val="20"/>
        </w:rPr>
      </w:pPr>
      <w:r w:rsidRPr="0061436E">
        <w:rPr>
          <w:sz w:val="20"/>
          <w:szCs w:val="20"/>
        </w:rPr>
        <w:t>For example if there were three sub units all could be ordered to move for 1 SSS</w:t>
      </w:r>
      <w:r w:rsidR="00066C8D">
        <w:rPr>
          <w:sz w:val="20"/>
          <w:szCs w:val="20"/>
        </w:rPr>
        <w:t xml:space="preserve"> if none have received a Command yet this turn but if one has already received two commands then pay 3 SSS.</w:t>
      </w:r>
    </w:p>
    <w:p w14:paraId="34525DE8" w14:textId="4C7043D5" w:rsidR="00066C8D" w:rsidRDefault="00066C8D" w:rsidP="00A66113">
      <w:pPr>
        <w:ind w:left="1080"/>
        <w:rPr>
          <w:sz w:val="20"/>
          <w:szCs w:val="20"/>
        </w:rPr>
      </w:pPr>
      <w:r>
        <w:rPr>
          <w:sz w:val="20"/>
          <w:szCs w:val="20"/>
        </w:rPr>
        <w:t xml:space="preserve">Any Command can be give this way,and units </w:t>
      </w:r>
      <w:r w:rsidR="00C0475E" w:rsidRPr="0061436E">
        <w:rPr>
          <w:sz w:val="20"/>
          <w:szCs w:val="20"/>
        </w:rPr>
        <w:t>do NOT have to move the same distance or the same direction.</w:t>
      </w:r>
      <w:bookmarkEnd w:id="63"/>
      <w:r w:rsidR="00C0475E">
        <w:rPr>
          <w:sz w:val="20"/>
          <w:szCs w:val="20"/>
        </w:rPr>
        <w:t xml:space="preserve"> </w:t>
      </w:r>
    </w:p>
    <w:p w14:paraId="2C308A2C" w14:textId="0895CFC2" w:rsidR="00C0475E" w:rsidRPr="000F362D" w:rsidRDefault="00C90986" w:rsidP="00C0475E">
      <w:pPr>
        <w:numPr>
          <w:ilvl w:val="0"/>
          <w:numId w:val="24"/>
        </w:numPr>
        <w:rPr>
          <w:b/>
          <w:bCs/>
          <w:sz w:val="20"/>
          <w:szCs w:val="20"/>
        </w:rPr>
      </w:pPr>
      <w:r>
        <w:rPr>
          <w:b/>
          <w:bCs/>
          <w:sz w:val="20"/>
          <w:szCs w:val="20"/>
        </w:rPr>
        <w:t>Interpenetrations</w:t>
      </w:r>
      <w:r w:rsidR="00C0475E" w:rsidRPr="000F362D">
        <w:rPr>
          <w:b/>
          <w:bCs/>
          <w:sz w:val="20"/>
          <w:szCs w:val="20"/>
        </w:rPr>
        <w:t xml:space="preserve"> with </w:t>
      </w:r>
      <w:r>
        <w:rPr>
          <w:b/>
          <w:bCs/>
          <w:sz w:val="20"/>
          <w:szCs w:val="20"/>
        </w:rPr>
        <w:t xml:space="preserve">other units </w:t>
      </w:r>
      <w:r w:rsidR="00C0475E" w:rsidRPr="000F362D">
        <w:rPr>
          <w:b/>
          <w:bCs/>
          <w:sz w:val="20"/>
          <w:szCs w:val="20"/>
        </w:rPr>
        <w:t xml:space="preserve">of the same legion </w:t>
      </w:r>
      <w:r w:rsidR="00F2238F">
        <w:rPr>
          <w:b/>
          <w:bCs/>
          <w:sz w:val="20"/>
          <w:szCs w:val="20"/>
        </w:rPr>
        <w:t>automatically succeed.</w:t>
      </w:r>
    </w:p>
    <w:p w14:paraId="512F00C4" w14:textId="2BD341E3" w:rsidR="00C0475E" w:rsidRPr="00093AA5" w:rsidRDefault="00C0475E" w:rsidP="00C0475E">
      <w:pPr>
        <w:numPr>
          <w:ilvl w:val="0"/>
          <w:numId w:val="24"/>
        </w:numPr>
        <w:rPr>
          <w:sz w:val="20"/>
          <w:szCs w:val="20"/>
        </w:rPr>
      </w:pPr>
      <w:r w:rsidRPr="00A10E3E">
        <w:rPr>
          <w:b/>
          <w:bCs/>
          <w:sz w:val="20"/>
          <w:szCs w:val="20"/>
        </w:rPr>
        <w:t>Artillery</w:t>
      </w:r>
      <w:r>
        <w:rPr>
          <w:sz w:val="20"/>
          <w:szCs w:val="20"/>
        </w:rPr>
        <w:t xml:space="preserve"> may be used as specified in </w:t>
      </w:r>
      <w:r w:rsidR="00A10E3E">
        <w:rPr>
          <w:sz w:val="20"/>
          <w:szCs w:val="20"/>
        </w:rPr>
        <w:fldChar w:fldCharType="begin"/>
      </w:r>
      <w:r w:rsidR="00A10E3E">
        <w:rPr>
          <w:sz w:val="20"/>
          <w:szCs w:val="20"/>
        </w:rPr>
        <w:instrText xml:space="preserve"> REF _Ref119507257 \r \h  \* MERGEFORMAT </w:instrText>
      </w:r>
      <w:r w:rsidR="00A10E3E">
        <w:rPr>
          <w:sz w:val="20"/>
          <w:szCs w:val="20"/>
        </w:rPr>
      </w:r>
      <w:r w:rsidR="00A10E3E">
        <w:rPr>
          <w:sz w:val="20"/>
          <w:szCs w:val="20"/>
        </w:rPr>
        <w:fldChar w:fldCharType="separate"/>
      </w:r>
      <w:r w:rsidR="00996996" w:rsidRPr="00996996">
        <w:rPr>
          <w:b/>
          <w:bCs/>
          <w:sz w:val="20"/>
          <w:szCs w:val="20"/>
        </w:rPr>
        <w:t>O.1.2</w:t>
      </w:r>
      <w:r w:rsidR="00A10E3E">
        <w:rPr>
          <w:sz w:val="20"/>
          <w:szCs w:val="20"/>
        </w:rPr>
        <w:fldChar w:fldCharType="end"/>
      </w:r>
      <w:r w:rsidR="00A10E3E">
        <w:rPr>
          <w:sz w:val="20"/>
          <w:szCs w:val="20"/>
        </w:rPr>
        <w:t xml:space="preserve"> as set out in Scenario instructions</w:t>
      </w:r>
      <w:r>
        <w:rPr>
          <w:sz w:val="20"/>
          <w:szCs w:val="20"/>
        </w:rPr>
        <w:t>.</w:t>
      </w:r>
    </w:p>
    <w:p w14:paraId="133D3287" w14:textId="1681314A" w:rsidR="00C0475E" w:rsidRDefault="00C0475E" w:rsidP="00C0475E">
      <w:pPr>
        <w:numPr>
          <w:ilvl w:val="0"/>
          <w:numId w:val="24"/>
        </w:numPr>
        <w:rPr>
          <w:sz w:val="20"/>
          <w:szCs w:val="20"/>
        </w:rPr>
      </w:pPr>
      <w:r w:rsidRPr="000F362D">
        <w:rPr>
          <w:b/>
          <w:bCs/>
          <w:sz w:val="20"/>
          <w:szCs w:val="20"/>
        </w:rPr>
        <w:t>When switching units (</w:t>
      </w:r>
      <w:r w:rsidRPr="000F362D">
        <w:rPr>
          <w:b/>
          <w:bCs/>
          <w:sz w:val="20"/>
          <w:szCs w:val="20"/>
        </w:rPr>
        <w:fldChar w:fldCharType="begin"/>
      </w:r>
      <w:r w:rsidRPr="000F362D">
        <w:rPr>
          <w:b/>
          <w:bCs/>
          <w:sz w:val="20"/>
          <w:szCs w:val="20"/>
        </w:rPr>
        <w:instrText xml:space="preserve"> REF _Ref486118505 \r \h  \* MERGEFORMAT </w:instrText>
      </w:r>
      <w:r w:rsidRPr="000F362D">
        <w:rPr>
          <w:b/>
          <w:bCs/>
          <w:sz w:val="20"/>
          <w:szCs w:val="20"/>
        </w:rPr>
      </w:r>
      <w:r w:rsidRPr="000F362D">
        <w:rPr>
          <w:b/>
          <w:bCs/>
          <w:sz w:val="20"/>
          <w:szCs w:val="20"/>
        </w:rPr>
        <w:fldChar w:fldCharType="separate"/>
      </w:r>
      <w:r w:rsidR="00996996">
        <w:rPr>
          <w:b/>
          <w:bCs/>
          <w:sz w:val="20"/>
          <w:szCs w:val="20"/>
        </w:rPr>
        <w:t>I8</w:t>
      </w:r>
      <w:r w:rsidRPr="000F362D">
        <w:rPr>
          <w:b/>
          <w:bCs/>
          <w:sz w:val="20"/>
          <w:szCs w:val="20"/>
        </w:rPr>
        <w:fldChar w:fldCharType="end"/>
      </w:r>
      <w:r w:rsidRPr="000F362D">
        <w:rPr>
          <w:b/>
          <w:bCs/>
          <w:sz w:val="20"/>
          <w:szCs w:val="20"/>
        </w:rPr>
        <w:t xml:space="preserve">, </w:t>
      </w:r>
      <w:r w:rsidRPr="000F362D">
        <w:rPr>
          <w:b/>
          <w:bCs/>
          <w:sz w:val="20"/>
          <w:szCs w:val="20"/>
        </w:rPr>
        <w:fldChar w:fldCharType="begin"/>
      </w:r>
      <w:r w:rsidRPr="000F362D">
        <w:rPr>
          <w:b/>
          <w:bCs/>
          <w:sz w:val="20"/>
          <w:szCs w:val="20"/>
        </w:rPr>
        <w:instrText xml:space="preserve"> REF _Ref1410533 \r \h  \* MERGEFORMAT </w:instrText>
      </w:r>
      <w:r w:rsidRPr="000F362D">
        <w:rPr>
          <w:b/>
          <w:bCs/>
          <w:sz w:val="20"/>
          <w:szCs w:val="20"/>
        </w:rPr>
      </w:r>
      <w:r w:rsidRPr="000F362D">
        <w:rPr>
          <w:b/>
          <w:bCs/>
          <w:sz w:val="20"/>
          <w:szCs w:val="20"/>
        </w:rPr>
        <w:fldChar w:fldCharType="separate"/>
      </w:r>
      <w:r w:rsidR="00996996">
        <w:rPr>
          <w:b/>
          <w:bCs/>
          <w:sz w:val="20"/>
          <w:szCs w:val="20"/>
        </w:rPr>
        <w:t>D.3.13</w:t>
      </w:r>
      <w:r w:rsidRPr="000F362D">
        <w:rPr>
          <w:b/>
          <w:bCs/>
          <w:sz w:val="20"/>
          <w:szCs w:val="20"/>
        </w:rPr>
        <w:fldChar w:fldCharType="end"/>
      </w:r>
      <w:r w:rsidRPr="000F362D">
        <w:rPr>
          <w:b/>
          <w:bCs/>
          <w:sz w:val="20"/>
          <w:szCs w:val="20"/>
        </w:rPr>
        <w:t>)  they have several benefits</w:t>
      </w:r>
      <w:r>
        <w:rPr>
          <w:sz w:val="20"/>
          <w:szCs w:val="20"/>
        </w:rPr>
        <w:t>:</w:t>
      </w:r>
    </w:p>
    <w:p w14:paraId="2DC817EC" w14:textId="77777777" w:rsidR="00C0475E" w:rsidRDefault="00C0475E" w:rsidP="00C0475E">
      <w:pPr>
        <w:pStyle w:val="ListParagraph"/>
        <w:numPr>
          <w:ilvl w:val="0"/>
          <w:numId w:val="31"/>
        </w:numPr>
        <w:rPr>
          <w:sz w:val="20"/>
          <w:szCs w:val="20"/>
        </w:rPr>
      </w:pPr>
      <w:r>
        <w:rPr>
          <w:sz w:val="20"/>
          <w:szCs w:val="20"/>
        </w:rPr>
        <w:t>When they switch relieving a missile unit:</w:t>
      </w:r>
    </w:p>
    <w:p w14:paraId="704A7905" w14:textId="77777777" w:rsidR="00C0475E" w:rsidRDefault="00C0475E" w:rsidP="00C0475E">
      <w:pPr>
        <w:pStyle w:val="ListParagraph"/>
        <w:ind w:left="1440"/>
        <w:rPr>
          <w:sz w:val="20"/>
          <w:szCs w:val="20"/>
        </w:rPr>
      </w:pPr>
      <w:r>
        <w:rPr>
          <w:sz w:val="20"/>
          <w:szCs w:val="20"/>
        </w:rPr>
        <w:t xml:space="preserve"> No SSS is required.  The command should be marked SMi.</w:t>
      </w:r>
    </w:p>
    <w:p w14:paraId="7411AF2C" w14:textId="77777777" w:rsidR="00C0475E" w:rsidRDefault="00C0475E" w:rsidP="00C0475E">
      <w:pPr>
        <w:pStyle w:val="ListParagraph"/>
        <w:ind w:left="1440"/>
        <w:rPr>
          <w:sz w:val="20"/>
          <w:szCs w:val="20"/>
        </w:rPr>
      </w:pPr>
      <w:r>
        <w:rPr>
          <w:sz w:val="20"/>
          <w:szCs w:val="20"/>
        </w:rPr>
        <w:t>No QC is required if they are in the CZ of a unit that is also in the Fire Zone of the missile unit being relieved.</w:t>
      </w:r>
    </w:p>
    <w:p w14:paraId="657A1CA6" w14:textId="77777777" w:rsidR="00C0475E" w:rsidRDefault="00C0475E" w:rsidP="00C0475E">
      <w:pPr>
        <w:pStyle w:val="ListParagraph"/>
        <w:ind w:left="1440"/>
        <w:rPr>
          <w:sz w:val="20"/>
          <w:szCs w:val="20"/>
        </w:rPr>
      </w:pPr>
      <w:r>
        <w:rPr>
          <w:sz w:val="20"/>
          <w:szCs w:val="20"/>
        </w:rPr>
        <w:t>They can switch even if the missile unit is in an FMZ with a QC – 4</w:t>
      </w:r>
    </w:p>
    <w:p w14:paraId="18A9FB47" w14:textId="77777777" w:rsidR="00C0475E" w:rsidRDefault="00C0475E" w:rsidP="00C0475E">
      <w:pPr>
        <w:pStyle w:val="ListParagraph"/>
        <w:ind w:left="1440"/>
        <w:rPr>
          <w:sz w:val="20"/>
          <w:szCs w:val="20"/>
        </w:rPr>
      </w:pPr>
    </w:p>
    <w:p w14:paraId="4C1986A5" w14:textId="77777777" w:rsidR="00C0475E" w:rsidRDefault="00C0475E" w:rsidP="00C0475E">
      <w:pPr>
        <w:pStyle w:val="ListParagraph"/>
        <w:numPr>
          <w:ilvl w:val="0"/>
          <w:numId w:val="31"/>
        </w:numPr>
        <w:rPr>
          <w:sz w:val="20"/>
          <w:szCs w:val="20"/>
        </w:rPr>
      </w:pPr>
      <w:r>
        <w:rPr>
          <w:sz w:val="20"/>
          <w:szCs w:val="20"/>
        </w:rPr>
        <w:t>When issuing a Reaction Switch command only the reliever pays SSS whether relieving a missile or a melee unit.</w:t>
      </w:r>
    </w:p>
    <w:p w14:paraId="0A4F3618" w14:textId="77777777" w:rsidR="00C0475E" w:rsidRDefault="00C0475E" w:rsidP="00C0475E">
      <w:pPr>
        <w:rPr>
          <w:sz w:val="20"/>
          <w:szCs w:val="20"/>
        </w:rPr>
      </w:pPr>
    </w:p>
    <w:p w14:paraId="7CA9F5C1" w14:textId="77777777" w:rsidR="00C0475E" w:rsidRPr="002C49A4" w:rsidRDefault="00C0475E" w:rsidP="00C0475E">
      <w:pPr>
        <w:rPr>
          <w:bCs/>
          <w:sz w:val="20"/>
          <w:szCs w:val="16"/>
        </w:rPr>
      </w:pPr>
      <w:bookmarkStart w:id="64" w:name="_Ref401405928"/>
    </w:p>
    <w:p w14:paraId="1F45DCAF" w14:textId="4072BE5E" w:rsidR="00C0475E" w:rsidRDefault="00C0475E" w:rsidP="00C0475E">
      <w:pPr>
        <w:pStyle w:val="ListParagraph"/>
        <w:numPr>
          <w:ilvl w:val="1"/>
          <w:numId w:val="3"/>
        </w:numPr>
        <w:rPr>
          <w:b/>
          <w:color w:val="FF0000"/>
          <w:szCs w:val="20"/>
          <w:u w:val="single"/>
        </w:rPr>
      </w:pPr>
      <w:r w:rsidRPr="00805349">
        <w:rPr>
          <w:b/>
          <w:color w:val="FF0000"/>
          <w:szCs w:val="20"/>
          <w:u w:val="single"/>
        </w:rPr>
        <w:t>MIXED FORMATIONS</w:t>
      </w:r>
      <w:r w:rsidR="007C20B6">
        <w:rPr>
          <w:b/>
          <w:color w:val="FF0000"/>
          <w:szCs w:val="20"/>
          <w:u w:val="single"/>
        </w:rPr>
        <w:t xml:space="preserve"> (F</w:t>
      </w:r>
      <w:r w:rsidR="00F26383">
        <w:rPr>
          <w:b/>
          <w:color w:val="FF0000"/>
          <w:szCs w:val="20"/>
          <w:u w:val="single"/>
        </w:rPr>
        <w:t xml:space="preserve">18, </w:t>
      </w:r>
      <w:r w:rsidR="007C20B6">
        <w:rPr>
          <w:b/>
          <w:color w:val="FF0000"/>
          <w:szCs w:val="20"/>
          <w:u w:val="single"/>
        </w:rPr>
        <w:t>19 &amp; 26)</w:t>
      </w:r>
    </w:p>
    <w:p w14:paraId="58AEAD45" w14:textId="129EDBD2" w:rsidR="00917771" w:rsidRPr="00E73628" w:rsidRDefault="00917771" w:rsidP="00C0475E">
      <w:pPr>
        <w:rPr>
          <w:color w:val="FF0000"/>
          <w:sz w:val="20"/>
          <w:szCs w:val="20"/>
        </w:rPr>
      </w:pPr>
    </w:p>
    <w:p w14:paraId="33CCD7B3" w14:textId="0E6806F9" w:rsidR="0086139D" w:rsidRDefault="007C20B6" w:rsidP="00C0475E">
      <w:pPr>
        <w:rPr>
          <w:sz w:val="20"/>
          <w:szCs w:val="20"/>
        </w:rPr>
      </w:pPr>
      <w:r>
        <w:rPr>
          <w:sz w:val="20"/>
          <w:szCs w:val="20"/>
        </w:rPr>
        <w:t>It is unfortunately possible to combine units of different types into a single formation using 19 and 26.  T</w:t>
      </w:r>
      <w:r w:rsidR="0086139D">
        <w:rPr>
          <w:sz w:val="20"/>
          <w:szCs w:val="20"/>
        </w:rPr>
        <w:t>he Greasy Beards and the Dog Eaters</w:t>
      </w:r>
      <w:r>
        <w:rPr>
          <w:sz w:val="20"/>
          <w:szCs w:val="20"/>
        </w:rPr>
        <w:t xml:space="preserve"> in particular</w:t>
      </w:r>
      <w:r w:rsidR="0086139D">
        <w:rPr>
          <w:sz w:val="20"/>
          <w:szCs w:val="20"/>
        </w:rPr>
        <w:t xml:space="preserve"> indulge in </w:t>
      </w:r>
      <w:r>
        <w:rPr>
          <w:sz w:val="20"/>
          <w:szCs w:val="20"/>
        </w:rPr>
        <w:t>this</w:t>
      </w:r>
      <w:r w:rsidR="0086139D">
        <w:rPr>
          <w:sz w:val="20"/>
          <w:szCs w:val="20"/>
        </w:rPr>
        <w:t xml:space="preserve"> unpleasant </w:t>
      </w:r>
      <w:r>
        <w:rPr>
          <w:sz w:val="20"/>
          <w:szCs w:val="20"/>
        </w:rPr>
        <w:t>technique</w:t>
      </w:r>
      <w:r w:rsidR="0086139D">
        <w:rPr>
          <w:sz w:val="20"/>
          <w:szCs w:val="20"/>
        </w:rPr>
        <w:t xml:space="preserve"> as an extension of their disgusting habit of deploying mixed legions.</w:t>
      </w:r>
    </w:p>
    <w:p w14:paraId="6B6AE84E" w14:textId="455E1B6C" w:rsidR="0069318A" w:rsidRDefault="0069318A" w:rsidP="0069318A">
      <w:pPr>
        <w:rPr>
          <w:b/>
          <w:bCs/>
          <w:sz w:val="32"/>
          <w:szCs w:val="32"/>
          <w:u w:val="single"/>
        </w:rPr>
      </w:pPr>
      <w:r>
        <w:rPr>
          <w:sz w:val="20"/>
        </w:rPr>
        <w:t>Keneng need to take into account the background and purpose of these formations when seeking to use them effectively.  The MoD permits a more effective integration of missile troops and melee troops,</w:t>
      </w:r>
      <w:r w:rsidR="00725FFB">
        <w:rPr>
          <w:sz w:val="20"/>
        </w:rPr>
        <w:t xml:space="preserve"> in particular the ability of missile troops to disrupt and approaching enemy and the fall back into their supporting melee troops,</w:t>
      </w:r>
      <w:r>
        <w:rPr>
          <w:sz w:val="20"/>
        </w:rPr>
        <w:t xml:space="preserve"> whereas the UHK allows creation of a formation which is well prepared for flank and rear attacks</w:t>
      </w:r>
      <w:r w:rsidR="00725FFB">
        <w:rPr>
          <w:sz w:val="20"/>
        </w:rPr>
        <w:t xml:space="preserve">.  </w:t>
      </w:r>
    </w:p>
    <w:p w14:paraId="2A1CF36D" w14:textId="77777777" w:rsidR="0086139D" w:rsidRDefault="0086139D" w:rsidP="00C0475E">
      <w:pPr>
        <w:rPr>
          <w:sz w:val="20"/>
          <w:szCs w:val="20"/>
        </w:rPr>
      </w:pPr>
    </w:p>
    <w:p w14:paraId="4760F722" w14:textId="7E3127A2" w:rsidR="00C0475E" w:rsidRDefault="0086139D" w:rsidP="00C0475E">
      <w:pPr>
        <w:rPr>
          <w:sz w:val="20"/>
          <w:szCs w:val="20"/>
        </w:rPr>
      </w:pPr>
      <w:r>
        <w:rPr>
          <w:sz w:val="20"/>
          <w:szCs w:val="20"/>
        </w:rPr>
        <w:t>The following rules are common to</w:t>
      </w:r>
      <w:r w:rsidR="00F73976">
        <w:rPr>
          <w:sz w:val="20"/>
          <w:szCs w:val="20"/>
        </w:rPr>
        <w:t xml:space="preserve"> all mixed formations of all nationalities</w:t>
      </w:r>
      <w:r>
        <w:rPr>
          <w:sz w:val="20"/>
          <w:szCs w:val="20"/>
        </w:rPr>
        <w:t>:</w:t>
      </w:r>
    </w:p>
    <w:p w14:paraId="112606BB" w14:textId="77777777" w:rsidR="0086139D" w:rsidRPr="005E10BB" w:rsidRDefault="0086139D" w:rsidP="00C0475E">
      <w:pPr>
        <w:rPr>
          <w:szCs w:val="20"/>
        </w:rPr>
      </w:pPr>
    </w:p>
    <w:p w14:paraId="6DF5A5D8" w14:textId="5B6444CF" w:rsidR="00C0475E" w:rsidRPr="005E10BB" w:rsidRDefault="00C0475E" w:rsidP="00C0475E">
      <w:pPr>
        <w:pStyle w:val="ListParagraph"/>
        <w:numPr>
          <w:ilvl w:val="2"/>
          <w:numId w:val="3"/>
        </w:numPr>
        <w:rPr>
          <w:b/>
          <w:szCs w:val="20"/>
          <w:u w:val="single"/>
        </w:rPr>
      </w:pPr>
      <w:r w:rsidRPr="005E10BB">
        <w:rPr>
          <w:b/>
          <w:szCs w:val="20"/>
          <w:u w:val="single"/>
        </w:rPr>
        <w:t>Entering Mixed Formation</w:t>
      </w:r>
    </w:p>
    <w:p w14:paraId="03E84F27" w14:textId="77777777" w:rsidR="00C0475E" w:rsidRPr="005E10BB" w:rsidRDefault="00C0475E" w:rsidP="00C0475E">
      <w:pPr>
        <w:rPr>
          <w:b/>
          <w:szCs w:val="20"/>
          <w:u w:val="single"/>
        </w:rPr>
      </w:pPr>
    </w:p>
    <w:p w14:paraId="7BBF3D0A" w14:textId="15DEBB87" w:rsidR="00DA7EA0" w:rsidRDefault="00C0475E" w:rsidP="00C0475E">
      <w:pPr>
        <w:rPr>
          <w:sz w:val="20"/>
        </w:rPr>
      </w:pPr>
      <w:r w:rsidRPr="00E73628">
        <w:rPr>
          <w:sz w:val="20"/>
          <w:szCs w:val="20"/>
        </w:rPr>
        <w:t xml:space="preserve">To enter a </w:t>
      </w:r>
      <w:r w:rsidR="00DD597C">
        <w:rPr>
          <w:sz w:val="20"/>
          <w:szCs w:val="20"/>
        </w:rPr>
        <w:t>M</w:t>
      </w:r>
      <w:r w:rsidRPr="00E73628">
        <w:rPr>
          <w:sz w:val="20"/>
          <w:szCs w:val="20"/>
        </w:rPr>
        <w:t xml:space="preserve">ixed </w:t>
      </w:r>
      <w:r w:rsidR="00DD597C">
        <w:rPr>
          <w:sz w:val="20"/>
          <w:szCs w:val="20"/>
        </w:rPr>
        <w:t>F</w:t>
      </w:r>
      <w:r w:rsidRPr="00E73628">
        <w:rPr>
          <w:sz w:val="20"/>
          <w:szCs w:val="20"/>
        </w:rPr>
        <w:t>ormation the u</w:t>
      </w:r>
      <w:r w:rsidRPr="00E73628">
        <w:rPr>
          <w:sz w:val="20"/>
        </w:rPr>
        <w:t>nits must be within 1</w:t>
      </w:r>
      <w:r w:rsidR="009E389A">
        <w:rPr>
          <w:sz w:val="20"/>
        </w:rPr>
        <w:t>5</w:t>
      </w:r>
      <w:r w:rsidRPr="00E73628">
        <w:rPr>
          <w:sz w:val="20"/>
        </w:rPr>
        <w:t xml:space="preserve">0mm of each other meeting the formation requirements for a </w:t>
      </w:r>
      <w:r w:rsidR="00F73976">
        <w:rPr>
          <w:sz w:val="20"/>
        </w:rPr>
        <w:t>Mixed Formatio</w:t>
      </w:r>
      <w:r w:rsidR="000738BC">
        <w:rPr>
          <w:sz w:val="20"/>
        </w:rPr>
        <w:t>n</w:t>
      </w:r>
      <w:r w:rsidR="005842D9">
        <w:rPr>
          <w:sz w:val="20"/>
        </w:rPr>
        <w:t xml:space="preserve"> </w:t>
      </w:r>
      <w:r w:rsidR="00DD597C">
        <w:rPr>
          <w:sz w:val="20"/>
        </w:rPr>
        <w:t xml:space="preserve">set out in the Formation Annexe </w:t>
      </w:r>
      <w:r w:rsidRPr="00E73628">
        <w:rPr>
          <w:sz w:val="20"/>
        </w:rPr>
        <w:t xml:space="preserve">and are </w:t>
      </w:r>
      <w:r w:rsidR="00A319C6">
        <w:rPr>
          <w:sz w:val="20"/>
        </w:rPr>
        <w:t xml:space="preserve">each </w:t>
      </w:r>
      <w:r w:rsidRPr="00E73628">
        <w:rPr>
          <w:sz w:val="20"/>
        </w:rPr>
        <w:t xml:space="preserve">given a </w:t>
      </w:r>
      <w:r w:rsidR="00A319C6">
        <w:rPr>
          <w:sz w:val="20"/>
        </w:rPr>
        <w:t>F</w:t>
      </w:r>
      <w:r w:rsidRPr="00E73628">
        <w:rPr>
          <w:sz w:val="20"/>
        </w:rPr>
        <w:t xml:space="preserve">ormation </w:t>
      </w:r>
      <w:r w:rsidR="00A319C6">
        <w:rPr>
          <w:sz w:val="20"/>
        </w:rPr>
        <w:t>C</w:t>
      </w:r>
      <w:r w:rsidRPr="00E73628">
        <w:rPr>
          <w:sz w:val="20"/>
        </w:rPr>
        <w:t>omman</w:t>
      </w:r>
      <w:r w:rsidR="00A319C6">
        <w:rPr>
          <w:sz w:val="20"/>
        </w:rPr>
        <w:t xml:space="preserve">d. </w:t>
      </w:r>
      <w:r w:rsidR="00F26383">
        <w:rPr>
          <w:sz w:val="20"/>
        </w:rPr>
        <w:t>I</w:t>
      </w:r>
      <w:r w:rsidR="00A319C6">
        <w:rPr>
          <w:sz w:val="20"/>
        </w:rPr>
        <w:t xml:space="preserve">f they are from a mixed legion </w:t>
      </w:r>
      <w:r w:rsidR="000A1562">
        <w:rPr>
          <w:sz w:val="20"/>
        </w:rPr>
        <w:fldChar w:fldCharType="begin"/>
      </w:r>
      <w:r w:rsidR="000A1562">
        <w:rPr>
          <w:sz w:val="20"/>
        </w:rPr>
        <w:instrText xml:space="preserve"> REF _Ref151145215 \r \h </w:instrText>
      </w:r>
      <w:r w:rsidR="000A1562">
        <w:rPr>
          <w:sz w:val="20"/>
        </w:rPr>
      </w:r>
      <w:r w:rsidR="000A1562">
        <w:rPr>
          <w:sz w:val="20"/>
        </w:rPr>
        <w:fldChar w:fldCharType="separate"/>
      </w:r>
      <w:r w:rsidR="00996996">
        <w:rPr>
          <w:sz w:val="20"/>
        </w:rPr>
        <w:t>H4</w:t>
      </w:r>
      <w:r w:rsidR="000A1562">
        <w:rPr>
          <w:sz w:val="20"/>
        </w:rPr>
        <w:fldChar w:fldCharType="end"/>
      </w:r>
      <w:r w:rsidR="000A1562">
        <w:rPr>
          <w:sz w:val="20"/>
        </w:rPr>
        <w:t xml:space="preserve">.i </w:t>
      </w:r>
      <w:r w:rsidR="00A319C6">
        <w:rPr>
          <w:sz w:val="20"/>
        </w:rPr>
        <w:t>applies</w:t>
      </w:r>
      <w:r w:rsidR="0086139D">
        <w:rPr>
          <w:sz w:val="20"/>
        </w:rPr>
        <w:t xml:space="preserve"> reducing Command cost.</w:t>
      </w:r>
      <w:r w:rsidR="00A319C6">
        <w:rPr>
          <w:sz w:val="20"/>
        </w:rPr>
        <w:t xml:space="preserve"> </w:t>
      </w:r>
    </w:p>
    <w:p w14:paraId="059AC3FF" w14:textId="77777777" w:rsidR="005842D9" w:rsidRDefault="005842D9" w:rsidP="00C0475E">
      <w:pPr>
        <w:rPr>
          <w:sz w:val="20"/>
        </w:rPr>
      </w:pPr>
    </w:p>
    <w:p w14:paraId="4BB09564" w14:textId="142AAB33" w:rsidR="000738BC" w:rsidRDefault="000738BC" w:rsidP="00C0475E">
      <w:pPr>
        <w:rPr>
          <w:sz w:val="20"/>
        </w:rPr>
      </w:pPr>
      <w:r>
        <w:rPr>
          <w:sz w:val="20"/>
        </w:rPr>
        <w:t xml:space="preserve">Units may not enter Mixed Formations </w:t>
      </w:r>
      <w:r w:rsidR="00F26383">
        <w:rPr>
          <w:sz w:val="20"/>
        </w:rPr>
        <w:t>if any of the units are in the CZ of an enemy unit or would end up in such a CZ (exceptions YK in Meadow, Salarv in UHK).</w:t>
      </w:r>
    </w:p>
    <w:p w14:paraId="653B981D" w14:textId="77777777" w:rsidR="0086139D" w:rsidRDefault="0086139D" w:rsidP="00C0475E">
      <w:pPr>
        <w:rPr>
          <w:sz w:val="20"/>
        </w:rPr>
      </w:pPr>
    </w:p>
    <w:p w14:paraId="569F79E9" w14:textId="77777777" w:rsidR="000738BC" w:rsidRDefault="00C0475E" w:rsidP="00C0475E">
      <w:pPr>
        <w:rPr>
          <w:sz w:val="20"/>
        </w:rPr>
      </w:pPr>
      <w:r w:rsidRPr="00E73628">
        <w:rPr>
          <w:sz w:val="20"/>
        </w:rPr>
        <w:t>They are then grouped into a single formation.  The front of the mixed unit should be the same distance from the enemy as the closest of the two sub units.</w:t>
      </w:r>
      <w:r w:rsidR="0086139D">
        <w:rPr>
          <w:sz w:val="20"/>
        </w:rPr>
        <w:t xml:space="preserve">  </w:t>
      </w:r>
    </w:p>
    <w:p w14:paraId="02312C11" w14:textId="27641C6A" w:rsidR="00C0475E" w:rsidRPr="00E73628" w:rsidRDefault="000738BC" w:rsidP="00C0475E">
      <w:pPr>
        <w:rPr>
          <w:sz w:val="20"/>
        </w:rPr>
      </w:pPr>
      <w:r>
        <w:rPr>
          <w:sz w:val="20"/>
        </w:rPr>
        <w:lastRenderedPageBreak/>
        <w:t>Lateral combination is possible</w:t>
      </w:r>
      <w:r w:rsidR="00F26383">
        <w:rPr>
          <w:sz w:val="20"/>
        </w:rPr>
        <w:t>.</w:t>
      </w:r>
      <w:r w:rsidR="000233BF">
        <w:rPr>
          <w:sz w:val="20"/>
        </w:rPr>
        <w:t xml:space="preserve">  </w:t>
      </w:r>
      <w:r w:rsidR="00B976F0">
        <w:rPr>
          <w:sz w:val="20"/>
        </w:rPr>
        <w:t>If units combine laterally the centre of the combined unit should be the centre of the two sub units prior to combination.</w:t>
      </w:r>
    </w:p>
    <w:p w14:paraId="337431B0" w14:textId="77777777" w:rsidR="00C0475E" w:rsidRPr="00E73628" w:rsidRDefault="00C0475E" w:rsidP="00C0475E">
      <w:pPr>
        <w:rPr>
          <w:sz w:val="20"/>
          <w:szCs w:val="20"/>
        </w:rPr>
      </w:pPr>
    </w:p>
    <w:p w14:paraId="0BA2F88C" w14:textId="160F2541" w:rsidR="00C0475E" w:rsidRPr="00E73628" w:rsidRDefault="00C0475E" w:rsidP="00C0475E">
      <w:pPr>
        <w:rPr>
          <w:sz w:val="20"/>
        </w:rPr>
      </w:pPr>
      <w:r w:rsidRPr="00E73628">
        <w:rPr>
          <w:sz w:val="20"/>
          <w:szCs w:val="20"/>
        </w:rPr>
        <w:t xml:space="preserve">The combined formation then has a </w:t>
      </w:r>
      <w:r w:rsidRPr="009A30EF">
        <w:rPr>
          <w:b/>
          <w:bCs/>
          <w:sz w:val="20"/>
          <w:szCs w:val="20"/>
        </w:rPr>
        <w:t>Lead Unit</w:t>
      </w:r>
      <w:r w:rsidR="009A30EF">
        <w:rPr>
          <w:sz w:val="20"/>
          <w:szCs w:val="20"/>
        </w:rPr>
        <w:t xml:space="preserve"> and a </w:t>
      </w:r>
      <w:r w:rsidR="009A30EF" w:rsidRPr="009A30EF">
        <w:rPr>
          <w:b/>
          <w:bCs/>
          <w:sz w:val="20"/>
          <w:szCs w:val="20"/>
        </w:rPr>
        <w:t>Front Unit</w:t>
      </w:r>
      <w:r w:rsidR="00F91497">
        <w:rPr>
          <w:sz w:val="20"/>
          <w:szCs w:val="20"/>
        </w:rPr>
        <w:t xml:space="preserve"> selected</w:t>
      </w:r>
      <w:r w:rsidR="00C90986">
        <w:rPr>
          <w:sz w:val="20"/>
          <w:szCs w:val="20"/>
        </w:rPr>
        <w:t>.</w:t>
      </w:r>
      <w:r w:rsidRPr="00E73628">
        <w:rPr>
          <w:sz w:val="20"/>
        </w:rPr>
        <w:t xml:space="preserve">  </w:t>
      </w:r>
    </w:p>
    <w:p w14:paraId="0625C18B" w14:textId="77777777" w:rsidR="00C0475E" w:rsidRDefault="00C0475E" w:rsidP="00C0475E"/>
    <w:p w14:paraId="3CBDB3E3" w14:textId="64FF67DE" w:rsidR="00DD597C" w:rsidRPr="00DD597C" w:rsidRDefault="00DD597C" w:rsidP="00C0475E">
      <w:pPr>
        <w:rPr>
          <w:b/>
          <w:bCs/>
        </w:rPr>
      </w:pPr>
      <w:r w:rsidRPr="00DD597C">
        <w:rPr>
          <w:b/>
          <w:bCs/>
          <w:sz w:val="20"/>
          <w:szCs w:val="20"/>
        </w:rPr>
        <w:t>Note that due to figure limitations a single unit / sub unit may form UHK</w:t>
      </w:r>
      <w:r>
        <w:rPr>
          <w:b/>
          <w:bCs/>
          <w:sz w:val="20"/>
          <w:szCs w:val="20"/>
        </w:rPr>
        <w:t>.</w:t>
      </w:r>
    </w:p>
    <w:p w14:paraId="274F7179" w14:textId="06F7D8A2" w:rsidR="00DD597C" w:rsidRPr="00535613" w:rsidRDefault="00DD597C" w:rsidP="00C0475E"/>
    <w:p w14:paraId="717EAB30" w14:textId="77777777" w:rsidR="00C0475E" w:rsidRDefault="00C0475E" w:rsidP="00C0475E">
      <w:pPr>
        <w:pStyle w:val="ListParagraph"/>
        <w:numPr>
          <w:ilvl w:val="2"/>
          <w:numId w:val="3"/>
        </w:numPr>
        <w:rPr>
          <w:b/>
          <w:szCs w:val="20"/>
          <w:u w:val="single"/>
        </w:rPr>
      </w:pPr>
      <w:r>
        <w:rPr>
          <w:b/>
          <w:szCs w:val="20"/>
          <w:u w:val="single"/>
        </w:rPr>
        <w:t>C</w:t>
      </w:r>
      <w:r w:rsidRPr="005E10BB">
        <w:rPr>
          <w:b/>
          <w:szCs w:val="20"/>
          <w:u w:val="single"/>
        </w:rPr>
        <w:t>ommanding Mixed Formation</w:t>
      </w:r>
      <w:r>
        <w:rPr>
          <w:b/>
          <w:szCs w:val="20"/>
          <w:u w:val="single"/>
        </w:rPr>
        <w:t>s</w:t>
      </w:r>
    </w:p>
    <w:p w14:paraId="237A4B66" w14:textId="77777777" w:rsidR="00C0475E" w:rsidRDefault="00C0475E" w:rsidP="00C0475E">
      <w:pPr>
        <w:rPr>
          <w:b/>
          <w:szCs w:val="20"/>
          <w:u w:val="single"/>
        </w:rPr>
      </w:pPr>
    </w:p>
    <w:p w14:paraId="5E03BFFB" w14:textId="638EE12F" w:rsidR="00F26383" w:rsidRPr="001C7F05" w:rsidRDefault="00F91497" w:rsidP="00F26383">
      <w:pPr>
        <w:rPr>
          <w:sz w:val="20"/>
          <w:szCs w:val="22"/>
        </w:rPr>
      </w:pPr>
      <w:r>
        <w:rPr>
          <w:sz w:val="20"/>
          <w:szCs w:val="22"/>
        </w:rPr>
        <w:t xml:space="preserve">A Command is issued to, and </w:t>
      </w:r>
      <w:r w:rsidR="00F26383" w:rsidRPr="001C7F05">
        <w:rPr>
          <w:sz w:val="20"/>
          <w:szCs w:val="22"/>
        </w:rPr>
        <w:t>SSS paid by</w:t>
      </w:r>
      <w:r>
        <w:rPr>
          <w:sz w:val="20"/>
          <w:szCs w:val="22"/>
        </w:rPr>
        <w:t>,</w:t>
      </w:r>
      <w:r w:rsidR="00F26383" w:rsidRPr="001C7F05">
        <w:rPr>
          <w:sz w:val="20"/>
          <w:szCs w:val="22"/>
        </w:rPr>
        <w:t xml:space="preserve"> the</w:t>
      </w:r>
      <w:r>
        <w:rPr>
          <w:sz w:val="20"/>
          <w:szCs w:val="22"/>
        </w:rPr>
        <w:t xml:space="preserve"> Lead Unit</w:t>
      </w:r>
      <w:r w:rsidR="00F26383" w:rsidRPr="001C7F05">
        <w:rPr>
          <w:sz w:val="20"/>
          <w:szCs w:val="22"/>
        </w:rPr>
        <w:t xml:space="preserve"> unit</w:t>
      </w:r>
      <w:r>
        <w:rPr>
          <w:sz w:val="20"/>
          <w:szCs w:val="22"/>
        </w:rPr>
        <w:t>.  B</w:t>
      </w:r>
      <w:r w:rsidR="00F26383">
        <w:rPr>
          <w:sz w:val="20"/>
          <w:szCs w:val="20"/>
        </w:rPr>
        <w:t>oth units are treated as having received a command for Cycle limits and SSS on future command</w:t>
      </w:r>
      <w:r w:rsidR="000233BF">
        <w:rPr>
          <w:sz w:val="20"/>
          <w:szCs w:val="20"/>
        </w:rPr>
        <w:t>s</w:t>
      </w:r>
      <w:r w:rsidR="00F26383">
        <w:rPr>
          <w:sz w:val="20"/>
          <w:szCs w:val="20"/>
        </w:rPr>
        <w:t>.</w:t>
      </w:r>
    </w:p>
    <w:p w14:paraId="50E8E88F" w14:textId="77777777" w:rsidR="00F26383" w:rsidRPr="00EE5755" w:rsidRDefault="00F26383" w:rsidP="00F26383">
      <w:pPr>
        <w:rPr>
          <w:sz w:val="20"/>
          <w:szCs w:val="20"/>
        </w:rPr>
      </w:pPr>
    </w:p>
    <w:p w14:paraId="45256A80" w14:textId="77777777" w:rsidR="00C0475E" w:rsidRPr="005E10BB" w:rsidRDefault="00C0475E" w:rsidP="00C0475E">
      <w:pPr>
        <w:pStyle w:val="ListParagraph"/>
        <w:numPr>
          <w:ilvl w:val="2"/>
          <w:numId w:val="3"/>
        </w:numPr>
        <w:rPr>
          <w:b/>
          <w:szCs w:val="20"/>
          <w:u w:val="single"/>
        </w:rPr>
      </w:pPr>
      <w:r w:rsidRPr="005E10BB">
        <w:rPr>
          <w:b/>
          <w:szCs w:val="20"/>
          <w:u w:val="single"/>
        </w:rPr>
        <w:t>Cohesion and Mixed Formations</w:t>
      </w:r>
    </w:p>
    <w:p w14:paraId="47738CF6" w14:textId="77777777" w:rsidR="00C0475E" w:rsidRPr="005E10BB" w:rsidRDefault="00C0475E" w:rsidP="00C0475E">
      <w:pPr>
        <w:rPr>
          <w:b/>
          <w:szCs w:val="20"/>
          <w:u w:val="single"/>
        </w:rPr>
      </w:pPr>
    </w:p>
    <w:p w14:paraId="36F398C0" w14:textId="77777777" w:rsidR="00C0475E" w:rsidRDefault="00C0475E" w:rsidP="00C0475E">
      <w:pPr>
        <w:rPr>
          <w:sz w:val="20"/>
          <w:szCs w:val="20"/>
        </w:rPr>
      </w:pPr>
      <w:r w:rsidRPr="00E73628">
        <w:rPr>
          <w:sz w:val="20"/>
          <w:szCs w:val="20"/>
        </w:rPr>
        <w:t>Cohesion is tracked separately for each unit in a mixed formation.  Terrain and Battlefield Events Checks are applied to both units.  Thus if a mixed formation crosses terrain which inflicts a CH, then is fired at by poison arrows, then sees undead both the component units will take the Terrain CH, make a poison arrow BE QC then an undead BECH with results being applied to each separately.</w:t>
      </w:r>
      <w:r>
        <w:rPr>
          <w:sz w:val="20"/>
          <w:szCs w:val="20"/>
        </w:rPr>
        <w:t xml:space="preserve">  One roll should be made for each event, with different modifiers applicable for each of the two units.</w:t>
      </w:r>
    </w:p>
    <w:p w14:paraId="3A37E05B" w14:textId="77777777" w:rsidR="00C0475E" w:rsidRPr="00E73628" w:rsidRDefault="00C0475E" w:rsidP="00C0475E">
      <w:pPr>
        <w:rPr>
          <w:sz w:val="20"/>
          <w:szCs w:val="20"/>
        </w:rPr>
      </w:pPr>
    </w:p>
    <w:p w14:paraId="0CA6DE66" w14:textId="086CE106" w:rsidR="00C0475E" w:rsidRPr="00E73628" w:rsidRDefault="00C0475E" w:rsidP="00C0475E">
      <w:pPr>
        <w:rPr>
          <w:sz w:val="20"/>
          <w:szCs w:val="20"/>
        </w:rPr>
      </w:pPr>
      <w:r w:rsidRPr="00E73628">
        <w:rPr>
          <w:sz w:val="20"/>
          <w:szCs w:val="20"/>
        </w:rPr>
        <w:t xml:space="preserve">The effect of melee and missile fire (other than the poison arrow </w:t>
      </w:r>
      <w:r w:rsidR="00B119AC">
        <w:rPr>
          <w:sz w:val="20"/>
          <w:szCs w:val="20"/>
        </w:rPr>
        <w:t>QC</w:t>
      </w:r>
      <w:r w:rsidRPr="00E73628">
        <w:rPr>
          <w:sz w:val="20"/>
          <w:szCs w:val="20"/>
        </w:rPr>
        <w:t>) vary between formations and are set out below.</w:t>
      </w:r>
    </w:p>
    <w:p w14:paraId="78AEB2A3" w14:textId="77777777" w:rsidR="00C0475E" w:rsidRPr="00E73628" w:rsidRDefault="00C0475E" w:rsidP="00C0475E">
      <w:pPr>
        <w:rPr>
          <w:sz w:val="20"/>
          <w:szCs w:val="20"/>
        </w:rPr>
      </w:pPr>
    </w:p>
    <w:p w14:paraId="61081145" w14:textId="3B8F6CE1" w:rsidR="00C0475E" w:rsidRDefault="00C0475E" w:rsidP="00C0475E">
      <w:pPr>
        <w:pStyle w:val="ListParagraph"/>
        <w:numPr>
          <w:ilvl w:val="2"/>
          <w:numId w:val="3"/>
        </w:numPr>
        <w:rPr>
          <w:b/>
          <w:sz w:val="22"/>
          <w:szCs w:val="22"/>
          <w:u w:val="single"/>
        </w:rPr>
      </w:pPr>
      <w:bookmarkStart w:id="65" w:name="_Ref484858216"/>
      <w:bookmarkEnd w:id="64"/>
      <w:r>
        <w:rPr>
          <w:b/>
          <w:sz w:val="22"/>
          <w:szCs w:val="22"/>
          <w:u w:val="single"/>
        </w:rPr>
        <w:t>Meadow of  Death</w:t>
      </w:r>
      <w:bookmarkEnd w:id="65"/>
      <w:r w:rsidR="00F73976">
        <w:rPr>
          <w:b/>
          <w:sz w:val="22"/>
          <w:szCs w:val="22"/>
          <w:u w:val="single"/>
        </w:rPr>
        <w:t xml:space="preserve">  -  Yan Koryani</w:t>
      </w:r>
    </w:p>
    <w:p w14:paraId="5093F741" w14:textId="77777777" w:rsidR="00542B99" w:rsidRDefault="00542B99" w:rsidP="00542B99">
      <w:pPr>
        <w:pStyle w:val="ListParagraph"/>
        <w:ind w:left="340"/>
        <w:rPr>
          <w:b/>
          <w:sz w:val="22"/>
          <w:szCs w:val="22"/>
          <w:u w:val="single"/>
        </w:rPr>
      </w:pPr>
    </w:p>
    <w:p w14:paraId="66DDE2C8" w14:textId="0850B77A" w:rsidR="00542B99" w:rsidRDefault="00542B99" w:rsidP="00542B99">
      <w:pPr>
        <w:rPr>
          <w:sz w:val="20"/>
          <w:szCs w:val="22"/>
        </w:rPr>
      </w:pPr>
      <w:r>
        <w:rPr>
          <w:sz w:val="20"/>
          <w:szCs w:val="22"/>
        </w:rPr>
        <w:t>With this formation the Yan Koryani take mixed legions and flexible formations to their logical conclusion (logical if you are a biscuit mouthed Dog Gobbler), and</w:t>
      </w:r>
      <w:r w:rsidRPr="00E73628">
        <w:rPr>
          <w:sz w:val="20"/>
          <w:szCs w:val="22"/>
        </w:rPr>
        <w:t xml:space="preserve"> accordingly obtain additional benefits from using it; our forces of Glorious Hr’sh would never stoop to such unpleasantness in any case.  </w:t>
      </w:r>
    </w:p>
    <w:p w14:paraId="4163DB41" w14:textId="77777777" w:rsidR="000233BF" w:rsidRDefault="000233BF" w:rsidP="00542B99">
      <w:pPr>
        <w:rPr>
          <w:sz w:val="20"/>
          <w:szCs w:val="22"/>
        </w:rPr>
      </w:pPr>
    </w:p>
    <w:p w14:paraId="41154A59" w14:textId="4395D880" w:rsidR="000233BF" w:rsidRPr="0077361F" w:rsidRDefault="000233BF" w:rsidP="00542B99">
      <w:pPr>
        <w:rPr>
          <w:b/>
          <w:bCs/>
          <w:sz w:val="20"/>
          <w:szCs w:val="22"/>
          <w:u w:val="single"/>
        </w:rPr>
      </w:pPr>
      <w:bookmarkStart w:id="66" w:name="_Hlk149339620"/>
      <w:r w:rsidRPr="0077361F">
        <w:rPr>
          <w:b/>
          <w:bCs/>
          <w:sz w:val="20"/>
          <w:szCs w:val="22"/>
          <w:u w:val="single"/>
        </w:rPr>
        <w:t>Entry to MoD</w:t>
      </w:r>
    </w:p>
    <w:p w14:paraId="05721D50" w14:textId="77777777" w:rsidR="000233BF" w:rsidRDefault="000233BF" w:rsidP="00542B99">
      <w:pPr>
        <w:rPr>
          <w:sz w:val="20"/>
          <w:szCs w:val="22"/>
        </w:rPr>
      </w:pPr>
    </w:p>
    <w:p w14:paraId="06B53E27" w14:textId="77777777" w:rsidR="005842D9" w:rsidRDefault="005842D9" w:rsidP="00542B99">
      <w:pPr>
        <w:rPr>
          <w:sz w:val="20"/>
          <w:szCs w:val="22"/>
        </w:rPr>
      </w:pPr>
    </w:p>
    <w:p w14:paraId="35DAD73C" w14:textId="3F5C66B7" w:rsidR="005842D9" w:rsidRDefault="000233BF" w:rsidP="00542B99">
      <w:pPr>
        <w:rPr>
          <w:sz w:val="20"/>
          <w:szCs w:val="22"/>
        </w:rPr>
      </w:pPr>
      <w:r w:rsidRPr="009F76C7">
        <w:rPr>
          <w:b/>
          <w:bCs/>
          <w:sz w:val="20"/>
          <w:szCs w:val="22"/>
        </w:rPr>
        <w:t>YK</w:t>
      </w:r>
      <w:r>
        <w:rPr>
          <w:sz w:val="20"/>
          <w:szCs w:val="22"/>
        </w:rPr>
        <w:t xml:space="preserve"> may enter an MoD </w:t>
      </w:r>
      <w:r w:rsidR="002C5DCA">
        <w:rPr>
          <w:sz w:val="20"/>
          <w:szCs w:val="22"/>
        </w:rPr>
        <w:t xml:space="preserve">using sub units from the same legion only. This is done </w:t>
      </w:r>
      <w:r>
        <w:rPr>
          <w:sz w:val="20"/>
          <w:szCs w:val="22"/>
        </w:rPr>
        <w:t xml:space="preserve">without a QC even if </w:t>
      </w:r>
      <w:r w:rsidR="0069318A">
        <w:rPr>
          <w:sz w:val="20"/>
          <w:szCs w:val="22"/>
        </w:rPr>
        <w:t>one</w:t>
      </w:r>
      <w:r w:rsidR="00B119AC">
        <w:rPr>
          <w:sz w:val="20"/>
          <w:szCs w:val="22"/>
        </w:rPr>
        <w:t xml:space="preserve"> </w:t>
      </w:r>
      <w:r>
        <w:rPr>
          <w:sz w:val="20"/>
          <w:szCs w:val="22"/>
        </w:rPr>
        <w:t>participating unit</w:t>
      </w:r>
      <w:r w:rsidR="00B119AC">
        <w:rPr>
          <w:sz w:val="20"/>
          <w:szCs w:val="22"/>
        </w:rPr>
        <w:t xml:space="preserve"> is in a</w:t>
      </w:r>
      <w:r>
        <w:rPr>
          <w:sz w:val="20"/>
          <w:szCs w:val="22"/>
        </w:rPr>
        <w:t xml:space="preserve"> CZ/MZ/FMZ.  </w:t>
      </w:r>
      <w:r w:rsidR="00B119AC">
        <w:rPr>
          <w:sz w:val="20"/>
          <w:szCs w:val="22"/>
        </w:rPr>
        <w:t xml:space="preserve">This can be done during any </w:t>
      </w:r>
      <w:r w:rsidR="00B119AC" w:rsidRPr="00B119AC">
        <w:rPr>
          <w:b/>
          <w:bCs/>
          <w:sz w:val="20"/>
          <w:szCs w:val="22"/>
        </w:rPr>
        <w:t>YK</w:t>
      </w:r>
      <w:r w:rsidR="00B119AC">
        <w:rPr>
          <w:sz w:val="20"/>
          <w:szCs w:val="22"/>
        </w:rPr>
        <w:t xml:space="preserve"> Segment</w:t>
      </w:r>
      <w:r w:rsidR="00502F55">
        <w:rPr>
          <w:sz w:val="20"/>
          <w:szCs w:val="22"/>
        </w:rPr>
        <w:t xml:space="preserve">.  If it is done by using Reserve </w:t>
      </w:r>
      <w:r w:rsidR="005154A6">
        <w:rPr>
          <w:sz w:val="20"/>
          <w:szCs w:val="22"/>
        </w:rPr>
        <w:t>Formation Change</w:t>
      </w:r>
      <w:r w:rsidR="00502F55">
        <w:rPr>
          <w:sz w:val="20"/>
          <w:szCs w:val="22"/>
        </w:rPr>
        <w:t xml:space="preserve"> it can be done during the enemy segment, also with no QC.</w:t>
      </w:r>
      <w:r w:rsidR="001C6E2E">
        <w:rPr>
          <w:sz w:val="20"/>
          <w:szCs w:val="22"/>
        </w:rPr>
        <w:t xml:space="preserve"> This cannot be done if both units are in an FMZ</w:t>
      </w:r>
      <w:r w:rsidR="00B119AC">
        <w:rPr>
          <w:sz w:val="20"/>
          <w:szCs w:val="22"/>
        </w:rPr>
        <w:t xml:space="preserve">. </w:t>
      </w:r>
    </w:p>
    <w:p w14:paraId="7266CA91" w14:textId="77777777" w:rsidR="005842D9" w:rsidRDefault="005842D9" w:rsidP="00542B99">
      <w:pPr>
        <w:rPr>
          <w:sz w:val="20"/>
          <w:szCs w:val="22"/>
        </w:rPr>
      </w:pPr>
    </w:p>
    <w:p w14:paraId="459D1BEB" w14:textId="277FF1AA" w:rsidR="000233BF" w:rsidRDefault="00B119AC" w:rsidP="00542B99">
      <w:pPr>
        <w:rPr>
          <w:sz w:val="20"/>
          <w:szCs w:val="22"/>
        </w:rPr>
      </w:pPr>
      <w:r>
        <w:rPr>
          <w:sz w:val="20"/>
          <w:szCs w:val="22"/>
        </w:rPr>
        <w:t xml:space="preserve"> </w:t>
      </w:r>
      <w:r w:rsidR="000233BF" w:rsidRPr="009F76C7">
        <w:rPr>
          <w:b/>
          <w:bCs/>
          <w:sz w:val="20"/>
          <w:szCs w:val="22"/>
        </w:rPr>
        <w:t>Other nations</w:t>
      </w:r>
      <w:r w:rsidR="000233BF">
        <w:rPr>
          <w:sz w:val="20"/>
          <w:szCs w:val="22"/>
        </w:rPr>
        <w:t xml:space="preserve"> may not.</w:t>
      </w:r>
    </w:p>
    <w:p w14:paraId="1E7A64A4" w14:textId="77777777" w:rsidR="00AF386A" w:rsidRDefault="00AF386A" w:rsidP="00542B99">
      <w:pPr>
        <w:rPr>
          <w:sz w:val="20"/>
          <w:szCs w:val="22"/>
        </w:rPr>
      </w:pPr>
    </w:p>
    <w:p w14:paraId="67D66552" w14:textId="2003E20F" w:rsidR="00AF386A" w:rsidRPr="00AF386A" w:rsidRDefault="00AF386A" w:rsidP="00542B99">
      <w:pPr>
        <w:rPr>
          <w:b/>
          <w:bCs/>
          <w:sz w:val="20"/>
          <w:szCs w:val="22"/>
          <w:u w:val="single"/>
        </w:rPr>
      </w:pPr>
      <w:r w:rsidRPr="00AF386A">
        <w:rPr>
          <w:b/>
          <w:bCs/>
          <w:sz w:val="20"/>
          <w:szCs w:val="22"/>
          <w:u w:val="single"/>
        </w:rPr>
        <w:t>Large Units</w:t>
      </w:r>
    </w:p>
    <w:p w14:paraId="47C6C261" w14:textId="77777777" w:rsidR="00AF386A" w:rsidRDefault="00AF386A" w:rsidP="00542B99">
      <w:pPr>
        <w:rPr>
          <w:sz w:val="20"/>
          <w:szCs w:val="22"/>
        </w:rPr>
      </w:pPr>
    </w:p>
    <w:p w14:paraId="5C2AEC5B" w14:textId="5A71AE05" w:rsidR="00AF386A" w:rsidRDefault="002C5DCA" w:rsidP="00542B99">
      <w:pPr>
        <w:rPr>
          <w:sz w:val="20"/>
          <w:szCs w:val="22"/>
        </w:rPr>
      </w:pPr>
      <w:r>
        <w:rPr>
          <w:sz w:val="20"/>
          <w:szCs w:val="22"/>
        </w:rPr>
        <w:t>A YK MoD composed of two subunits totalling 16 or more figures (ie not Deadly of Lorun) splits into two separate MoDs.  [</w:t>
      </w:r>
      <w:r w:rsidRPr="002C5DCA">
        <w:rPr>
          <w:sz w:val="20"/>
          <w:szCs w:val="22"/>
          <w:highlight w:val="yellow"/>
        </w:rPr>
        <w:t>Note this gives them additional CH</w:t>
      </w:r>
      <w:r>
        <w:rPr>
          <w:sz w:val="20"/>
          <w:szCs w:val="22"/>
        </w:rPr>
        <w:t>].</w:t>
      </w:r>
    </w:p>
    <w:p w14:paraId="2C32A9C6" w14:textId="77777777" w:rsidR="000233BF" w:rsidRDefault="000233BF" w:rsidP="00542B99">
      <w:pPr>
        <w:rPr>
          <w:sz w:val="20"/>
          <w:szCs w:val="22"/>
        </w:rPr>
      </w:pPr>
    </w:p>
    <w:p w14:paraId="77BE9D93" w14:textId="3BB696AB" w:rsidR="000233BF" w:rsidRPr="0077361F" w:rsidRDefault="000233BF" w:rsidP="00542B99">
      <w:pPr>
        <w:rPr>
          <w:b/>
          <w:bCs/>
          <w:sz w:val="20"/>
          <w:szCs w:val="22"/>
          <w:u w:val="single"/>
        </w:rPr>
      </w:pPr>
      <w:r w:rsidRPr="0077361F">
        <w:rPr>
          <w:b/>
          <w:bCs/>
          <w:sz w:val="20"/>
          <w:szCs w:val="22"/>
          <w:u w:val="single"/>
        </w:rPr>
        <w:t>Change of Lead Unit</w:t>
      </w:r>
    </w:p>
    <w:p w14:paraId="1931A564" w14:textId="77777777" w:rsidR="0077361F" w:rsidRDefault="0077361F" w:rsidP="00542B99">
      <w:pPr>
        <w:rPr>
          <w:sz w:val="20"/>
          <w:szCs w:val="22"/>
        </w:rPr>
      </w:pPr>
    </w:p>
    <w:p w14:paraId="09D5BBD7" w14:textId="77777777" w:rsidR="00DD597C" w:rsidRDefault="000233BF" w:rsidP="000233BF">
      <w:pPr>
        <w:rPr>
          <w:b/>
          <w:bCs/>
          <w:sz w:val="20"/>
          <w:szCs w:val="20"/>
        </w:rPr>
      </w:pPr>
      <w:r>
        <w:rPr>
          <w:sz w:val="20"/>
          <w:szCs w:val="20"/>
        </w:rPr>
        <w:t xml:space="preserve">YK </w:t>
      </w:r>
      <w:r w:rsidR="00542B99" w:rsidRPr="00BE3622">
        <w:rPr>
          <w:sz w:val="20"/>
          <w:szCs w:val="20"/>
        </w:rPr>
        <w:t xml:space="preserve">may be </w:t>
      </w:r>
      <w:r>
        <w:rPr>
          <w:sz w:val="20"/>
          <w:szCs w:val="20"/>
        </w:rPr>
        <w:t>change the Lead Unit each turn</w:t>
      </w:r>
      <w:r w:rsidR="00542B99" w:rsidRPr="00BE3622">
        <w:rPr>
          <w:sz w:val="20"/>
          <w:szCs w:val="20"/>
        </w:rPr>
        <w:t xml:space="preserve"> when </w:t>
      </w:r>
      <w:r w:rsidR="00542B99" w:rsidRPr="009F76C7">
        <w:rPr>
          <w:b/>
          <w:bCs/>
          <w:sz w:val="20"/>
          <w:szCs w:val="20"/>
        </w:rPr>
        <w:t xml:space="preserve">any unit in the MoD receives its first Command. </w:t>
      </w:r>
    </w:p>
    <w:p w14:paraId="312675EB" w14:textId="77777777" w:rsidR="00DD597C" w:rsidRDefault="00DD597C" w:rsidP="000233BF">
      <w:pPr>
        <w:rPr>
          <w:b/>
          <w:bCs/>
          <w:sz w:val="20"/>
          <w:szCs w:val="20"/>
        </w:rPr>
      </w:pPr>
    </w:p>
    <w:p w14:paraId="04530C1A" w14:textId="6793EE36" w:rsidR="000233BF" w:rsidRDefault="000233BF" w:rsidP="000233BF">
      <w:pPr>
        <w:rPr>
          <w:sz w:val="20"/>
          <w:szCs w:val="22"/>
        </w:rPr>
      </w:pPr>
      <w:r w:rsidRPr="009F76C7">
        <w:rPr>
          <w:b/>
          <w:bCs/>
          <w:sz w:val="20"/>
          <w:szCs w:val="22"/>
        </w:rPr>
        <w:t>Other nations may not.</w:t>
      </w:r>
    </w:p>
    <w:p w14:paraId="6ED24A25" w14:textId="79041067" w:rsidR="000233BF" w:rsidRPr="0077361F" w:rsidRDefault="000233BF" w:rsidP="00542B99">
      <w:pPr>
        <w:pStyle w:val="NormalWeb"/>
        <w:spacing w:after="0"/>
        <w:rPr>
          <w:b/>
          <w:bCs/>
          <w:sz w:val="20"/>
          <w:szCs w:val="20"/>
          <w:u w:val="single"/>
        </w:rPr>
      </w:pPr>
      <w:r w:rsidRPr="0077361F">
        <w:rPr>
          <w:b/>
          <w:bCs/>
          <w:sz w:val="20"/>
          <w:szCs w:val="20"/>
          <w:u w:val="single"/>
        </w:rPr>
        <w:t>Front Unit</w:t>
      </w:r>
    </w:p>
    <w:p w14:paraId="07F041E5" w14:textId="16B93368" w:rsidR="00542B99" w:rsidRDefault="00542B99" w:rsidP="000233BF">
      <w:pPr>
        <w:pStyle w:val="NormalWeb"/>
        <w:spacing w:after="0"/>
        <w:rPr>
          <w:sz w:val="20"/>
          <w:szCs w:val="20"/>
        </w:rPr>
      </w:pPr>
      <w:r w:rsidRPr="00BE3622">
        <w:rPr>
          <w:b/>
          <w:bCs/>
          <w:sz w:val="20"/>
          <w:szCs w:val="20"/>
        </w:rPr>
        <w:t xml:space="preserve">YK </w:t>
      </w:r>
      <w:r w:rsidR="009A30EF">
        <w:rPr>
          <w:sz w:val="20"/>
          <w:szCs w:val="20"/>
        </w:rPr>
        <w:t>do not have a Front Unit.  They can use either unit at any time as set out below</w:t>
      </w:r>
      <w:r w:rsidR="00DD597C">
        <w:rPr>
          <w:sz w:val="20"/>
          <w:szCs w:val="20"/>
        </w:rPr>
        <w:t>.</w:t>
      </w:r>
      <w:r w:rsidRPr="00BE3622">
        <w:rPr>
          <w:b/>
          <w:bCs/>
          <w:sz w:val="20"/>
          <w:szCs w:val="20"/>
        </w:rPr>
        <w:t xml:space="preserve"> </w:t>
      </w:r>
      <w:r w:rsidRPr="00BE3622">
        <w:rPr>
          <w:sz w:val="20"/>
          <w:szCs w:val="20"/>
        </w:rPr>
        <w:t xml:space="preserve"> Accordingly, when using this the YK can mix their missile unit and melee unit in any way aesthetically pleasing. </w:t>
      </w:r>
    </w:p>
    <w:p w14:paraId="06F8A07A" w14:textId="67E00774" w:rsidR="000233BF" w:rsidRPr="0077361F" w:rsidRDefault="0077361F" w:rsidP="000233BF">
      <w:pPr>
        <w:pStyle w:val="NormalWeb"/>
        <w:spacing w:after="0"/>
        <w:rPr>
          <w:sz w:val="20"/>
          <w:szCs w:val="20"/>
        </w:rPr>
      </w:pPr>
      <w:r w:rsidRPr="0077361F">
        <w:rPr>
          <w:b/>
          <w:bCs/>
          <w:sz w:val="20"/>
          <w:szCs w:val="20"/>
        </w:rPr>
        <w:t>Other nations</w:t>
      </w:r>
      <w:r>
        <w:rPr>
          <w:sz w:val="20"/>
          <w:szCs w:val="20"/>
        </w:rPr>
        <w:t xml:space="preserve"> much choose o</w:t>
      </w:r>
      <w:r w:rsidR="000233BF" w:rsidRPr="00BE3622">
        <w:rPr>
          <w:sz w:val="20"/>
          <w:szCs w:val="20"/>
        </w:rPr>
        <w:t xml:space="preserve">ne of the two units must also be selected as </w:t>
      </w:r>
      <w:r w:rsidR="00DD597C">
        <w:rPr>
          <w:sz w:val="20"/>
          <w:szCs w:val="20"/>
        </w:rPr>
        <w:t>F</w:t>
      </w:r>
      <w:r w:rsidR="000233BF" w:rsidRPr="00BE3622">
        <w:rPr>
          <w:sz w:val="20"/>
          <w:szCs w:val="20"/>
        </w:rPr>
        <w:t xml:space="preserve">ront unit and show </w:t>
      </w:r>
      <w:r>
        <w:rPr>
          <w:sz w:val="20"/>
          <w:szCs w:val="20"/>
        </w:rPr>
        <w:t xml:space="preserve">it </w:t>
      </w:r>
      <w:r w:rsidR="000233BF" w:rsidRPr="00BE3622">
        <w:rPr>
          <w:sz w:val="20"/>
          <w:szCs w:val="20"/>
        </w:rPr>
        <w:t xml:space="preserve">as such. </w:t>
      </w:r>
      <w:r w:rsidR="000233BF" w:rsidRPr="0077361F">
        <w:rPr>
          <w:sz w:val="20"/>
          <w:szCs w:val="20"/>
        </w:rPr>
        <w:t xml:space="preserve">This can be changed at any time </w:t>
      </w:r>
      <w:r>
        <w:rPr>
          <w:sz w:val="20"/>
          <w:szCs w:val="20"/>
        </w:rPr>
        <w:t xml:space="preserve">during a Friendly Segment </w:t>
      </w:r>
      <w:r w:rsidR="000233BF" w:rsidRPr="0077361F">
        <w:rPr>
          <w:sz w:val="20"/>
          <w:szCs w:val="20"/>
        </w:rPr>
        <w:t>without a command or QC as long as the MoD is NOT in a FMZ.  If it is in an FMZ then it requires a Formation Change Command and QC</w:t>
      </w:r>
      <w:r w:rsidR="000A1562">
        <w:rPr>
          <w:sz w:val="20"/>
          <w:szCs w:val="20"/>
        </w:rPr>
        <w:t xml:space="preserve"> with a fail impacting both units.</w:t>
      </w:r>
      <w:r w:rsidR="00DD597C">
        <w:rPr>
          <w:sz w:val="20"/>
          <w:szCs w:val="20"/>
        </w:rPr>
        <w:t xml:space="preserve">  This is an </w:t>
      </w:r>
      <w:r w:rsidR="00DD597C" w:rsidRPr="00DD597C">
        <w:rPr>
          <w:b/>
          <w:bCs/>
          <w:sz w:val="20"/>
          <w:szCs w:val="20"/>
        </w:rPr>
        <w:t>exception</w:t>
      </w:r>
      <w:r w:rsidR="00DD597C">
        <w:rPr>
          <w:sz w:val="20"/>
          <w:szCs w:val="20"/>
        </w:rPr>
        <w:t xml:space="preserve"> to the normal Hostile Zone effects.</w:t>
      </w:r>
    </w:p>
    <w:p w14:paraId="271C97C7" w14:textId="77777777" w:rsidR="00542B99" w:rsidRDefault="00542B99" w:rsidP="00542B99">
      <w:pPr>
        <w:rPr>
          <w:b/>
          <w:sz w:val="20"/>
          <w:szCs w:val="22"/>
          <w:u w:val="single"/>
        </w:rPr>
      </w:pPr>
      <w:r>
        <w:rPr>
          <w:b/>
          <w:sz w:val="20"/>
          <w:szCs w:val="22"/>
          <w:u w:val="single"/>
        </w:rPr>
        <w:lastRenderedPageBreak/>
        <w:t>Commands</w:t>
      </w:r>
    </w:p>
    <w:p w14:paraId="0EF77FDE" w14:textId="77777777" w:rsidR="00542B99" w:rsidRDefault="00542B99" w:rsidP="00542B99">
      <w:pPr>
        <w:rPr>
          <w:b/>
          <w:sz w:val="20"/>
          <w:szCs w:val="22"/>
          <w:u w:val="single"/>
        </w:rPr>
      </w:pPr>
    </w:p>
    <w:p w14:paraId="47F12191" w14:textId="535907E8" w:rsidR="00542B99" w:rsidRPr="001C7F05" w:rsidRDefault="00542B99" w:rsidP="00542B99">
      <w:pPr>
        <w:rPr>
          <w:sz w:val="20"/>
          <w:szCs w:val="22"/>
        </w:rPr>
      </w:pPr>
      <w:r>
        <w:rPr>
          <w:sz w:val="20"/>
          <w:szCs w:val="22"/>
        </w:rPr>
        <w:t>These are issued as follows to a MoD</w:t>
      </w:r>
      <w:r w:rsidR="00B119AC">
        <w:rPr>
          <w:sz w:val="20"/>
          <w:szCs w:val="22"/>
        </w:rPr>
        <w:t xml:space="preserve"> of any Empire</w:t>
      </w:r>
      <w:r w:rsidRPr="001C7F05">
        <w:rPr>
          <w:sz w:val="20"/>
          <w:szCs w:val="22"/>
        </w:rPr>
        <w:t>:</w:t>
      </w:r>
    </w:p>
    <w:p w14:paraId="08A1A12E" w14:textId="77777777" w:rsidR="00542B99" w:rsidRPr="00B061B0" w:rsidRDefault="00542B99" w:rsidP="00542B99">
      <w:pPr>
        <w:rPr>
          <w:sz w:val="20"/>
          <w:szCs w:val="20"/>
        </w:rPr>
      </w:pPr>
      <w:r w:rsidRPr="00B061B0">
        <w:rPr>
          <w:b/>
          <w:sz w:val="20"/>
          <w:szCs w:val="20"/>
        </w:rPr>
        <w:tab/>
      </w:r>
    </w:p>
    <w:p w14:paraId="3BB10B99" w14:textId="77777777" w:rsidR="00542B99" w:rsidRDefault="00542B99" w:rsidP="00542B99">
      <w:pPr>
        <w:rPr>
          <w:b/>
          <w:sz w:val="20"/>
          <w:szCs w:val="22"/>
          <w:u w:val="single"/>
        </w:rPr>
      </w:pPr>
    </w:p>
    <w:p w14:paraId="1216B4AB" w14:textId="42C0E00F" w:rsidR="00542B99" w:rsidRPr="000F362D" w:rsidRDefault="00542B99" w:rsidP="00542B99">
      <w:pPr>
        <w:rPr>
          <w:sz w:val="20"/>
        </w:rPr>
      </w:pPr>
      <w:r w:rsidRPr="000F362D">
        <w:rPr>
          <w:sz w:val="20"/>
        </w:rPr>
        <w:t>Contact:</w:t>
      </w:r>
      <w:r w:rsidRPr="000F362D">
        <w:rPr>
          <w:sz w:val="20"/>
        </w:rPr>
        <w:tab/>
      </w:r>
      <w:r w:rsidRPr="000F362D">
        <w:rPr>
          <w:sz w:val="20"/>
        </w:rPr>
        <w:tab/>
      </w:r>
      <w:r w:rsidRPr="000F362D">
        <w:rPr>
          <w:sz w:val="20"/>
        </w:rPr>
        <w:tab/>
        <w:t>Issued to Lead Unit, whole formation moves to contact</w:t>
      </w:r>
    </w:p>
    <w:p w14:paraId="0C1DAD8F" w14:textId="77777777" w:rsidR="00542B99" w:rsidRPr="00843833" w:rsidRDefault="00542B99" w:rsidP="00542B99">
      <w:pPr>
        <w:rPr>
          <w:b/>
          <w:sz w:val="20"/>
        </w:rPr>
      </w:pPr>
      <w:r w:rsidRPr="000F362D">
        <w:rPr>
          <w:sz w:val="20"/>
        </w:rPr>
        <w:t>Dig In</w:t>
      </w:r>
      <w:r w:rsidRPr="00E73628">
        <w:rPr>
          <w:sz w:val="20"/>
        </w:rPr>
        <w:tab/>
      </w:r>
      <w:r w:rsidRPr="00843833">
        <w:rPr>
          <w:b/>
          <w:sz w:val="20"/>
        </w:rPr>
        <w:tab/>
      </w:r>
      <w:r>
        <w:rPr>
          <w:b/>
          <w:sz w:val="20"/>
        </w:rPr>
        <w:tab/>
      </w:r>
      <w:r w:rsidRPr="00A817AC">
        <w:rPr>
          <w:sz w:val="20"/>
        </w:rPr>
        <w:t>Issued to any</w:t>
      </w:r>
      <w:r w:rsidRPr="00843833">
        <w:rPr>
          <w:sz w:val="20"/>
        </w:rPr>
        <w:t xml:space="preserve"> sub unit for which this is permitted;  benefits whole formation</w:t>
      </w:r>
    </w:p>
    <w:p w14:paraId="69980B95" w14:textId="77777777" w:rsidR="00542B99" w:rsidRPr="00E73628" w:rsidRDefault="00542B99" w:rsidP="00542B99">
      <w:pPr>
        <w:rPr>
          <w:sz w:val="20"/>
        </w:rPr>
      </w:pPr>
      <w:r w:rsidRPr="00843833">
        <w:rPr>
          <w:sz w:val="20"/>
        </w:rPr>
        <w:t>Fire</w:t>
      </w:r>
      <w:r w:rsidRPr="00843833">
        <w:rPr>
          <w:b/>
          <w:sz w:val="20"/>
        </w:rPr>
        <w:tab/>
      </w:r>
      <w:r w:rsidRPr="00E73628">
        <w:rPr>
          <w:sz w:val="20"/>
        </w:rPr>
        <w:tab/>
      </w:r>
      <w:r>
        <w:rPr>
          <w:sz w:val="20"/>
        </w:rPr>
        <w:tab/>
      </w:r>
      <w:r w:rsidRPr="00A817AC">
        <w:rPr>
          <w:sz w:val="20"/>
        </w:rPr>
        <w:t>Issued to</w:t>
      </w:r>
      <w:r w:rsidRPr="00E73628">
        <w:rPr>
          <w:sz w:val="20"/>
        </w:rPr>
        <w:t xml:space="preserve"> Missile unit, which may fire</w:t>
      </w:r>
    </w:p>
    <w:p w14:paraId="09013BA8" w14:textId="1B0D4374" w:rsidR="00542B99" w:rsidRPr="00E73628" w:rsidRDefault="00542B99" w:rsidP="00542B99">
      <w:pPr>
        <w:ind w:left="2160" w:hanging="2160"/>
        <w:rPr>
          <w:sz w:val="20"/>
        </w:rPr>
      </w:pPr>
      <w:r w:rsidRPr="00E73628">
        <w:rPr>
          <w:sz w:val="20"/>
        </w:rPr>
        <w:t>Form Ch:</w:t>
      </w:r>
      <w:r w:rsidRPr="00E73628">
        <w:rPr>
          <w:sz w:val="20"/>
        </w:rPr>
        <w:tab/>
      </w:r>
      <w:r w:rsidRPr="00A817AC">
        <w:rPr>
          <w:sz w:val="20"/>
        </w:rPr>
        <w:t>Issued to</w:t>
      </w:r>
      <w:r w:rsidRPr="00E73628">
        <w:rPr>
          <w:sz w:val="20"/>
        </w:rPr>
        <w:t xml:space="preserve"> Lead Unit.  Can use this to change facing, or to split the mixed formation back into two separate units.</w:t>
      </w:r>
      <w:r w:rsidR="009E0E89">
        <w:rPr>
          <w:sz w:val="20"/>
        </w:rPr>
        <w:t xml:space="preserve">  These may be in any permitted formation.</w:t>
      </w:r>
    </w:p>
    <w:p w14:paraId="0F5A5E6C" w14:textId="77777777" w:rsidR="00542B99" w:rsidRDefault="00542B99" w:rsidP="00542B99">
      <w:pPr>
        <w:rPr>
          <w:sz w:val="20"/>
        </w:rPr>
      </w:pPr>
      <w:r w:rsidRPr="00E73628">
        <w:rPr>
          <w:sz w:val="20"/>
        </w:rPr>
        <w:t>Move:</w:t>
      </w:r>
      <w:r w:rsidRPr="00E73628">
        <w:rPr>
          <w:sz w:val="20"/>
        </w:rPr>
        <w:tab/>
      </w:r>
      <w:r w:rsidRPr="00E73628">
        <w:rPr>
          <w:sz w:val="20"/>
        </w:rPr>
        <w:tab/>
      </w:r>
      <w:r>
        <w:rPr>
          <w:sz w:val="20"/>
        </w:rPr>
        <w:tab/>
      </w:r>
      <w:r w:rsidRPr="00A817AC">
        <w:rPr>
          <w:sz w:val="20"/>
        </w:rPr>
        <w:t>Issued to</w:t>
      </w:r>
      <w:r w:rsidRPr="00E73628">
        <w:rPr>
          <w:sz w:val="20"/>
        </w:rPr>
        <w:t xml:space="preserve"> Lead Unit, permits whole formation to move.</w:t>
      </w:r>
    </w:p>
    <w:p w14:paraId="18E5062A" w14:textId="77777777" w:rsidR="00542B99" w:rsidRDefault="00542B99" w:rsidP="00542B99">
      <w:pPr>
        <w:rPr>
          <w:sz w:val="20"/>
        </w:rPr>
      </w:pPr>
      <w:r>
        <w:rPr>
          <w:sz w:val="20"/>
        </w:rPr>
        <w:t>Reaction Form Change:</w:t>
      </w:r>
      <w:r>
        <w:rPr>
          <w:sz w:val="20"/>
        </w:rPr>
        <w:tab/>
        <w:t>Issued to Lead Unit, operates as Formation Change.</w:t>
      </w:r>
    </w:p>
    <w:p w14:paraId="252A4430" w14:textId="77777777" w:rsidR="00542B99" w:rsidRDefault="00542B99" w:rsidP="00542B99">
      <w:pPr>
        <w:rPr>
          <w:sz w:val="20"/>
        </w:rPr>
      </w:pPr>
      <w:r>
        <w:rPr>
          <w:sz w:val="20"/>
        </w:rPr>
        <w:t>Reaction Switch:</w:t>
      </w:r>
      <w:r>
        <w:rPr>
          <w:sz w:val="20"/>
        </w:rPr>
        <w:tab/>
      </w:r>
      <w:r>
        <w:rPr>
          <w:sz w:val="20"/>
        </w:rPr>
        <w:tab/>
        <w:t>Not  permitted</w:t>
      </w:r>
    </w:p>
    <w:p w14:paraId="6186B17D" w14:textId="77777777" w:rsidR="00542B99" w:rsidRPr="00E73628" w:rsidRDefault="00542B99" w:rsidP="00542B99">
      <w:pPr>
        <w:rPr>
          <w:sz w:val="20"/>
        </w:rPr>
      </w:pPr>
      <w:r w:rsidRPr="00E73628">
        <w:rPr>
          <w:sz w:val="20"/>
        </w:rPr>
        <w:t>R</w:t>
      </w:r>
      <w:r>
        <w:rPr>
          <w:sz w:val="20"/>
        </w:rPr>
        <w:t xml:space="preserve">ear Area </w:t>
      </w:r>
      <w:r w:rsidRPr="00E73628">
        <w:rPr>
          <w:sz w:val="20"/>
        </w:rPr>
        <w:t>Move:</w:t>
      </w:r>
      <w:r w:rsidRPr="00E73628">
        <w:rPr>
          <w:sz w:val="20"/>
        </w:rPr>
        <w:tab/>
      </w:r>
      <w:r>
        <w:rPr>
          <w:sz w:val="20"/>
        </w:rPr>
        <w:tab/>
      </w:r>
      <w:r w:rsidRPr="00E73628">
        <w:rPr>
          <w:sz w:val="20"/>
        </w:rPr>
        <w:t>Not permitted</w:t>
      </w:r>
    </w:p>
    <w:p w14:paraId="0753F044" w14:textId="19201FD4" w:rsidR="00542B99" w:rsidRPr="00E73628" w:rsidRDefault="00542B99" w:rsidP="00542B99">
      <w:pPr>
        <w:rPr>
          <w:sz w:val="20"/>
        </w:rPr>
      </w:pPr>
      <w:r w:rsidRPr="00E73628">
        <w:rPr>
          <w:sz w:val="20"/>
        </w:rPr>
        <w:t>Recover:</w:t>
      </w:r>
      <w:r w:rsidRPr="00E73628">
        <w:rPr>
          <w:sz w:val="20"/>
        </w:rPr>
        <w:tab/>
      </w:r>
      <w:r>
        <w:rPr>
          <w:sz w:val="20"/>
        </w:rPr>
        <w:tab/>
        <w:t>Issued to e</w:t>
      </w:r>
      <w:r w:rsidRPr="00E73628">
        <w:rPr>
          <w:sz w:val="20"/>
        </w:rPr>
        <w:t>ither</w:t>
      </w:r>
      <w:r>
        <w:rPr>
          <w:sz w:val="20"/>
        </w:rPr>
        <w:t xml:space="preserve"> </w:t>
      </w:r>
      <w:r w:rsidRPr="00E73628">
        <w:rPr>
          <w:sz w:val="20"/>
        </w:rPr>
        <w:t>Unit</w:t>
      </w:r>
    </w:p>
    <w:p w14:paraId="3A350ABD" w14:textId="77777777" w:rsidR="00542B99" w:rsidRDefault="00542B99" w:rsidP="00542B99">
      <w:pPr>
        <w:rPr>
          <w:sz w:val="20"/>
        </w:rPr>
      </w:pPr>
      <w:r w:rsidRPr="00E73628">
        <w:rPr>
          <w:sz w:val="20"/>
        </w:rPr>
        <w:t>Reserve Fire:</w:t>
      </w:r>
      <w:r w:rsidRPr="00E73628">
        <w:rPr>
          <w:sz w:val="20"/>
        </w:rPr>
        <w:tab/>
      </w:r>
      <w:r>
        <w:rPr>
          <w:sz w:val="20"/>
        </w:rPr>
        <w:tab/>
        <w:t xml:space="preserve">Issued to </w:t>
      </w:r>
      <w:r w:rsidRPr="00E73628">
        <w:rPr>
          <w:sz w:val="20"/>
        </w:rPr>
        <w:t>Missile Unit</w:t>
      </w:r>
    </w:p>
    <w:p w14:paraId="1FE9CAAE" w14:textId="23A20713" w:rsidR="00542B99" w:rsidRPr="00E73628" w:rsidRDefault="00542B99" w:rsidP="00542B99">
      <w:pPr>
        <w:rPr>
          <w:sz w:val="20"/>
        </w:rPr>
      </w:pPr>
      <w:r>
        <w:rPr>
          <w:sz w:val="20"/>
        </w:rPr>
        <w:t>Reserve Formation Ch:</w:t>
      </w:r>
      <w:r>
        <w:rPr>
          <w:sz w:val="20"/>
        </w:rPr>
        <w:tab/>
      </w:r>
      <w:r w:rsidRPr="00A817AC">
        <w:rPr>
          <w:sz w:val="20"/>
        </w:rPr>
        <w:t>Issued to</w:t>
      </w:r>
      <w:r w:rsidRPr="00E73628">
        <w:rPr>
          <w:sz w:val="20"/>
        </w:rPr>
        <w:t xml:space="preserve"> Lead Unit.  </w:t>
      </w:r>
      <w:r>
        <w:rPr>
          <w:sz w:val="20"/>
        </w:rPr>
        <w:t xml:space="preserve">  Permits unit(s) to use that command</w:t>
      </w:r>
      <w:r w:rsidRPr="00BE3622">
        <w:rPr>
          <w:b/>
          <w:sz w:val="20"/>
        </w:rPr>
        <w:t>.  (</w:t>
      </w:r>
      <w:r w:rsidRPr="00BE3622">
        <w:rPr>
          <w:b/>
          <w:sz w:val="20"/>
        </w:rPr>
        <w:fldChar w:fldCharType="begin"/>
      </w:r>
      <w:r w:rsidRPr="00BE3622">
        <w:rPr>
          <w:b/>
          <w:sz w:val="20"/>
        </w:rPr>
        <w:instrText xml:space="preserve"> REF _Ref1411233 \r \h </w:instrText>
      </w:r>
      <w:r>
        <w:rPr>
          <w:b/>
          <w:sz w:val="20"/>
        </w:rPr>
        <w:instrText xml:space="preserve"> \* MERGEFORMAT </w:instrText>
      </w:r>
      <w:r w:rsidRPr="00BE3622">
        <w:rPr>
          <w:b/>
          <w:sz w:val="20"/>
        </w:rPr>
      </w:r>
      <w:r w:rsidRPr="00BE3622">
        <w:rPr>
          <w:b/>
          <w:sz w:val="20"/>
        </w:rPr>
        <w:fldChar w:fldCharType="separate"/>
      </w:r>
      <w:r w:rsidR="00996996">
        <w:rPr>
          <w:b/>
          <w:sz w:val="20"/>
        </w:rPr>
        <w:t>D.3.10</w:t>
      </w:r>
      <w:r w:rsidRPr="00BE3622">
        <w:rPr>
          <w:b/>
          <w:sz w:val="20"/>
        </w:rPr>
        <w:fldChar w:fldCharType="end"/>
      </w:r>
      <w:r w:rsidRPr="00BE3622">
        <w:rPr>
          <w:b/>
          <w:sz w:val="20"/>
        </w:rPr>
        <w:t>)</w:t>
      </w:r>
    </w:p>
    <w:p w14:paraId="67113CC4" w14:textId="77777777" w:rsidR="00542B99" w:rsidRDefault="00542B99" w:rsidP="00542B99">
      <w:pPr>
        <w:rPr>
          <w:sz w:val="20"/>
        </w:rPr>
      </w:pPr>
      <w:r>
        <w:rPr>
          <w:sz w:val="20"/>
        </w:rPr>
        <w:t>Reserve Switch:</w:t>
      </w:r>
      <w:r>
        <w:rPr>
          <w:sz w:val="20"/>
        </w:rPr>
        <w:tab/>
      </w:r>
      <w:r>
        <w:rPr>
          <w:sz w:val="20"/>
        </w:rPr>
        <w:tab/>
        <w:t>Not permitted</w:t>
      </w:r>
    </w:p>
    <w:p w14:paraId="1B5516F4" w14:textId="77777777" w:rsidR="00542B99" w:rsidRDefault="00542B99" w:rsidP="00542B99">
      <w:pPr>
        <w:rPr>
          <w:sz w:val="20"/>
        </w:rPr>
      </w:pPr>
      <w:r w:rsidRPr="00E73628">
        <w:rPr>
          <w:sz w:val="20"/>
        </w:rPr>
        <w:t>Switch Units:</w:t>
      </w:r>
      <w:r w:rsidRPr="00E73628">
        <w:rPr>
          <w:sz w:val="20"/>
        </w:rPr>
        <w:tab/>
      </w:r>
      <w:r>
        <w:rPr>
          <w:sz w:val="20"/>
        </w:rPr>
        <w:tab/>
        <w:t>Not permitted</w:t>
      </w:r>
    </w:p>
    <w:p w14:paraId="2A5E49C3" w14:textId="77777777" w:rsidR="00542B99" w:rsidRDefault="00542B99" w:rsidP="00542B99">
      <w:pPr>
        <w:rPr>
          <w:b/>
          <w:sz w:val="20"/>
          <w:szCs w:val="22"/>
          <w:u w:val="single"/>
        </w:rPr>
      </w:pPr>
    </w:p>
    <w:p w14:paraId="7E407D60" w14:textId="77777777" w:rsidR="00542B99" w:rsidRPr="001C7F05" w:rsidRDefault="00542B99" w:rsidP="00542B99">
      <w:pPr>
        <w:rPr>
          <w:sz w:val="20"/>
          <w:szCs w:val="22"/>
        </w:rPr>
      </w:pPr>
      <w:r w:rsidRPr="001C7F05">
        <w:rPr>
          <w:sz w:val="20"/>
          <w:szCs w:val="22"/>
        </w:rPr>
        <w:t>SSS is only paid by the unit to which the command is issued</w:t>
      </w:r>
      <w:r>
        <w:rPr>
          <w:sz w:val="20"/>
          <w:szCs w:val="20"/>
        </w:rPr>
        <w:t xml:space="preserve"> but the Command counts against both units' command issuance limits.</w:t>
      </w:r>
      <w:r w:rsidRPr="001C7F05">
        <w:rPr>
          <w:sz w:val="20"/>
          <w:szCs w:val="22"/>
        </w:rPr>
        <w:t>.</w:t>
      </w:r>
    </w:p>
    <w:p w14:paraId="0B16CD48" w14:textId="77777777" w:rsidR="00542B99" w:rsidRDefault="00542B99" w:rsidP="00542B99">
      <w:pPr>
        <w:rPr>
          <w:b/>
          <w:sz w:val="20"/>
          <w:szCs w:val="22"/>
          <w:u w:val="single"/>
        </w:rPr>
      </w:pPr>
    </w:p>
    <w:p w14:paraId="0CA65BA2" w14:textId="1DFA0D19" w:rsidR="00095A54" w:rsidRDefault="00095A54" w:rsidP="00542B99">
      <w:pPr>
        <w:rPr>
          <w:b/>
          <w:sz w:val="20"/>
          <w:szCs w:val="22"/>
          <w:u w:val="single"/>
        </w:rPr>
      </w:pPr>
      <w:r>
        <w:rPr>
          <w:b/>
          <w:sz w:val="20"/>
          <w:szCs w:val="22"/>
          <w:u w:val="single"/>
        </w:rPr>
        <w:t>Spinning</w:t>
      </w:r>
    </w:p>
    <w:p w14:paraId="3870A492" w14:textId="77777777" w:rsidR="00095A54" w:rsidRDefault="00095A54" w:rsidP="00542B99">
      <w:pPr>
        <w:rPr>
          <w:b/>
          <w:sz w:val="20"/>
          <w:szCs w:val="22"/>
          <w:u w:val="single"/>
        </w:rPr>
      </w:pPr>
    </w:p>
    <w:p w14:paraId="73856410" w14:textId="498C0F1C" w:rsidR="00095A54" w:rsidRPr="00095A54" w:rsidRDefault="00095A54" w:rsidP="00542B99">
      <w:pPr>
        <w:rPr>
          <w:bCs/>
          <w:sz w:val="20"/>
          <w:szCs w:val="22"/>
        </w:rPr>
      </w:pPr>
      <w:r w:rsidRPr="00095A54">
        <w:rPr>
          <w:bCs/>
          <w:sz w:val="20"/>
          <w:szCs w:val="22"/>
        </w:rPr>
        <w:t>YK expend the normal movement cost (1/4 move), other nations must expend their entire move.</w:t>
      </w:r>
    </w:p>
    <w:p w14:paraId="5172CC58" w14:textId="77777777" w:rsidR="00095A54" w:rsidRPr="00095A54" w:rsidRDefault="00095A54" w:rsidP="00542B99">
      <w:pPr>
        <w:rPr>
          <w:sz w:val="20"/>
          <w:szCs w:val="22"/>
        </w:rPr>
      </w:pPr>
    </w:p>
    <w:p w14:paraId="04CDEAF2" w14:textId="77777777" w:rsidR="00542B99" w:rsidRDefault="00542B99" w:rsidP="00542B99">
      <w:pPr>
        <w:rPr>
          <w:sz w:val="20"/>
          <w:szCs w:val="22"/>
        </w:rPr>
      </w:pPr>
      <w:r w:rsidRPr="00C23B68">
        <w:rPr>
          <w:b/>
          <w:sz w:val="20"/>
          <w:szCs w:val="22"/>
          <w:u w:val="single"/>
        </w:rPr>
        <w:t>Fire</w:t>
      </w:r>
      <w:r w:rsidRPr="00E73628">
        <w:rPr>
          <w:sz w:val="20"/>
          <w:szCs w:val="22"/>
        </w:rPr>
        <w:t>:</w:t>
      </w:r>
      <w:r w:rsidRPr="00E73628">
        <w:rPr>
          <w:sz w:val="20"/>
          <w:szCs w:val="22"/>
        </w:rPr>
        <w:tab/>
      </w:r>
    </w:p>
    <w:p w14:paraId="6ABB0AB2" w14:textId="77777777" w:rsidR="00542B99" w:rsidRDefault="00542B99" w:rsidP="00542B99">
      <w:pPr>
        <w:rPr>
          <w:sz w:val="20"/>
          <w:szCs w:val="22"/>
        </w:rPr>
      </w:pPr>
    </w:p>
    <w:p w14:paraId="38E5987F" w14:textId="672DFBE6" w:rsidR="005842D9" w:rsidRDefault="00542B99" w:rsidP="00542B99">
      <w:pPr>
        <w:rPr>
          <w:sz w:val="20"/>
          <w:szCs w:val="20"/>
        </w:rPr>
      </w:pPr>
      <w:r w:rsidRPr="006C6F3D">
        <w:rPr>
          <w:b/>
          <w:bCs/>
          <w:sz w:val="20"/>
          <w:szCs w:val="20"/>
        </w:rPr>
        <w:t>YK</w:t>
      </w:r>
      <w:r>
        <w:rPr>
          <w:sz w:val="20"/>
          <w:szCs w:val="20"/>
        </w:rPr>
        <w:t xml:space="preserve"> Missile troops </w:t>
      </w:r>
      <w:r w:rsidR="005842D9">
        <w:rPr>
          <w:sz w:val="20"/>
          <w:szCs w:val="20"/>
        </w:rPr>
        <w:t xml:space="preserve">may be </w:t>
      </w:r>
      <w:r>
        <w:rPr>
          <w:sz w:val="20"/>
          <w:szCs w:val="20"/>
        </w:rPr>
        <w:t xml:space="preserve">given a Fire command </w:t>
      </w:r>
      <w:r w:rsidR="005842D9">
        <w:rPr>
          <w:sz w:val="20"/>
          <w:szCs w:val="20"/>
        </w:rPr>
        <w:t>at any time, even if the Meadow is participating in a melee</w:t>
      </w:r>
      <w:r w:rsidR="009A30EF">
        <w:rPr>
          <w:sz w:val="20"/>
          <w:szCs w:val="20"/>
        </w:rPr>
        <w:t xml:space="preserve">, </w:t>
      </w:r>
      <w:r w:rsidR="005842D9">
        <w:rPr>
          <w:sz w:val="20"/>
          <w:szCs w:val="20"/>
        </w:rPr>
        <w:t xml:space="preserve">and </w:t>
      </w:r>
      <w:r>
        <w:rPr>
          <w:sz w:val="20"/>
          <w:szCs w:val="20"/>
        </w:rPr>
        <w:t xml:space="preserve">may fire into </w:t>
      </w:r>
      <w:r w:rsidR="005842D9">
        <w:rPr>
          <w:sz w:val="20"/>
          <w:szCs w:val="20"/>
        </w:rPr>
        <w:t>that</w:t>
      </w:r>
      <w:r w:rsidR="009A30EF">
        <w:rPr>
          <w:sz w:val="20"/>
          <w:szCs w:val="20"/>
        </w:rPr>
        <w:t xml:space="preserve"> </w:t>
      </w:r>
      <w:r>
        <w:rPr>
          <w:sz w:val="20"/>
          <w:szCs w:val="20"/>
        </w:rPr>
        <w:t xml:space="preserve"> melee</w:t>
      </w:r>
      <w:r w:rsidR="009A30EF">
        <w:rPr>
          <w:sz w:val="20"/>
          <w:szCs w:val="20"/>
        </w:rPr>
        <w:t xml:space="preserve"> only</w:t>
      </w:r>
      <w:r w:rsidR="005842D9">
        <w:rPr>
          <w:sz w:val="20"/>
          <w:szCs w:val="20"/>
        </w:rPr>
        <w:t xml:space="preserve">.  </w:t>
      </w:r>
      <w:r>
        <w:rPr>
          <w:sz w:val="20"/>
          <w:szCs w:val="20"/>
        </w:rPr>
        <w:t>(</w:t>
      </w:r>
      <w:r w:rsidR="005842D9" w:rsidRPr="005842D9">
        <w:rPr>
          <w:b/>
          <w:bCs/>
          <w:sz w:val="20"/>
          <w:szCs w:val="20"/>
        </w:rPr>
        <w:t>T</w:t>
      </w:r>
      <w:r w:rsidRPr="005842D9">
        <w:rPr>
          <w:b/>
          <w:bCs/>
          <w:sz w:val="20"/>
          <w:szCs w:val="20"/>
        </w:rPr>
        <w:t>his is an exception to the normal rule preventing fire into melee</w:t>
      </w:r>
      <w:r>
        <w:rPr>
          <w:sz w:val="20"/>
          <w:szCs w:val="20"/>
        </w:rPr>
        <w:t xml:space="preserve">).  </w:t>
      </w:r>
      <w:r w:rsidR="009A30EF">
        <w:rPr>
          <w:sz w:val="20"/>
          <w:szCs w:val="20"/>
        </w:rPr>
        <w:t>This also applies to Reserve Fire commands.</w:t>
      </w:r>
    </w:p>
    <w:p w14:paraId="48166D11" w14:textId="77777777" w:rsidR="005842D9" w:rsidRDefault="005842D9" w:rsidP="00542B99">
      <w:pPr>
        <w:rPr>
          <w:sz w:val="20"/>
          <w:szCs w:val="20"/>
        </w:rPr>
      </w:pPr>
    </w:p>
    <w:p w14:paraId="0DE6A29C" w14:textId="61BAC39E" w:rsidR="009A30EF" w:rsidRDefault="009A30EF" w:rsidP="00542B99">
      <w:pPr>
        <w:rPr>
          <w:sz w:val="20"/>
          <w:szCs w:val="22"/>
        </w:rPr>
      </w:pPr>
      <w:r>
        <w:rPr>
          <w:sz w:val="20"/>
          <w:szCs w:val="22"/>
        </w:rPr>
        <w:t xml:space="preserve">If </w:t>
      </w:r>
      <w:r w:rsidRPr="00E73628">
        <w:rPr>
          <w:sz w:val="20"/>
          <w:szCs w:val="22"/>
        </w:rPr>
        <w:t xml:space="preserve">fired at the </w:t>
      </w:r>
      <w:r w:rsidRPr="006E553D">
        <w:rPr>
          <w:b/>
          <w:sz w:val="20"/>
          <w:szCs w:val="22"/>
        </w:rPr>
        <w:t xml:space="preserve">YK </w:t>
      </w:r>
      <w:r>
        <w:rPr>
          <w:sz w:val="20"/>
          <w:szCs w:val="22"/>
        </w:rPr>
        <w:t>may choose which unit’s Defence Value to use.</w:t>
      </w:r>
    </w:p>
    <w:p w14:paraId="02CA849D" w14:textId="77777777" w:rsidR="009A30EF" w:rsidRDefault="009A30EF" w:rsidP="00542B99">
      <w:pPr>
        <w:rPr>
          <w:sz w:val="20"/>
          <w:szCs w:val="20"/>
        </w:rPr>
      </w:pPr>
    </w:p>
    <w:p w14:paraId="35F29965" w14:textId="797E2342" w:rsidR="00542B99" w:rsidRPr="0061436E" w:rsidRDefault="0077361F" w:rsidP="00542B99">
      <w:pPr>
        <w:rPr>
          <w:sz w:val="20"/>
          <w:szCs w:val="20"/>
        </w:rPr>
      </w:pPr>
      <w:r w:rsidRPr="0077361F">
        <w:rPr>
          <w:b/>
          <w:bCs/>
          <w:sz w:val="20"/>
          <w:szCs w:val="20"/>
        </w:rPr>
        <w:t>Other nations</w:t>
      </w:r>
      <w:r>
        <w:rPr>
          <w:sz w:val="20"/>
          <w:szCs w:val="20"/>
        </w:rPr>
        <w:t xml:space="preserve"> may </w:t>
      </w:r>
      <w:r w:rsidR="009A30EF">
        <w:rPr>
          <w:sz w:val="20"/>
          <w:szCs w:val="20"/>
        </w:rPr>
        <w:t>issue their</w:t>
      </w:r>
      <w:r w:rsidR="009A30EF" w:rsidRPr="00E73628">
        <w:rPr>
          <w:sz w:val="20"/>
          <w:szCs w:val="22"/>
        </w:rPr>
        <w:t xml:space="preserve"> missile unit a Fire command at any time normally permitted </w:t>
      </w:r>
      <w:r w:rsidR="009A30EF">
        <w:rPr>
          <w:sz w:val="20"/>
          <w:szCs w:val="22"/>
        </w:rPr>
        <w:t>but</w:t>
      </w:r>
      <w:r w:rsidR="009A30EF" w:rsidRPr="00E73628">
        <w:rPr>
          <w:sz w:val="20"/>
          <w:szCs w:val="22"/>
        </w:rPr>
        <w:t xml:space="preserve"> only if it is the </w:t>
      </w:r>
      <w:r w:rsidR="009A30EF">
        <w:rPr>
          <w:sz w:val="20"/>
          <w:szCs w:val="22"/>
        </w:rPr>
        <w:t>Front Unit.  This also applies to Reserve Fire commands.  If a Front Unit with an Rfi ceases to be Front Unit the command is deleted.</w:t>
      </w:r>
    </w:p>
    <w:p w14:paraId="36F37B94" w14:textId="77777777" w:rsidR="00542B99" w:rsidRPr="00E73628" w:rsidRDefault="00542B99" w:rsidP="00542B99">
      <w:pPr>
        <w:rPr>
          <w:sz w:val="20"/>
          <w:szCs w:val="22"/>
        </w:rPr>
      </w:pPr>
    </w:p>
    <w:p w14:paraId="0ABC2486" w14:textId="2CD564DC" w:rsidR="0077361F" w:rsidRDefault="0077361F" w:rsidP="00542B99">
      <w:pPr>
        <w:rPr>
          <w:sz w:val="20"/>
          <w:szCs w:val="22"/>
        </w:rPr>
      </w:pPr>
      <w:r w:rsidRPr="0077361F">
        <w:rPr>
          <w:b/>
          <w:bCs/>
          <w:sz w:val="20"/>
          <w:szCs w:val="22"/>
        </w:rPr>
        <w:t>O</w:t>
      </w:r>
      <w:r w:rsidR="00542B99" w:rsidRPr="0077361F">
        <w:rPr>
          <w:b/>
          <w:bCs/>
          <w:sz w:val="20"/>
          <w:szCs w:val="22"/>
        </w:rPr>
        <w:t>ther nations</w:t>
      </w:r>
      <w:r w:rsidR="009A30EF">
        <w:rPr>
          <w:b/>
          <w:bCs/>
          <w:sz w:val="20"/>
          <w:szCs w:val="22"/>
        </w:rPr>
        <w:t xml:space="preserve"> </w:t>
      </w:r>
      <w:r w:rsidR="009A30EF" w:rsidRPr="009A30EF">
        <w:rPr>
          <w:sz w:val="20"/>
          <w:szCs w:val="22"/>
        </w:rPr>
        <w:t>if fired at</w:t>
      </w:r>
      <w:r w:rsidR="00542B99" w:rsidRPr="00E73628">
        <w:rPr>
          <w:sz w:val="20"/>
          <w:szCs w:val="22"/>
        </w:rPr>
        <w:t xml:space="preserve"> use the</w:t>
      </w:r>
      <w:r w:rsidR="00DD597C">
        <w:rPr>
          <w:sz w:val="20"/>
          <w:szCs w:val="22"/>
        </w:rPr>
        <w:t>ir F</w:t>
      </w:r>
      <w:r w:rsidR="00542B99" w:rsidRPr="00E73628">
        <w:rPr>
          <w:sz w:val="20"/>
          <w:szCs w:val="22"/>
        </w:rPr>
        <w:t xml:space="preserve">ront unit’s </w:t>
      </w:r>
      <w:r w:rsidR="009A30EF">
        <w:rPr>
          <w:sz w:val="20"/>
          <w:szCs w:val="22"/>
        </w:rPr>
        <w:t xml:space="preserve">defence </w:t>
      </w:r>
      <w:r w:rsidR="00542B99" w:rsidRPr="00E73628">
        <w:rPr>
          <w:sz w:val="20"/>
          <w:szCs w:val="22"/>
        </w:rPr>
        <w:t>value</w:t>
      </w:r>
    </w:p>
    <w:p w14:paraId="5389F354" w14:textId="0AC034F4" w:rsidR="0077361F" w:rsidRDefault="00542B99" w:rsidP="00542B99">
      <w:pPr>
        <w:rPr>
          <w:sz w:val="20"/>
          <w:szCs w:val="22"/>
        </w:rPr>
      </w:pPr>
      <w:r w:rsidRPr="00E73628">
        <w:rPr>
          <w:sz w:val="20"/>
          <w:szCs w:val="22"/>
        </w:rPr>
        <w:t xml:space="preserve">. </w:t>
      </w:r>
    </w:p>
    <w:p w14:paraId="1BA5579E" w14:textId="77777777" w:rsidR="00542B99" w:rsidRDefault="00542B99" w:rsidP="00542B99">
      <w:pPr>
        <w:rPr>
          <w:sz w:val="20"/>
          <w:szCs w:val="22"/>
        </w:rPr>
      </w:pPr>
      <w:r w:rsidRPr="00C23B68">
        <w:rPr>
          <w:b/>
          <w:sz w:val="20"/>
          <w:szCs w:val="22"/>
          <w:u w:val="single"/>
        </w:rPr>
        <w:t>Melee</w:t>
      </w:r>
      <w:r w:rsidRPr="00E73628">
        <w:rPr>
          <w:sz w:val="20"/>
          <w:szCs w:val="22"/>
        </w:rPr>
        <w:t>:</w:t>
      </w:r>
      <w:r w:rsidRPr="00E73628">
        <w:rPr>
          <w:sz w:val="20"/>
          <w:szCs w:val="22"/>
        </w:rPr>
        <w:tab/>
      </w:r>
    </w:p>
    <w:p w14:paraId="311EFC53" w14:textId="77777777" w:rsidR="00542B99" w:rsidRDefault="00542B99" w:rsidP="00542B99">
      <w:pPr>
        <w:rPr>
          <w:sz w:val="20"/>
          <w:szCs w:val="22"/>
        </w:rPr>
      </w:pPr>
    </w:p>
    <w:p w14:paraId="3F32CC10" w14:textId="433C4EA9" w:rsidR="00DD597C" w:rsidRDefault="00542B99" w:rsidP="00542B99">
      <w:pPr>
        <w:rPr>
          <w:sz w:val="20"/>
          <w:szCs w:val="22"/>
        </w:rPr>
      </w:pPr>
      <w:r w:rsidRPr="00E73628">
        <w:rPr>
          <w:sz w:val="20"/>
          <w:szCs w:val="22"/>
        </w:rPr>
        <w:t xml:space="preserve">The </w:t>
      </w:r>
      <w:r w:rsidRPr="006E553D">
        <w:rPr>
          <w:b/>
          <w:sz w:val="20"/>
          <w:szCs w:val="22"/>
        </w:rPr>
        <w:t>YK</w:t>
      </w:r>
      <w:r w:rsidRPr="00E73628">
        <w:rPr>
          <w:sz w:val="20"/>
          <w:szCs w:val="22"/>
        </w:rPr>
        <w:t xml:space="preserve"> </w:t>
      </w:r>
      <w:r>
        <w:rPr>
          <w:sz w:val="20"/>
          <w:szCs w:val="22"/>
        </w:rPr>
        <w:t>may choose either unit to</w:t>
      </w:r>
      <w:r w:rsidRPr="00E73628">
        <w:rPr>
          <w:sz w:val="20"/>
          <w:szCs w:val="22"/>
        </w:rPr>
        <w:t xml:space="preserve"> melee</w:t>
      </w:r>
      <w:r w:rsidR="009A30EF">
        <w:rPr>
          <w:sz w:val="20"/>
          <w:szCs w:val="22"/>
        </w:rPr>
        <w:t>.  However once melee is joined they cannot change this</w:t>
      </w:r>
      <w:r w:rsidRPr="00E73628">
        <w:rPr>
          <w:sz w:val="20"/>
          <w:szCs w:val="22"/>
        </w:rPr>
        <w:t xml:space="preserve">.  </w:t>
      </w:r>
    </w:p>
    <w:p w14:paraId="060C4CE8" w14:textId="77777777" w:rsidR="00DD597C" w:rsidRDefault="00DD597C" w:rsidP="00542B99">
      <w:pPr>
        <w:rPr>
          <w:sz w:val="20"/>
          <w:szCs w:val="22"/>
        </w:rPr>
      </w:pPr>
    </w:p>
    <w:p w14:paraId="409104B7" w14:textId="5BB8B725" w:rsidR="0077361F" w:rsidRDefault="0077361F" w:rsidP="00542B99">
      <w:pPr>
        <w:rPr>
          <w:sz w:val="20"/>
          <w:szCs w:val="22"/>
        </w:rPr>
      </w:pPr>
      <w:r w:rsidRPr="0077361F">
        <w:rPr>
          <w:b/>
          <w:bCs/>
          <w:sz w:val="20"/>
          <w:szCs w:val="22"/>
        </w:rPr>
        <w:t>Other nations</w:t>
      </w:r>
      <w:r w:rsidRPr="0077361F">
        <w:rPr>
          <w:sz w:val="20"/>
          <w:szCs w:val="22"/>
        </w:rPr>
        <w:t xml:space="preserve"> use the </w:t>
      </w:r>
      <w:r w:rsidR="00B119AC">
        <w:rPr>
          <w:sz w:val="20"/>
          <w:szCs w:val="22"/>
        </w:rPr>
        <w:t>Front</w:t>
      </w:r>
      <w:r w:rsidRPr="0077361F">
        <w:rPr>
          <w:sz w:val="20"/>
          <w:szCs w:val="22"/>
        </w:rPr>
        <w:t xml:space="preserve"> </w:t>
      </w:r>
      <w:r w:rsidR="00DD597C">
        <w:rPr>
          <w:sz w:val="20"/>
          <w:szCs w:val="22"/>
        </w:rPr>
        <w:t xml:space="preserve">Unit </w:t>
      </w:r>
      <w:r w:rsidRPr="0077361F">
        <w:rPr>
          <w:sz w:val="20"/>
          <w:szCs w:val="22"/>
        </w:rPr>
        <w:t>determined as above (including when attacked in flank or rear).</w:t>
      </w:r>
      <w:r w:rsidRPr="00E73628">
        <w:rPr>
          <w:sz w:val="20"/>
          <w:szCs w:val="22"/>
        </w:rPr>
        <w:t xml:space="preserve">  </w:t>
      </w:r>
    </w:p>
    <w:p w14:paraId="2DF90831" w14:textId="77777777" w:rsidR="00542B99" w:rsidRDefault="00542B99" w:rsidP="00542B99">
      <w:pPr>
        <w:rPr>
          <w:b/>
          <w:sz w:val="20"/>
          <w:szCs w:val="22"/>
          <w:u w:val="single"/>
        </w:rPr>
      </w:pPr>
    </w:p>
    <w:p w14:paraId="45BC1CC9" w14:textId="7BB6BF9A" w:rsidR="00542B99" w:rsidRDefault="00E07E64" w:rsidP="00542B99">
      <w:pPr>
        <w:rPr>
          <w:b/>
          <w:sz w:val="20"/>
          <w:szCs w:val="22"/>
          <w:u w:val="single"/>
        </w:rPr>
      </w:pPr>
      <w:r>
        <w:rPr>
          <w:b/>
          <w:sz w:val="20"/>
          <w:szCs w:val="22"/>
          <w:u w:val="single"/>
        </w:rPr>
        <w:t>Distribution of CHs</w:t>
      </w:r>
    </w:p>
    <w:p w14:paraId="624B4B9D" w14:textId="77777777" w:rsidR="00E07E64" w:rsidRDefault="00E07E64" w:rsidP="00542B99">
      <w:pPr>
        <w:rPr>
          <w:b/>
          <w:sz w:val="20"/>
          <w:szCs w:val="22"/>
          <w:u w:val="single"/>
        </w:rPr>
      </w:pPr>
    </w:p>
    <w:p w14:paraId="1961D15E" w14:textId="23E20E5C" w:rsidR="00E07E64" w:rsidRPr="00B976F0" w:rsidRDefault="00E07E64" w:rsidP="00E07E64">
      <w:pPr>
        <w:rPr>
          <w:sz w:val="20"/>
          <w:szCs w:val="22"/>
          <w:highlight w:val="yellow"/>
        </w:rPr>
      </w:pPr>
      <w:r w:rsidRPr="00E73628">
        <w:rPr>
          <w:sz w:val="20"/>
          <w:szCs w:val="22"/>
        </w:rPr>
        <w:t>If CH are inflicted</w:t>
      </w:r>
      <w:r w:rsidR="00905CEC">
        <w:rPr>
          <w:sz w:val="20"/>
          <w:szCs w:val="22"/>
        </w:rPr>
        <w:t xml:space="preserve"> by missile / melee</w:t>
      </w:r>
      <w:r w:rsidRPr="00E73628">
        <w:rPr>
          <w:sz w:val="20"/>
          <w:szCs w:val="22"/>
        </w:rPr>
        <w:t xml:space="preserve"> the </w:t>
      </w:r>
      <w:r w:rsidRPr="006E553D">
        <w:rPr>
          <w:b/>
          <w:sz w:val="20"/>
          <w:szCs w:val="22"/>
        </w:rPr>
        <w:t>YK</w:t>
      </w:r>
      <w:r w:rsidRPr="00E73628">
        <w:rPr>
          <w:sz w:val="20"/>
          <w:szCs w:val="22"/>
        </w:rPr>
        <w:t xml:space="preserve"> may distribute them as desired</w:t>
      </w:r>
      <w:r w:rsidR="00905CEC">
        <w:rPr>
          <w:sz w:val="20"/>
          <w:szCs w:val="22"/>
        </w:rPr>
        <w:t xml:space="preserve"> (though not to a box where there is no effect).  </w:t>
      </w:r>
      <w:r w:rsidRPr="0077361F">
        <w:rPr>
          <w:b/>
          <w:bCs/>
          <w:sz w:val="20"/>
          <w:szCs w:val="22"/>
        </w:rPr>
        <w:t>Other nations</w:t>
      </w:r>
      <w:r w:rsidRPr="0077361F">
        <w:rPr>
          <w:sz w:val="20"/>
          <w:szCs w:val="22"/>
        </w:rPr>
        <w:t xml:space="preserve">  must apply them to the </w:t>
      </w:r>
      <w:r w:rsidR="009A30EF">
        <w:rPr>
          <w:sz w:val="20"/>
          <w:szCs w:val="22"/>
        </w:rPr>
        <w:t>F</w:t>
      </w:r>
      <w:r w:rsidRPr="0077361F">
        <w:rPr>
          <w:sz w:val="20"/>
          <w:szCs w:val="22"/>
        </w:rPr>
        <w:t>ront unit.</w:t>
      </w:r>
    </w:p>
    <w:p w14:paraId="04ACE8D3" w14:textId="77777777" w:rsidR="00E07E64" w:rsidRDefault="00E07E64" w:rsidP="00542B99">
      <w:pPr>
        <w:rPr>
          <w:b/>
          <w:sz w:val="20"/>
          <w:szCs w:val="22"/>
          <w:u w:val="single"/>
        </w:rPr>
      </w:pPr>
    </w:p>
    <w:p w14:paraId="7355BCD6" w14:textId="2B8DF298" w:rsidR="00F91497" w:rsidRDefault="00F91497" w:rsidP="00F91497">
      <w:pPr>
        <w:rPr>
          <w:b/>
          <w:sz w:val="20"/>
          <w:szCs w:val="22"/>
          <w:u w:val="single"/>
        </w:rPr>
      </w:pPr>
      <w:r>
        <w:rPr>
          <w:b/>
          <w:sz w:val="20"/>
          <w:szCs w:val="22"/>
          <w:u w:val="single"/>
        </w:rPr>
        <w:t>Battlefield Event Checks</w:t>
      </w:r>
    </w:p>
    <w:p w14:paraId="7DE971A3" w14:textId="12225DDB" w:rsidR="00F91497" w:rsidRDefault="00F91497" w:rsidP="00F91497">
      <w:pPr>
        <w:rPr>
          <w:b/>
          <w:sz w:val="20"/>
          <w:szCs w:val="22"/>
          <w:u w:val="single"/>
        </w:rPr>
      </w:pPr>
    </w:p>
    <w:p w14:paraId="65BEB529" w14:textId="77777777" w:rsidR="009A30EF" w:rsidRDefault="00F91497" w:rsidP="00F91497">
      <w:pPr>
        <w:rPr>
          <w:sz w:val="20"/>
          <w:szCs w:val="22"/>
        </w:rPr>
      </w:pPr>
      <w:r>
        <w:rPr>
          <w:sz w:val="20"/>
          <w:szCs w:val="22"/>
        </w:rPr>
        <w:t>Only one</w:t>
      </w:r>
      <w:r w:rsidR="005842D9">
        <w:rPr>
          <w:sz w:val="20"/>
          <w:szCs w:val="22"/>
        </w:rPr>
        <w:t xml:space="preserve"> YK</w:t>
      </w:r>
      <w:r>
        <w:rPr>
          <w:sz w:val="20"/>
          <w:szCs w:val="22"/>
        </w:rPr>
        <w:t xml:space="preserve"> </w:t>
      </w:r>
      <w:r w:rsidR="005842D9">
        <w:rPr>
          <w:sz w:val="20"/>
          <w:szCs w:val="22"/>
        </w:rPr>
        <w:t xml:space="preserve">sub </w:t>
      </w:r>
      <w:r>
        <w:rPr>
          <w:sz w:val="20"/>
          <w:szCs w:val="22"/>
        </w:rPr>
        <w:t>unit takes a Battlefield Event Check</w:t>
      </w:r>
      <w:r w:rsidR="005842D9">
        <w:rPr>
          <w:sz w:val="20"/>
          <w:szCs w:val="22"/>
        </w:rPr>
        <w:t xml:space="preserve">, with the </w:t>
      </w:r>
      <w:r>
        <w:rPr>
          <w:sz w:val="20"/>
          <w:szCs w:val="22"/>
        </w:rPr>
        <w:t xml:space="preserve">YK </w:t>
      </w:r>
      <w:r w:rsidR="005842D9">
        <w:rPr>
          <w:sz w:val="20"/>
          <w:szCs w:val="22"/>
        </w:rPr>
        <w:t>player</w:t>
      </w:r>
      <w:r>
        <w:rPr>
          <w:sz w:val="20"/>
          <w:szCs w:val="22"/>
        </w:rPr>
        <w:t xml:space="preserve"> choos</w:t>
      </w:r>
      <w:r w:rsidR="005842D9">
        <w:rPr>
          <w:sz w:val="20"/>
          <w:szCs w:val="22"/>
        </w:rPr>
        <w:t xml:space="preserve">ing </w:t>
      </w:r>
      <w:r>
        <w:rPr>
          <w:sz w:val="20"/>
          <w:szCs w:val="22"/>
        </w:rPr>
        <w:t xml:space="preserve">which unit takes </w:t>
      </w:r>
      <w:r w:rsidR="005842D9">
        <w:rPr>
          <w:sz w:val="20"/>
          <w:szCs w:val="22"/>
        </w:rPr>
        <w:t xml:space="preserve">it.  </w:t>
      </w:r>
    </w:p>
    <w:p w14:paraId="7C5F9E1F" w14:textId="77777777" w:rsidR="009A30EF" w:rsidRDefault="009A30EF" w:rsidP="00F91497">
      <w:pPr>
        <w:rPr>
          <w:sz w:val="20"/>
          <w:szCs w:val="22"/>
        </w:rPr>
      </w:pPr>
    </w:p>
    <w:p w14:paraId="3CCE0BDD" w14:textId="6038C161" w:rsidR="00F91497" w:rsidRDefault="005842D9" w:rsidP="00F91497">
      <w:pPr>
        <w:rPr>
          <w:b/>
          <w:sz w:val="20"/>
          <w:szCs w:val="22"/>
          <w:u w:val="single"/>
        </w:rPr>
      </w:pPr>
      <w:r w:rsidRPr="005842D9">
        <w:rPr>
          <w:b/>
          <w:bCs/>
          <w:sz w:val="20"/>
          <w:szCs w:val="22"/>
        </w:rPr>
        <w:t>Other nations</w:t>
      </w:r>
      <w:r>
        <w:rPr>
          <w:sz w:val="20"/>
          <w:szCs w:val="22"/>
        </w:rPr>
        <w:t xml:space="preserve"> must make both sub units check.</w:t>
      </w:r>
    </w:p>
    <w:p w14:paraId="6CDDB08C" w14:textId="77777777" w:rsidR="00F91497" w:rsidRDefault="00F91497" w:rsidP="00542B99">
      <w:pPr>
        <w:rPr>
          <w:b/>
          <w:sz w:val="20"/>
          <w:szCs w:val="22"/>
          <w:u w:val="single"/>
        </w:rPr>
      </w:pPr>
    </w:p>
    <w:p w14:paraId="51FE9952" w14:textId="77777777" w:rsidR="00B119AC" w:rsidRDefault="00B119AC" w:rsidP="00B119AC">
      <w:pPr>
        <w:rPr>
          <w:sz w:val="20"/>
          <w:szCs w:val="22"/>
        </w:rPr>
      </w:pPr>
      <w:r w:rsidRPr="00C23B68">
        <w:rPr>
          <w:b/>
          <w:sz w:val="20"/>
          <w:szCs w:val="22"/>
          <w:u w:val="single"/>
        </w:rPr>
        <w:t>Recovery</w:t>
      </w:r>
      <w:r w:rsidRPr="00E73628">
        <w:rPr>
          <w:sz w:val="20"/>
          <w:szCs w:val="22"/>
        </w:rPr>
        <w:t>:</w:t>
      </w:r>
      <w:r w:rsidRPr="00E73628">
        <w:rPr>
          <w:sz w:val="20"/>
          <w:szCs w:val="22"/>
        </w:rPr>
        <w:tab/>
      </w:r>
    </w:p>
    <w:p w14:paraId="2F4CBCE6" w14:textId="77777777" w:rsidR="00B119AC" w:rsidRDefault="00B119AC" w:rsidP="00B119AC">
      <w:pPr>
        <w:rPr>
          <w:sz w:val="20"/>
          <w:szCs w:val="22"/>
        </w:rPr>
      </w:pPr>
    </w:p>
    <w:p w14:paraId="2DF7A2CA" w14:textId="77777777" w:rsidR="00B119AC" w:rsidRPr="00E73628" w:rsidRDefault="00B119AC" w:rsidP="00B119AC">
      <w:pPr>
        <w:rPr>
          <w:sz w:val="20"/>
          <w:szCs w:val="22"/>
        </w:rPr>
      </w:pPr>
      <w:r w:rsidRPr="00E73628">
        <w:rPr>
          <w:sz w:val="20"/>
          <w:szCs w:val="22"/>
        </w:rPr>
        <w:t xml:space="preserve">The </w:t>
      </w:r>
      <w:r w:rsidRPr="006E553D">
        <w:rPr>
          <w:b/>
          <w:sz w:val="20"/>
          <w:szCs w:val="22"/>
        </w:rPr>
        <w:t>YK</w:t>
      </w:r>
      <w:r w:rsidRPr="00E73628">
        <w:rPr>
          <w:sz w:val="20"/>
          <w:szCs w:val="22"/>
        </w:rPr>
        <w:t xml:space="preserve"> may issue either a single Recover command to </w:t>
      </w:r>
      <w:r>
        <w:rPr>
          <w:sz w:val="20"/>
          <w:szCs w:val="22"/>
        </w:rPr>
        <w:t>either unit</w:t>
      </w:r>
      <w:r w:rsidRPr="00E73628">
        <w:rPr>
          <w:sz w:val="20"/>
          <w:szCs w:val="22"/>
        </w:rPr>
        <w:t xml:space="preserve"> permitting both units in the formation to recover</w:t>
      </w:r>
      <w:r>
        <w:rPr>
          <w:sz w:val="20"/>
          <w:szCs w:val="22"/>
        </w:rPr>
        <w:t xml:space="preserve"> (Success Roll uses unit selected) or individual Recover Commands.</w:t>
      </w:r>
      <w:r w:rsidRPr="00E73628">
        <w:rPr>
          <w:sz w:val="20"/>
          <w:szCs w:val="22"/>
        </w:rPr>
        <w:t xml:space="preserve"> </w:t>
      </w:r>
      <w:r w:rsidRPr="009E0E89">
        <w:rPr>
          <w:b/>
          <w:bCs/>
          <w:sz w:val="20"/>
          <w:szCs w:val="22"/>
        </w:rPr>
        <w:t>Other nations</w:t>
      </w:r>
      <w:r w:rsidRPr="009E0E89">
        <w:rPr>
          <w:sz w:val="20"/>
          <w:szCs w:val="22"/>
        </w:rPr>
        <w:t xml:space="preserve"> must issue a separate command to each unit.</w:t>
      </w:r>
    </w:p>
    <w:p w14:paraId="40F6AAAE" w14:textId="77777777" w:rsidR="00B119AC" w:rsidRDefault="00B119AC" w:rsidP="00542B99">
      <w:pPr>
        <w:rPr>
          <w:b/>
          <w:sz w:val="20"/>
          <w:szCs w:val="22"/>
          <w:u w:val="single"/>
        </w:rPr>
      </w:pPr>
    </w:p>
    <w:p w14:paraId="5CA934D1" w14:textId="77777777" w:rsidR="00542B99" w:rsidRDefault="00542B99" w:rsidP="00542B99">
      <w:pPr>
        <w:rPr>
          <w:sz w:val="20"/>
          <w:szCs w:val="22"/>
        </w:rPr>
      </w:pPr>
      <w:r w:rsidRPr="00C23B68">
        <w:rPr>
          <w:b/>
          <w:sz w:val="20"/>
          <w:szCs w:val="22"/>
          <w:u w:val="single"/>
        </w:rPr>
        <w:t>Breaking</w:t>
      </w:r>
      <w:r w:rsidRPr="00E73628">
        <w:rPr>
          <w:sz w:val="20"/>
          <w:szCs w:val="22"/>
        </w:rPr>
        <w:t>:</w:t>
      </w:r>
      <w:r w:rsidRPr="00E73628">
        <w:rPr>
          <w:sz w:val="20"/>
          <w:szCs w:val="22"/>
        </w:rPr>
        <w:tab/>
      </w:r>
    </w:p>
    <w:p w14:paraId="625C220C" w14:textId="77777777" w:rsidR="00542B99" w:rsidRDefault="00542B99" w:rsidP="00542B99">
      <w:pPr>
        <w:rPr>
          <w:sz w:val="20"/>
          <w:szCs w:val="22"/>
        </w:rPr>
      </w:pPr>
    </w:p>
    <w:p w14:paraId="219D387C" w14:textId="06693B5D" w:rsidR="00306661" w:rsidRPr="002C5DCA" w:rsidRDefault="009E0E89" w:rsidP="009E0E89">
      <w:pPr>
        <w:rPr>
          <w:b/>
          <w:bCs/>
          <w:sz w:val="20"/>
          <w:szCs w:val="20"/>
        </w:rPr>
      </w:pPr>
      <w:r w:rsidRPr="002C5DCA">
        <w:rPr>
          <w:sz w:val="20"/>
          <w:szCs w:val="20"/>
          <w:highlight w:val="green"/>
        </w:rPr>
        <w:t xml:space="preserve">If a participating unit in a </w:t>
      </w:r>
      <w:r w:rsidRPr="002C5DCA">
        <w:rPr>
          <w:b/>
          <w:bCs/>
          <w:sz w:val="20"/>
          <w:szCs w:val="20"/>
          <w:highlight w:val="green"/>
        </w:rPr>
        <w:t>YK</w:t>
      </w:r>
      <w:r w:rsidRPr="002C5DCA">
        <w:rPr>
          <w:sz w:val="20"/>
          <w:szCs w:val="20"/>
          <w:highlight w:val="green"/>
        </w:rPr>
        <w:t xml:space="preserve"> MoD breaks any other unit takes a BE2 CH and is put in F10.</w:t>
      </w:r>
      <w:r w:rsidRPr="009E0E89">
        <w:rPr>
          <w:sz w:val="20"/>
          <w:szCs w:val="20"/>
        </w:rPr>
        <w:t xml:space="preserve">  </w:t>
      </w:r>
      <w:r w:rsidR="002C5DCA">
        <w:rPr>
          <w:sz w:val="20"/>
          <w:szCs w:val="20"/>
        </w:rPr>
        <w:t xml:space="preserve">  </w:t>
      </w:r>
      <w:r w:rsidR="002C5DCA" w:rsidRPr="002C5DCA">
        <w:rPr>
          <w:b/>
          <w:bCs/>
          <w:sz w:val="20"/>
          <w:szCs w:val="20"/>
        </w:rPr>
        <w:t>Do not play this due to the benefits of extra CH for large units.</w:t>
      </w:r>
    </w:p>
    <w:p w14:paraId="5A5E562F" w14:textId="77777777" w:rsidR="00306661" w:rsidRDefault="00306661" w:rsidP="009E0E89">
      <w:pPr>
        <w:rPr>
          <w:sz w:val="20"/>
          <w:szCs w:val="20"/>
        </w:rPr>
      </w:pPr>
    </w:p>
    <w:p w14:paraId="181C1D0C" w14:textId="278CA9E4" w:rsidR="009E0E89" w:rsidRPr="009E0E89" w:rsidRDefault="009E0E89" w:rsidP="009E0E89">
      <w:pPr>
        <w:rPr>
          <w:sz w:val="20"/>
          <w:szCs w:val="20"/>
        </w:rPr>
      </w:pPr>
      <w:r w:rsidRPr="009E0E89">
        <w:rPr>
          <w:b/>
          <w:bCs/>
          <w:sz w:val="20"/>
          <w:szCs w:val="22"/>
        </w:rPr>
        <w:t>Other nations</w:t>
      </w:r>
      <w:r w:rsidRPr="009E0E89">
        <w:rPr>
          <w:sz w:val="20"/>
          <w:szCs w:val="22"/>
        </w:rPr>
        <w:t xml:space="preserve"> remove the entire formation and all participating units if any of them break.  </w:t>
      </w:r>
    </w:p>
    <w:p w14:paraId="03A24FC1" w14:textId="0993059E" w:rsidR="00542B99" w:rsidRPr="00E73628" w:rsidRDefault="00542B99" w:rsidP="00542B99">
      <w:pPr>
        <w:rPr>
          <w:sz w:val="20"/>
          <w:szCs w:val="22"/>
        </w:rPr>
      </w:pPr>
    </w:p>
    <w:p w14:paraId="69BB2639" w14:textId="0ACFDF73" w:rsidR="00542B99" w:rsidRPr="009E0E89" w:rsidRDefault="00542B99" w:rsidP="00542B99">
      <w:pPr>
        <w:rPr>
          <w:b/>
          <w:sz w:val="20"/>
          <w:szCs w:val="20"/>
          <w:u w:val="single"/>
        </w:rPr>
      </w:pPr>
      <w:r w:rsidRPr="009E0E89">
        <w:rPr>
          <w:b/>
          <w:sz w:val="20"/>
          <w:szCs w:val="20"/>
          <w:u w:val="single"/>
        </w:rPr>
        <w:t>Enemy Unit QCs</w:t>
      </w:r>
      <w:r w:rsidR="009F76C7">
        <w:rPr>
          <w:b/>
          <w:sz w:val="20"/>
          <w:szCs w:val="20"/>
          <w:u w:val="single"/>
        </w:rPr>
        <w:t xml:space="preserve">  -  The Shadow of the Meadow of Death</w:t>
      </w:r>
    </w:p>
    <w:p w14:paraId="4BB64C05" w14:textId="77777777" w:rsidR="00542B99" w:rsidRPr="0061436E" w:rsidRDefault="00542B99" w:rsidP="00542B99">
      <w:pPr>
        <w:rPr>
          <w:b/>
          <w:sz w:val="20"/>
          <w:szCs w:val="20"/>
          <w:u w:val="single"/>
        </w:rPr>
      </w:pPr>
    </w:p>
    <w:p w14:paraId="2B8F4A90" w14:textId="1FCC62A4" w:rsidR="00542B99" w:rsidRDefault="00542B99" w:rsidP="00542B99">
      <w:pPr>
        <w:rPr>
          <w:sz w:val="20"/>
          <w:szCs w:val="20"/>
        </w:rPr>
      </w:pPr>
      <w:r w:rsidRPr="0061436E">
        <w:rPr>
          <w:sz w:val="20"/>
          <w:szCs w:val="20"/>
        </w:rPr>
        <w:t xml:space="preserve">Enemy units taking QCs in the CZ of a </w:t>
      </w:r>
      <w:r w:rsidRPr="00F702BE">
        <w:rPr>
          <w:b/>
          <w:sz w:val="20"/>
          <w:szCs w:val="20"/>
        </w:rPr>
        <w:t>YK</w:t>
      </w:r>
      <w:r w:rsidRPr="0061436E">
        <w:rPr>
          <w:sz w:val="20"/>
          <w:szCs w:val="20"/>
        </w:rPr>
        <w:t xml:space="preserve"> Meadow of Death reduce their Quality by one level (ie from Slayers to Smiters etc)</w:t>
      </w:r>
      <w:r>
        <w:rPr>
          <w:sz w:val="20"/>
          <w:szCs w:val="20"/>
        </w:rPr>
        <w:t xml:space="preserve"> to reflect the fire support from the missile troops</w:t>
      </w:r>
      <w:r w:rsidRPr="0061436E">
        <w:rPr>
          <w:sz w:val="20"/>
          <w:szCs w:val="20"/>
        </w:rPr>
        <w:t>.  If there are also skirmishers from the Legion in Harassment position this becomes two Quality levels.  If the adjusted quality of a unit reaches Fodder treat the next reduction as if the unit was disordered, then shaken.  Thus a Fighter which took 2 level reductions would be treated as Disordered Fodder for a QC</w:t>
      </w:r>
      <w:r>
        <w:rPr>
          <w:sz w:val="20"/>
          <w:szCs w:val="20"/>
        </w:rPr>
        <w:t>.</w:t>
      </w:r>
      <w:r w:rsidR="00502F55">
        <w:rPr>
          <w:sz w:val="20"/>
          <w:szCs w:val="20"/>
        </w:rPr>
        <w:t xml:space="preserve">  This does NOT apply to QCs arising from melee combat results.</w:t>
      </w:r>
    </w:p>
    <w:p w14:paraId="35A2F90A" w14:textId="77777777" w:rsidR="00B976F0" w:rsidRDefault="00B976F0" w:rsidP="00542B99">
      <w:pPr>
        <w:rPr>
          <w:sz w:val="20"/>
          <w:szCs w:val="20"/>
        </w:rPr>
      </w:pPr>
    </w:p>
    <w:p w14:paraId="3CF5F187" w14:textId="63DB79F4" w:rsidR="009F76C7" w:rsidRDefault="009F76C7" w:rsidP="00542B99">
      <w:pPr>
        <w:rPr>
          <w:sz w:val="20"/>
          <w:szCs w:val="20"/>
        </w:rPr>
      </w:pPr>
      <w:r w:rsidRPr="009F76C7">
        <w:rPr>
          <w:b/>
          <w:bCs/>
          <w:sz w:val="20"/>
          <w:szCs w:val="20"/>
        </w:rPr>
        <w:t>Other nations</w:t>
      </w:r>
      <w:r>
        <w:rPr>
          <w:sz w:val="20"/>
          <w:szCs w:val="20"/>
        </w:rPr>
        <w:t xml:space="preserve"> MoDs do not have this effect..</w:t>
      </w:r>
    </w:p>
    <w:p w14:paraId="242889BA" w14:textId="77777777" w:rsidR="00B976F0" w:rsidRPr="00B976F0" w:rsidRDefault="00B976F0" w:rsidP="00B976F0">
      <w:pPr>
        <w:rPr>
          <w:b/>
          <w:sz w:val="22"/>
          <w:szCs w:val="22"/>
          <w:u w:val="single"/>
        </w:rPr>
      </w:pPr>
    </w:p>
    <w:p w14:paraId="36ADD324" w14:textId="58CD49A5" w:rsidR="00542B99" w:rsidRDefault="00542B99" w:rsidP="00C0475E">
      <w:pPr>
        <w:pStyle w:val="ListParagraph"/>
        <w:numPr>
          <w:ilvl w:val="2"/>
          <w:numId w:val="3"/>
        </w:numPr>
        <w:rPr>
          <w:b/>
          <w:sz w:val="22"/>
          <w:szCs w:val="22"/>
          <w:u w:val="single"/>
        </w:rPr>
      </w:pPr>
      <w:bookmarkStart w:id="67" w:name="_Ref148441795"/>
      <w:r>
        <w:rPr>
          <w:b/>
          <w:sz w:val="22"/>
          <w:szCs w:val="22"/>
          <w:u w:val="single"/>
        </w:rPr>
        <w:t>Unconquerable Heights of Kilalammu</w:t>
      </w:r>
      <w:bookmarkEnd w:id="67"/>
    </w:p>
    <w:p w14:paraId="69FC40E5" w14:textId="77777777" w:rsidR="00CF2AD5" w:rsidRDefault="00CF2AD5" w:rsidP="00CF2AD5">
      <w:pPr>
        <w:rPr>
          <w:sz w:val="20"/>
          <w:szCs w:val="20"/>
        </w:rPr>
      </w:pPr>
      <w:bookmarkStart w:id="68" w:name="_Ref485069429"/>
    </w:p>
    <w:bookmarkEnd w:id="68"/>
    <w:p w14:paraId="68286F46" w14:textId="3ED7D86C" w:rsidR="009A30EF" w:rsidRDefault="00C0475E" w:rsidP="00C0475E">
      <w:pPr>
        <w:rPr>
          <w:sz w:val="20"/>
          <w:szCs w:val="20"/>
        </w:rPr>
      </w:pPr>
      <w:r w:rsidRPr="002C2002">
        <w:rPr>
          <w:sz w:val="20"/>
          <w:szCs w:val="20"/>
        </w:rPr>
        <w:t>This is much favoured by the oleaginous and barbate Salarvyani</w:t>
      </w:r>
      <w:r w:rsidR="002C15B5">
        <w:rPr>
          <w:sz w:val="20"/>
          <w:szCs w:val="20"/>
        </w:rPr>
        <w:t xml:space="preserve"> who train for it relentlessly like sweaty cheese eating mountaineers</w:t>
      </w:r>
      <w:r w:rsidRPr="002C2002">
        <w:rPr>
          <w:sz w:val="20"/>
          <w:szCs w:val="20"/>
        </w:rPr>
        <w:t xml:space="preserve">.  Other nations wisely tend to disdain its use.  </w:t>
      </w:r>
    </w:p>
    <w:p w14:paraId="1F026F4C" w14:textId="1ABA25B2" w:rsidR="00306661" w:rsidRPr="009E0E89" w:rsidRDefault="009A30EF" w:rsidP="00306661">
      <w:pPr>
        <w:rPr>
          <w:sz w:val="20"/>
          <w:szCs w:val="20"/>
        </w:rPr>
      </w:pPr>
      <w:r>
        <w:rPr>
          <w:sz w:val="20"/>
          <w:szCs w:val="20"/>
        </w:rPr>
        <w:t xml:space="preserve">As specified above the Front </w:t>
      </w:r>
      <w:r w:rsidR="008C3BA7">
        <w:rPr>
          <w:sz w:val="20"/>
          <w:szCs w:val="20"/>
        </w:rPr>
        <w:t xml:space="preserve">Unit (if more than one) is chosen when the Formation is entered.  It executes </w:t>
      </w:r>
      <w:r w:rsidR="008C3BA7" w:rsidRPr="00306661">
        <w:rPr>
          <w:b/>
          <w:bCs/>
          <w:sz w:val="20"/>
          <w:szCs w:val="20"/>
        </w:rPr>
        <w:t>melee combat</w:t>
      </w:r>
      <w:r w:rsidR="008C3BA7">
        <w:rPr>
          <w:sz w:val="20"/>
          <w:szCs w:val="20"/>
        </w:rPr>
        <w:t xml:space="preserve"> using its melee and missile values and </w:t>
      </w:r>
      <w:r w:rsidR="008C3BA7" w:rsidRPr="00306661">
        <w:rPr>
          <w:b/>
          <w:bCs/>
          <w:sz w:val="20"/>
          <w:szCs w:val="20"/>
        </w:rPr>
        <w:t>receives enemy missile fire</w:t>
      </w:r>
      <w:r w:rsidR="008C3BA7">
        <w:rPr>
          <w:sz w:val="20"/>
          <w:szCs w:val="20"/>
        </w:rPr>
        <w:t>.</w:t>
      </w:r>
      <w:r w:rsidR="00306661">
        <w:rPr>
          <w:sz w:val="20"/>
          <w:szCs w:val="20"/>
        </w:rPr>
        <w:t xml:space="preserve">  If any sub unit in a UHK </w:t>
      </w:r>
      <w:r w:rsidR="00306661" w:rsidRPr="00306661">
        <w:rPr>
          <w:b/>
          <w:bCs/>
          <w:sz w:val="20"/>
          <w:szCs w:val="20"/>
        </w:rPr>
        <w:t>breakes</w:t>
      </w:r>
      <w:r w:rsidR="00306661">
        <w:rPr>
          <w:sz w:val="20"/>
          <w:szCs w:val="20"/>
        </w:rPr>
        <w:t xml:space="preserve"> </w:t>
      </w:r>
      <w:r w:rsidR="00306661" w:rsidRPr="009E0E89">
        <w:rPr>
          <w:sz w:val="20"/>
          <w:szCs w:val="22"/>
        </w:rPr>
        <w:t xml:space="preserve">remove the entire formation.  </w:t>
      </w:r>
      <w:r w:rsidR="00306661" w:rsidRPr="00306661">
        <w:rPr>
          <w:b/>
          <w:bCs/>
          <w:sz w:val="20"/>
          <w:szCs w:val="22"/>
        </w:rPr>
        <w:t>Battlefield Event Checks</w:t>
      </w:r>
      <w:r w:rsidR="00306661">
        <w:rPr>
          <w:sz w:val="20"/>
          <w:szCs w:val="22"/>
        </w:rPr>
        <w:t xml:space="preserve"> apply to both sub units.  </w:t>
      </w:r>
      <w:r w:rsidR="00306661" w:rsidRPr="00306661">
        <w:rPr>
          <w:b/>
          <w:bCs/>
          <w:sz w:val="20"/>
          <w:szCs w:val="22"/>
        </w:rPr>
        <w:t>Recovery</w:t>
      </w:r>
      <w:r w:rsidR="00306661">
        <w:rPr>
          <w:sz w:val="20"/>
          <w:szCs w:val="22"/>
        </w:rPr>
        <w:t xml:space="preserve"> commands are issued to each sub unit individually.</w:t>
      </w:r>
    </w:p>
    <w:p w14:paraId="3B74843C" w14:textId="77777777" w:rsidR="00306661" w:rsidRPr="00E73628" w:rsidRDefault="00306661" w:rsidP="00306661">
      <w:pPr>
        <w:rPr>
          <w:sz w:val="20"/>
          <w:szCs w:val="22"/>
        </w:rPr>
      </w:pPr>
    </w:p>
    <w:p w14:paraId="226E4F5A" w14:textId="06098AEE" w:rsidR="00C0475E" w:rsidRPr="002C15B5" w:rsidRDefault="008C3BA7" w:rsidP="00C0475E">
      <w:pPr>
        <w:rPr>
          <w:b/>
          <w:bCs/>
          <w:sz w:val="20"/>
          <w:szCs w:val="20"/>
        </w:rPr>
      </w:pPr>
      <w:r w:rsidRPr="002C15B5">
        <w:rPr>
          <w:b/>
          <w:bCs/>
          <w:sz w:val="20"/>
          <w:szCs w:val="20"/>
        </w:rPr>
        <w:t>UHK</w:t>
      </w:r>
      <w:r w:rsidR="00C0475E" w:rsidRPr="002C15B5">
        <w:rPr>
          <w:b/>
          <w:bCs/>
          <w:sz w:val="20"/>
          <w:szCs w:val="20"/>
        </w:rPr>
        <w:t xml:space="preserve"> has the following peculiar characteristics</w:t>
      </w:r>
      <w:r w:rsidR="002C15B5">
        <w:rPr>
          <w:b/>
          <w:bCs/>
          <w:sz w:val="20"/>
          <w:szCs w:val="20"/>
        </w:rPr>
        <w:t>, generally different</w:t>
      </w:r>
      <w:r w:rsidR="002C15B5" w:rsidRPr="002C15B5">
        <w:rPr>
          <w:b/>
          <w:bCs/>
          <w:sz w:val="20"/>
          <w:szCs w:val="20"/>
        </w:rPr>
        <w:t xml:space="preserve"> for Salarvyani and </w:t>
      </w:r>
      <w:r w:rsidR="002C15B5">
        <w:rPr>
          <w:b/>
          <w:bCs/>
          <w:sz w:val="20"/>
          <w:szCs w:val="20"/>
        </w:rPr>
        <w:t xml:space="preserve">the </w:t>
      </w:r>
      <w:r w:rsidR="002C15B5" w:rsidRPr="002C15B5">
        <w:rPr>
          <w:b/>
          <w:bCs/>
          <w:sz w:val="20"/>
          <w:szCs w:val="20"/>
        </w:rPr>
        <w:t>other Empires</w:t>
      </w:r>
      <w:r w:rsidR="00C0475E" w:rsidRPr="002C15B5">
        <w:rPr>
          <w:b/>
          <w:bCs/>
          <w:sz w:val="20"/>
          <w:szCs w:val="20"/>
        </w:rPr>
        <w:t>:</w:t>
      </w:r>
    </w:p>
    <w:p w14:paraId="7CE6E531" w14:textId="77777777" w:rsidR="00C0475E" w:rsidRPr="002C2002" w:rsidRDefault="00C0475E" w:rsidP="00C0475E">
      <w:pPr>
        <w:rPr>
          <w:sz w:val="20"/>
          <w:szCs w:val="20"/>
        </w:rPr>
      </w:pPr>
      <w:bookmarkStart w:id="69" w:name="_Hlk149339516"/>
    </w:p>
    <w:p w14:paraId="0053AFFC" w14:textId="77777777" w:rsidR="0069318A" w:rsidRPr="0069318A" w:rsidRDefault="0069318A" w:rsidP="0069318A">
      <w:pPr>
        <w:rPr>
          <w:b/>
          <w:bCs/>
          <w:sz w:val="20"/>
          <w:szCs w:val="20"/>
          <w:u w:val="single"/>
        </w:rPr>
      </w:pPr>
    </w:p>
    <w:p w14:paraId="458179BE" w14:textId="4DE9B6D5" w:rsidR="0069318A" w:rsidRDefault="0069318A" w:rsidP="0045791A">
      <w:pPr>
        <w:pStyle w:val="ListParagraph"/>
        <w:numPr>
          <w:ilvl w:val="0"/>
          <w:numId w:val="26"/>
        </w:numPr>
        <w:rPr>
          <w:b/>
          <w:bCs/>
          <w:sz w:val="20"/>
          <w:szCs w:val="20"/>
          <w:u w:val="single"/>
        </w:rPr>
      </w:pPr>
      <w:r>
        <w:rPr>
          <w:b/>
          <w:bCs/>
          <w:sz w:val="20"/>
          <w:szCs w:val="20"/>
          <w:u w:val="single"/>
        </w:rPr>
        <w:t>Entering UHK</w:t>
      </w:r>
    </w:p>
    <w:p w14:paraId="11292D11" w14:textId="77777777" w:rsidR="00AF386A" w:rsidRDefault="00AF386A" w:rsidP="00AF386A">
      <w:pPr>
        <w:pStyle w:val="ListParagraph"/>
        <w:ind w:left="1080"/>
        <w:rPr>
          <w:b/>
          <w:bCs/>
          <w:sz w:val="20"/>
          <w:szCs w:val="20"/>
          <w:u w:val="single"/>
        </w:rPr>
      </w:pPr>
    </w:p>
    <w:p w14:paraId="5820E001" w14:textId="77777777" w:rsidR="00AF386A" w:rsidRDefault="00AF386A" w:rsidP="00AF386A">
      <w:pPr>
        <w:pStyle w:val="ListParagraph"/>
        <w:ind w:left="1080"/>
        <w:rPr>
          <w:sz w:val="20"/>
          <w:szCs w:val="22"/>
        </w:rPr>
      </w:pPr>
      <w:r w:rsidRPr="008C3BA7">
        <w:rPr>
          <w:b/>
          <w:bCs/>
          <w:sz w:val="20"/>
          <w:szCs w:val="22"/>
        </w:rPr>
        <w:t>Salarvyani</w:t>
      </w:r>
      <w:r>
        <w:rPr>
          <w:sz w:val="20"/>
          <w:szCs w:val="22"/>
        </w:rPr>
        <w:t xml:space="preserve"> u</w:t>
      </w:r>
      <w:r w:rsidRPr="0069318A">
        <w:rPr>
          <w:sz w:val="20"/>
          <w:szCs w:val="22"/>
        </w:rPr>
        <w:t>nits</w:t>
      </w:r>
      <w:r>
        <w:rPr>
          <w:sz w:val="20"/>
          <w:szCs w:val="22"/>
        </w:rPr>
        <w:t xml:space="preserve"> may enter a UHK without a QC in a CZ/MZ/FMZ.  This can be done during any </w:t>
      </w:r>
      <w:r w:rsidRPr="0069318A">
        <w:rPr>
          <w:sz w:val="20"/>
          <w:szCs w:val="22"/>
        </w:rPr>
        <w:t>Salarv</w:t>
      </w:r>
      <w:r>
        <w:rPr>
          <w:sz w:val="20"/>
          <w:szCs w:val="22"/>
        </w:rPr>
        <w:t xml:space="preserve"> Segment.  They may also do this with two sub-units which may be of different types or may be the two parts of a large legion but not if both are in an FMZ.  If one is in an FMZ then the UHK must remain in the same FMZ</w:t>
      </w:r>
    </w:p>
    <w:p w14:paraId="6C19129D" w14:textId="77777777" w:rsidR="002C15B5" w:rsidRDefault="002C15B5" w:rsidP="00AF386A">
      <w:pPr>
        <w:pStyle w:val="ListParagraph"/>
        <w:ind w:left="1080"/>
        <w:rPr>
          <w:b/>
          <w:bCs/>
          <w:sz w:val="20"/>
          <w:szCs w:val="20"/>
          <w:u w:val="single"/>
        </w:rPr>
      </w:pPr>
    </w:p>
    <w:p w14:paraId="01E7540A" w14:textId="4FEA3838" w:rsidR="00AF386A" w:rsidRDefault="00AF386A" w:rsidP="0045791A">
      <w:pPr>
        <w:pStyle w:val="ListParagraph"/>
        <w:numPr>
          <w:ilvl w:val="0"/>
          <w:numId w:val="26"/>
        </w:numPr>
        <w:rPr>
          <w:b/>
          <w:bCs/>
          <w:sz w:val="20"/>
          <w:szCs w:val="20"/>
          <w:u w:val="single"/>
        </w:rPr>
      </w:pPr>
      <w:r>
        <w:rPr>
          <w:b/>
          <w:bCs/>
          <w:sz w:val="20"/>
          <w:szCs w:val="20"/>
          <w:u w:val="single"/>
        </w:rPr>
        <w:t>Large Units</w:t>
      </w:r>
    </w:p>
    <w:p w14:paraId="0BD2D406" w14:textId="77777777" w:rsidR="00AF386A" w:rsidRDefault="00AF386A" w:rsidP="00AF386A">
      <w:pPr>
        <w:pStyle w:val="ListParagraph"/>
        <w:ind w:left="1080"/>
        <w:rPr>
          <w:b/>
          <w:bCs/>
          <w:sz w:val="20"/>
          <w:szCs w:val="20"/>
          <w:u w:val="single"/>
        </w:rPr>
      </w:pPr>
    </w:p>
    <w:p w14:paraId="32DB7896" w14:textId="5295E17C" w:rsidR="008C3BA7" w:rsidRPr="00AF386A" w:rsidRDefault="00AF386A" w:rsidP="008C3BA7">
      <w:pPr>
        <w:pStyle w:val="ListParagraph"/>
        <w:ind w:left="1080"/>
        <w:rPr>
          <w:sz w:val="20"/>
          <w:szCs w:val="20"/>
        </w:rPr>
      </w:pPr>
      <w:r w:rsidRPr="00AF386A">
        <w:rPr>
          <w:sz w:val="20"/>
          <w:szCs w:val="20"/>
        </w:rPr>
        <w:t>If a UHK is composed of two subunits then split it into two separate UHKs, each made up of half the sub units.</w:t>
      </w:r>
      <w:r>
        <w:rPr>
          <w:sz w:val="20"/>
          <w:szCs w:val="20"/>
        </w:rPr>
        <w:t xml:space="preserve">  [</w:t>
      </w:r>
      <w:r w:rsidRPr="00AF386A">
        <w:rPr>
          <w:sz w:val="20"/>
          <w:szCs w:val="20"/>
          <w:highlight w:val="yellow"/>
        </w:rPr>
        <w:t>Note this effectively increases the number of CH the combination can take, so is under review.]</w:t>
      </w:r>
    </w:p>
    <w:p w14:paraId="319E3E15" w14:textId="77777777" w:rsidR="008C3BA7" w:rsidRDefault="008C3BA7" w:rsidP="008C3BA7">
      <w:pPr>
        <w:pStyle w:val="ListParagraph"/>
        <w:ind w:left="1080"/>
        <w:rPr>
          <w:b/>
          <w:bCs/>
          <w:sz w:val="20"/>
          <w:szCs w:val="20"/>
          <w:u w:val="single"/>
        </w:rPr>
      </w:pPr>
    </w:p>
    <w:p w14:paraId="479123C3" w14:textId="58959268" w:rsidR="008C3BA7" w:rsidRDefault="008C3BA7" w:rsidP="0045791A">
      <w:pPr>
        <w:pStyle w:val="ListParagraph"/>
        <w:numPr>
          <w:ilvl w:val="0"/>
          <w:numId w:val="26"/>
        </w:numPr>
        <w:rPr>
          <w:b/>
          <w:bCs/>
          <w:sz w:val="20"/>
          <w:szCs w:val="20"/>
          <w:u w:val="single"/>
        </w:rPr>
      </w:pPr>
      <w:r>
        <w:rPr>
          <w:b/>
          <w:bCs/>
          <w:sz w:val="20"/>
          <w:szCs w:val="20"/>
          <w:u w:val="single"/>
        </w:rPr>
        <w:t>Changing Front Unit</w:t>
      </w:r>
    </w:p>
    <w:p w14:paraId="2257C2CD" w14:textId="77777777" w:rsidR="0069318A" w:rsidRDefault="0069318A" w:rsidP="0069318A">
      <w:pPr>
        <w:pStyle w:val="ListParagraph"/>
        <w:ind w:left="1080"/>
        <w:rPr>
          <w:b/>
          <w:bCs/>
          <w:sz w:val="20"/>
          <w:szCs w:val="20"/>
          <w:u w:val="single"/>
        </w:rPr>
      </w:pPr>
    </w:p>
    <w:p w14:paraId="484AC4A8" w14:textId="0906D92D" w:rsidR="0069318A" w:rsidRDefault="008C3BA7" w:rsidP="0069318A">
      <w:pPr>
        <w:pStyle w:val="ListParagraph"/>
        <w:ind w:left="1080"/>
        <w:rPr>
          <w:sz w:val="20"/>
          <w:szCs w:val="22"/>
        </w:rPr>
      </w:pPr>
      <w:r>
        <w:rPr>
          <w:sz w:val="20"/>
          <w:szCs w:val="22"/>
        </w:rPr>
        <w:t xml:space="preserve">The </w:t>
      </w:r>
      <w:r w:rsidRPr="008C3BA7">
        <w:rPr>
          <w:b/>
          <w:bCs/>
          <w:sz w:val="20"/>
          <w:szCs w:val="22"/>
        </w:rPr>
        <w:t>Salarvyani</w:t>
      </w:r>
      <w:r>
        <w:rPr>
          <w:sz w:val="20"/>
          <w:szCs w:val="22"/>
        </w:rPr>
        <w:t xml:space="preserve"> may change Front Unit at any time without a check.  </w:t>
      </w:r>
    </w:p>
    <w:p w14:paraId="5F94FE74" w14:textId="77777777" w:rsidR="008C3BA7" w:rsidRDefault="008C3BA7" w:rsidP="0069318A">
      <w:pPr>
        <w:pStyle w:val="ListParagraph"/>
        <w:ind w:left="1080"/>
        <w:rPr>
          <w:sz w:val="20"/>
          <w:szCs w:val="22"/>
        </w:rPr>
      </w:pPr>
    </w:p>
    <w:p w14:paraId="1F30CEE9" w14:textId="71F5559E" w:rsidR="008C3BA7" w:rsidRDefault="008C3BA7" w:rsidP="0069318A">
      <w:pPr>
        <w:pStyle w:val="ListParagraph"/>
        <w:ind w:left="1080"/>
        <w:rPr>
          <w:sz w:val="20"/>
          <w:szCs w:val="22"/>
        </w:rPr>
      </w:pPr>
      <w:r w:rsidRPr="008C3BA7">
        <w:rPr>
          <w:b/>
          <w:bCs/>
          <w:sz w:val="20"/>
          <w:szCs w:val="22"/>
        </w:rPr>
        <w:t>Other nations</w:t>
      </w:r>
      <w:r>
        <w:rPr>
          <w:sz w:val="20"/>
          <w:szCs w:val="22"/>
        </w:rPr>
        <w:t xml:space="preserve"> can change it any time during a Friendly Segment without a command or QC as long as the UHK is not in an FMZ.  If it is then it </w:t>
      </w:r>
      <w:r w:rsidRPr="0077361F">
        <w:rPr>
          <w:sz w:val="20"/>
          <w:szCs w:val="20"/>
        </w:rPr>
        <w:t>requires a Formation Change Command and QC</w:t>
      </w:r>
      <w:r>
        <w:rPr>
          <w:sz w:val="20"/>
          <w:szCs w:val="20"/>
        </w:rPr>
        <w:t xml:space="preserve"> with a fail impacting both units.  This is an </w:t>
      </w:r>
      <w:r w:rsidRPr="00DD597C">
        <w:rPr>
          <w:b/>
          <w:bCs/>
          <w:sz w:val="20"/>
          <w:szCs w:val="20"/>
        </w:rPr>
        <w:t>exception</w:t>
      </w:r>
      <w:r>
        <w:rPr>
          <w:sz w:val="20"/>
          <w:szCs w:val="20"/>
        </w:rPr>
        <w:t xml:space="preserve"> to the normal Hostile Zone effects.</w:t>
      </w:r>
    </w:p>
    <w:p w14:paraId="6DDD2BB6" w14:textId="77777777" w:rsidR="0069318A" w:rsidRDefault="0069318A" w:rsidP="0069318A">
      <w:pPr>
        <w:pStyle w:val="ListParagraph"/>
        <w:ind w:left="1080"/>
        <w:rPr>
          <w:b/>
          <w:bCs/>
          <w:sz w:val="20"/>
          <w:szCs w:val="20"/>
          <w:u w:val="single"/>
        </w:rPr>
      </w:pPr>
    </w:p>
    <w:p w14:paraId="30EE7159" w14:textId="677CAE0F" w:rsidR="00EE5755" w:rsidRDefault="002C15B5" w:rsidP="0045791A">
      <w:pPr>
        <w:pStyle w:val="ListParagraph"/>
        <w:numPr>
          <w:ilvl w:val="0"/>
          <w:numId w:val="26"/>
        </w:numPr>
        <w:rPr>
          <w:b/>
          <w:bCs/>
          <w:sz w:val="20"/>
          <w:szCs w:val="20"/>
          <w:u w:val="single"/>
        </w:rPr>
      </w:pPr>
      <w:r>
        <w:rPr>
          <w:b/>
          <w:bCs/>
          <w:sz w:val="20"/>
          <w:szCs w:val="20"/>
          <w:u w:val="single"/>
        </w:rPr>
        <w:t xml:space="preserve">Movement and </w:t>
      </w:r>
      <w:r w:rsidR="00EE5755" w:rsidRPr="000738BC">
        <w:rPr>
          <w:b/>
          <w:bCs/>
          <w:sz w:val="20"/>
          <w:szCs w:val="20"/>
          <w:u w:val="single"/>
        </w:rPr>
        <w:t>Spin</w:t>
      </w:r>
      <w:r w:rsidR="00095A54">
        <w:rPr>
          <w:b/>
          <w:bCs/>
          <w:sz w:val="20"/>
          <w:szCs w:val="20"/>
          <w:u w:val="single"/>
        </w:rPr>
        <w:t>ning</w:t>
      </w:r>
      <w:r w:rsidR="00EE5755" w:rsidRPr="000738BC">
        <w:rPr>
          <w:b/>
          <w:bCs/>
          <w:sz w:val="20"/>
          <w:szCs w:val="20"/>
          <w:u w:val="single"/>
        </w:rPr>
        <w:t xml:space="preserve"> </w:t>
      </w:r>
    </w:p>
    <w:p w14:paraId="378ED786" w14:textId="77777777" w:rsidR="00095A54" w:rsidRDefault="00095A54" w:rsidP="00095A54">
      <w:pPr>
        <w:pStyle w:val="ListParagraph"/>
        <w:ind w:left="1080"/>
        <w:rPr>
          <w:b/>
          <w:bCs/>
          <w:sz w:val="20"/>
          <w:szCs w:val="20"/>
          <w:u w:val="single"/>
        </w:rPr>
      </w:pPr>
    </w:p>
    <w:p w14:paraId="71B15E26" w14:textId="7F5CEC1D" w:rsidR="002C15B5" w:rsidRDefault="002C15B5" w:rsidP="002C15B5">
      <w:pPr>
        <w:pStyle w:val="ListParagraph"/>
        <w:ind w:left="1080"/>
        <w:rPr>
          <w:sz w:val="20"/>
          <w:szCs w:val="22"/>
        </w:rPr>
      </w:pPr>
      <w:r>
        <w:rPr>
          <w:b/>
          <w:bCs/>
          <w:sz w:val="20"/>
          <w:szCs w:val="22"/>
        </w:rPr>
        <w:t xml:space="preserve">Salarvyani move faster in this formation.  </w:t>
      </w:r>
      <w:r w:rsidRPr="002C15B5">
        <w:rPr>
          <w:sz w:val="20"/>
          <w:szCs w:val="22"/>
        </w:rPr>
        <w:t>Treat them as one Weight faster in this formation ie Heavy troops move as Medium and Medium as Light.</w:t>
      </w:r>
      <w:r>
        <w:rPr>
          <w:b/>
          <w:bCs/>
          <w:sz w:val="20"/>
          <w:szCs w:val="22"/>
        </w:rPr>
        <w:t xml:space="preserve">  </w:t>
      </w:r>
      <w:r w:rsidRPr="002C15B5">
        <w:rPr>
          <w:sz w:val="20"/>
          <w:szCs w:val="22"/>
        </w:rPr>
        <w:t>They spin at the usual cost (1/4 movement).</w:t>
      </w:r>
    </w:p>
    <w:p w14:paraId="1E69CFFA" w14:textId="77777777" w:rsidR="002C15B5" w:rsidRDefault="002C15B5" w:rsidP="002C15B5">
      <w:pPr>
        <w:pStyle w:val="ListParagraph"/>
        <w:ind w:left="1080"/>
        <w:rPr>
          <w:b/>
          <w:bCs/>
          <w:sz w:val="20"/>
          <w:szCs w:val="22"/>
        </w:rPr>
      </w:pPr>
    </w:p>
    <w:p w14:paraId="0A6692F0" w14:textId="77A35CD5" w:rsidR="002C15B5" w:rsidRDefault="002C15B5" w:rsidP="002C15B5">
      <w:pPr>
        <w:pStyle w:val="ListParagraph"/>
        <w:ind w:left="1080"/>
        <w:rPr>
          <w:sz w:val="20"/>
          <w:szCs w:val="22"/>
        </w:rPr>
      </w:pPr>
      <w:r w:rsidRPr="002C15B5">
        <w:rPr>
          <w:b/>
          <w:bCs/>
          <w:sz w:val="20"/>
          <w:szCs w:val="22"/>
        </w:rPr>
        <w:t>Other nations move more slowly</w:t>
      </w:r>
      <w:r>
        <w:rPr>
          <w:sz w:val="20"/>
          <w:szCs w:val="22"/>
        </w:rPr>
        <w:t xml:space="preserve">.  Mediums move as Heavies and Heavies / Non-Humans at half speed.  Spin costs full movement allowance.  </w:t>
      </w:r>
      <w:r>
        <w:rPr>
          <w:sz w:val="20"/>
          <w:szCs w:val="20"/>
        </w:rPr>
        <w:t>.</w:t>
      </w:r>
    </w:p>
    <w:p w14:paraId="19441A8D" w14:textId="77777777" w:rsidR="00095A54" w:rsidRDefault="00095A54" w:rsidP="00095A54">
      <w:pPr>
        <w:pStyle w:val="ListParagraph"/>
        <w:ind w:left="1080"/>
        <w:rPr>
          <w:b/>
          <w:bCs/>
          <w:sz w:val="20"/>
          <w:szCs w:val="20"/>
          <w:u w:val="single"/>
        </w:rPr>
      </w:pPr>
    </w:p>
    <w:p w14:paraId="4981DB68" w14:textId="634A2420" w:rsidR="00095A54" w:rsidRDefault="00095A54" w:rsidP="0045791A">
      <w:pPr>
        <w:pStyle w:val="ListParagraph"/>
        <w:numPr>
          <w:ilvl w:val="0"/>
          <w:numId w:val="26"/>
        </w:numPr>
        <w:rPr>
          <w:b/>
          <w:bCs/>
          <w:sz w:val="20"/>
          <w:szCs w:val="20"/>
          <w:u w:val="single"/>
        </w:rPr>
      </w:pPr>
      <w:r>
        <w:rPr>
          <w:b/>
          <w:bCs/>
          <w:sz w:val="20"/>
          <w:szCs w:val="20"/>
          <w:u w:val="single"/>
        </w:rPr>
        <w:t>Spin Reaction QC</w:t>
      </w:r>
    </w:p>
    <w:p w14:paraId="7A1C006E" w14:textId="77777777" w:rsidR="00095A54" w:rsidRPr="00095A54" w:rsidRDefault="00095A54" w:rsidP="00095A54">
      <w:pPr>
        <w:rPr>
          <w:b/>
          <w:bCs/>
          <w:sz w:val="20"/>
          <w:szCs w:val="20"/>
          <w:u w:val="single"/>
        </w:rPr>
      </w:pPr>
    </w:p>
    <w:p w14:paraId="015951C0" w14:textId="1E73A956" w:rsidR="0045791A" w:rsidRDefault="0045791A" w:rsidP="00EE5755">
      <w:pPr>
        <w:pStyle w:val="ListParagraph"/>
        <w:ind w:left="1080"/>
        <w:rPr>
          <w:sz w:val="20"/>
          <w:szCs w:val="20"/>
        </w:rPr>
      </w:pPr>
      <w:r w:rsidRPr="0045791A">
        <w:rPr>
          <w:sz w:val="20"/>
          <w:szCs w:val="20"/>
        </w:rPr>
        <w:lastRenderedPageBreak/>
        <w:t xml:space="preserve">A </w:t>
      </w:r>
      <w:r w:rsidR="008C3BA7" w:rsidRPr="008C3BA7">
        <w:rPr>
          <w:b/>
          <w:bCs/>
          <w:sz w:val="20"/>
          <w:szCs w:val="22"/>
        </w:rPr>
        <w:t>Salarvyani</w:t>
      </w:r>
      <w:r w:rsidR="008C3BA7">
        <w:rPr>
          <w:sz w:val="20"/>
          <w:szCs w:val="22"/>
        </w:rPr>
        <w:t xml:space="preserve"> </w:t>
      </w:r>
      <w:r w:rsidRPr="0045791A">
        <w:rPr>
          <w:sz w:val="20"/>
          <w:szCs w:val="20"/>
        </w:rPr>
        <w:t>unit in this formation may take a Spin QC when a unit declares a Contact command against it.  If successful it can then spin to flank or rear.</w:t>
      </w:r>
    </w:p>
    <w:p w14:paraId="68BC02AD" w14:textId="77777777" w:rsidR="002C15B5" w:rsidRDefault="002C15B5" w:rsidP="00EE5755">
      <w:pPr>
        <w:pStyle w:val="ListParagraph"/>
        <w:ind w:left="1080"/>
        <w:rPr>
          <w:sz w:val="20"/>
          <w:szCs w:val="20"/>
        </w:rPr>
      </w:pPr>
    </w:p>
    <w:p w14:paraId="23317E9E" w14:textId="77777777" w:rsidR="00EE5755" w:rsidRPr="000738BC" w:rsidRDefault="00EE5755" w:rsidP="00C0475E">
      <w:pPr>
        <w:pStyle w:val="ListParagraph"/>
        <w:numPr>
          <w:ilvl w:val="0"/>
          <w:numId w:val="26"/>
        </w:numPr>
        <w:rPr>
          <w:b/>
          <w:bCs/>
          <w:sz w:val="20"/>
          <w:szCs w:val="20"/>
          <w:u w:val="single"/>
        </w:rPr>
      </w:pPr>
      <w:r w:rsidRPr="000738BC">
        <w:rPr>
          <w:b/>
          <w:bCs/>
          <w:sz w:val="20"/>
          <w:szCs w:val="20"/>
          <w:u w:val="single"/>
        </w:rPr>
        <w:t>Flank / Rear Attack</w:t>
      </w:r>
    </w:p>
    <w:p w14:paraId="0EF9A959" w14:textId="77777777" w:rsidR="00EE5755" w:rsidRDefault="00EE5755" w:rsidP="00EE5755">
      <w:pPr>
        <w:pStyle w:val="ListParagraph"/>
        <w:ind w:left="1080"/>
        <w:rPr>
          <w:sz w:val="20"/>
          <w:szCs w:val="20"/>
        </w:rPr>
      </w:pPr>
    </w:p>
    <w:p w14:paraId="40F37D2A" w14:textId="159230E5" w:rsidR="00C0475E" w:rsidRDefault="00C0475E" w:rsidP="00EE5755">
      <w:pPr>
        <w:pStyle w:val="ListParagraph"/>
        <w:ind w:left="1080"/>
        <w:rPr>
          <w:sz w:val="20"/>
          <w:szCs w:val="20"/>
        </w:rPr>
      </w:pPr>
      <w:r w:rsidRPr="002C2002">
        <w:rPr>
          <w:sz w:val="20"/>
          <w:szCs w:val="20"/>
        </w:rPr>
        <w:t xml:space="preserve">Units attacking </w:t>
      </w:r>
      <w:r w:rsidR="008C3BA7">
        <w:rPr>
          <w:sz w:val="20"/>
          <w:szCs w:val="20"/>
        </w:rPr>
        <w:t xml:space="preserve">a </w:t>
      </w:r>
      <w:r w:rsidR="008C3BA7" w:rsidRPr="008C3BA7">
        <w:rPr>
          <w:b/>
          <w:bCs/>
          <w:sz w:val="20"/>
          <w:szCs w:val="22"/>
        </w:rPr>
        <w:t>Salarvyani</w:t>
      </w:r>
      <w:r w:rsidR="008C3BA7">
        <w:rPr>
          <w:sz w:val="20"/>
          <w:szCs w:val="22"/>
        </w:rPr>
        <w:t xml:space="preserve"> </w:t>
      </w:r>
      <w:r w:rsidRPr="002C2002">
        <w:rPr>
          <w:sz w:val="20"/>
          <w:szCs w:val="20"/>
        </w:rPr>
        <w:t>UHK in flank or rear receive position bonus</w:t>
      </w:r>
      <w:r w:rsidR="000230CE">
        <w:rPr>
          <w:sz w:val="20"/>
          <w:szCs w:val="20"/>
        </w:rPr>
        <w:t xml:space="preserve"> </w:t>
      </w:r>
      <w:r w:rsidR="0019746E">
        <w:rPr>
          <w:sz w:val="20"/>
          <w:szCs w:val="20"/>
        </w:rPr>
        <w:t>on T1 as usual but</w:t>
      </w:r>
      <w:r w:rsidR="000230CE">
        <w:rPr>
          <w:sz w:val="20"/>
          <w:szCs w:val="20"/>
        </w:rPr>
        <w:t xml:space="preserve"> the UHK may attack them</w:t>
      </w:r>
      <w:r w:rsidR="00F91497">
        <w:rPr>
          <w:sz w:val="20"/>
          <w:szCs w:val="20"/>
        </w:rPr>
        <w:t xml:space="preserve"> with half strength</w:t>
      </w:r>
      <w:r w:rsidR="000230CE">
        <w:rPr>
          <w:sz w:val="20"/>
          <w:szCs w:val="20"/>
        </w:rPr>
        <w:t>.</w:t>
      </w:r>
      <w:r w:rsidR="00AE44D7">
        <w:rPr>
          <w:sz w:val="20"/>
          <w:szCs w:val="20"/>
        </w:rPr>
        <w:t xml:space="preserve">  From T2 on it is treated as a normal combat.</w:t>
      </w:r>
    </w:p>
    <w:p w14:paraId="0765F655" w14:textId="5795817D" w:rsidR="00EE5755" w:rsidRDefault="00EE5755" w:rsidP="00EE5755">
      <w:pPr>
        <w:pStyle w:val="ListParagraph"/>
        <w:ind w:left="1080"/>
        <w:rPr>
          <w:sz w:val="20"/>
          <w:szCs w:val="20"/>
        </w:rPr>
      </w:pPr>
      <w:r>
        <w:rPr>
          <w:sz w:val="20"/>
          <w:szCs w:val="20"/>
        </w:rPr>
        <w:t>If it suffers PB or R when being attacked in flank or rear it takes a BE1 when retreating</w:t>
      </w:r>
    </w:p>
    <w:p w14:paraId="20683C1F" w14:textId="77777777" w:rsidR="000738BC" w:rsidRDefault="000738BC" w:rsidP="00EE5755">
      <w:pPr>
        <w:pStyle w:val="ListParagraph"/>
        <w:ind w:left="1080"/>
        <w:rPr>
          <w:sz w:val="20"/>
          <w:szCs w:val="20"/>
        </w:rPr>
      </w:pPr>
    </w:p>
    <w:p w14:paraId="0E313694" w14:textId="6F795C57" w:rsidR="00EE5755" w:rsidRPr="000738BC" w:rsidRDefault="00E07E64" w:rsidP="000230CE">
      <w:pPr>
        <w:pStyle w:val="ListParagraph"/>
        <w:numPr>
          <w:ilvl w:val="0"/>
          <w:numId w:val="26"/>
        </w:numPr>
        <w:rPr>
          <w:b/>
          <w:bCs/>
          <w:sz w:val="20"/>
          <w:szCs w:val="20"/>
          <w:u w:val="single"/>
        </w:rPr>
      </w:pPr>
      <w:r>
        <w:rPr>
          <w:b/>
          <w:bCs/>
          <w:sz w:val="20"/>
          <w:szCs w:val="20"/>
          <w:u w:val="single"/>
        </w:rPr>
        <w:t>Melee &amp; Missile Fire</w:t>
      </w:r>
    </w:p>
    <w:p w14:paraId="31554C49" w14:textId="77777777" w:rsidR="000738BC" w:rsidRDefault="000738BC" w:rsidP="000738BC">
      <w:pPr>
        <w:pStyle w:val="ListParagraph"/>
        <w:ind w:left="1080"/>
        <w:rPr>
          <w:sz w:val="20"/>
          <w:szCs w:val="20"/>
        </w:rPr>
      </w:pPr>
    </w:p>
    <w:p w14:paraId="3AF79A79" w14:textId="0111E9ED" w:rsidR="00C0475E" w:rsidRDefault="008C3BA7" w:rsidP="000738BC">
      <w:pPr>
        <w:pStyle w:val="ListParagraph"/>
        <w:ind w:left="1080"/>
        <w:rPr>
          <w:sz w:val="20"/>
          <w:szCs w:val="20"/>
        </w:rPr>
      </w:pPr>
      <w:r w:rsidRPr="008C3BA7">
        <w:rPr>
          <w:b/>
          <w:bCs/>
          <w:sz w:val="20"/>
          <w:szCs w:val="22"/>
        </w:rPr>
        <w:t>Salarvyani</w:t>
      </w:r>
      <w:r>
        <w:rPr>
          <w:sz w:val="20"/>
          <w:szCs w:val="22"/>
        </w:rPr>
        <w:t xml:space="preserve"> </w:t>
      </w:r>
      <w:r w:rsidR="00AE44D7">
        <w:rPr>
          <w:sz w:val="20"/>
          <w:szCs w:val="20"/>
        </w:rPr>
        <w:t>UHKs made up of two sub units w</w:t>
      </w:r>
      <w:r w:rsidR="000230CE" w:rsidRPr="002C2002">
        <w:rPr>
          <w:sz w:val="20"/>
          <w:szCs w:val="20"/>
        </w:rPr>
        <w:t xml:space="preserve">hen meleeing </w:t>
      </w:r>
      <w:r w:rsidR="00E07E64">
        <w:rPr>
          <w:sz w:val="20"/>
          <w:szCs w:val="20"/>
        </w:rPr>
        <w:t>choose</w:t>
      </w:r>
      <w:r w:rsidR="000230CE" w:rsidRPr="002C2002">
        <w:rPr>
          <w:sz w:val="20"/>
          <w:szCs w:val="20"/>
        </w:rPr>
        <w:t xml:space="preserve"> either </w:t>
      </w:r>
      <w:r w:rsidR="00E07E64">
        <w:rPr>
          <w:sz w:val="20"/>
          <w:szCs w:val="20"/>
        </w:rPr>
        <w:t>unit may use that unit’s attack and defence values and w</w:t>
      </w:r>
      <w:r w:rsidR="00C0475E" w:rsidRPr="002C2002">
        <w:rPr>
          <w:sz w:val="20"/>
          <w:szCs w:val="20"/>
        </w:rPr>
        <w:t xml:space="preserve">hen receiving missile fire </w:t>
      </w:r>
      <w:r>
        <w:rPr>
          <w:sz w:val="20"/>
          <w:szCs w:val="20"/>
        </w:rPr>
        <w:t>they</w:t>
      </w:r>
      <w:r w:rsidR="00C0475E" w:rsidRPr="002C2002">
        <w:rPr>
          <w:sz w:val="20"/>
          <w:szCs w:val="20"/>
        </w:rPr>
        <w:t xml:space="preserve"> use the defence value of either unit</w:t>
      </w:r>
      <w:r w:rsidR="00E07E64">
        <w:rPr>
          <w:sz w:val="20"/>
          <w:szCs w:val="20"/>
        </w:rPr>
        <w:t xml:space="preserve">. </w:t>
      </w:r>
    </w:p>
    <w:p w14:paraId="526968E8" w14:textId="21742B0F" w:rsidR="00E07E64" w:rsidRDefault="00E07E64" w:rsidP="00E07E64">
      <w:pPr>
        <w:rPr>
          <w:sz w:val="20"/>
          <w:szCs w:val="20"/>
        </w:rPr>
      </w:pPr>
    </w:p>
    <w:p w14:paraId="5527DEA2" w14:textId="11613ECE" w:rsidR="00E07E64" w:rsidRPr="00E07E64" w:rsidRDefault="00E07E64" w:rsidP="00E07E64">
      <w:pPr>
        <w:pStyle w:val="ListParagraph"/>
        <w:numPr>
          <w:ilvl w:val="0"/>
          <w:numId w:val="26"/>
        </w:numPr>
        <w:rPr>
          <w:b/>
          <w:bCs/>
          <w:sz w:val="20"/>
          <w:szCs w:val="20"/>
          <w:u w:val="single"/>
        </w:rPr>
      </w:pPr>
      <w:r w:rsidRPr="00E07E64">
        <w:rPr>
          <w:b/>
          <w:bCs/>
          <w:sz w:val="20"/>
          <w:szCs w:val="20"/>
          <w:u w:val="single"/>
        </w:rPr>
        <w:t>Distribution of CHs</w:t>
      </w:r>
    </w:p>
    <w:p w14:paraId="7E5EA968" w14:textId="77777777" w:rsidR="000738BC" w:rsidRDefault="000738BC" w:rsidP="000738BC">
      <w:pPr>
        <w:pStyle w:val="ListParagraph"/>
        <w:ind w:left="1080"/>
        <w:rPr>
          <w:sz w:val="20"/>
          <w:szCs w:val="20"/>
        </w:rPr>
      </w:pPr>
    </w:p>
    <w:p w14:paraId="131371AA" w14:textId="0B79BBF1" w:rsidR="00E07E64" w:rsidRDefault="008C3BA7" w:rsidP="000738BC">
      <w:pPr>
        <w:pStyle w:val="ListParagraph"/>
        <w:ind w:left="1080"/>
        <w:rPr>
          <w:sz w:val="20"/>
          <w:szCs w:val="20"/>
        </w:rPr>
      </w:pPr>
      <w:r w:rsidRPr="008C3BA7">
        <w:rPr>
          <w:b/>
          <w:bCs/>
          <w:sz w:val="20"/>
          <w:szCs w:val="22"/>
        </w:rPr>
        <w:t>Salarvyani</w:t>
      </w:r>
      <w:r>
        <w:rPr>
          <w:sz w:val="20"/>
          <w:szCs w:val="22"/>
        </w:rPr>
        <w:t xml:space="preserve">  </w:t>
      </w:r>
      <w:r w:rsidR="00AE44D7">
        <w:rPr>
          <w:sz w:val="20"/>
          <w:szCs w:val="20"/>
        </w:rPr>
        <w:t>UHKs made up of two sub units w</w:t>
      </w:r>
      <w:r w:rsidR="00AE44D7" w:rsidRPr="002C2002">
        <w:rPr>
          <w:sz w:val="20"/>
          <w:szCs w:val="20"/>
        </w:rPr>
        <w:t>hen</w:t>
      </w:r>
      <w:r w:rsidR="00E07E64">
        <w:rPr>
          <w:sz w:val="20"/>
          <w:szCs w:val="20"/>
        </w:rPr>
        <w:t xml:space="preserve"> taking CHs from Melee or Missile Fire </w:t>
      </w:r>
      <w:r w:rsidR="00E07E64" w:rsidRPr="002C2002">
        <w:rPr>
          <w:sz w:val="20"/>
          <w:szCs w:val="20"/>
        </w:rPr>
        <w:t>may distribute CH between the two</w:t>
      </w:r>
      <w:r w:rsidR="00E07E64">
        <w:rPr>
          <w:sz w:val="20"/>
          <w:szCs w:val="20"/>
        </w:rPr>
        <w:t xml:space="preserve"> units</w:t>
      </w:r>
      <w:r w:rsidR="00E07E64" w:rsidRPr="002C2002">
        <w:rPr>
          <w:sz w:val="20"/>
          <w:szCs w:val="20"/>
        </w:rPr>
        <w:t xml:space="preserve"> as it wishes.</w:t>
      </w:r>
      <w:r w:rsidR="00B905D6">
        <w:rPr>
          <w:sz w:val="20"/>
          <w:szCs w:val="20"/>
        </w:rPr>
        <w:t xml:space="preserve">  They not have to go to the unit whose attack / defence values were used.</w:t>
      </w:r>
      <w:r w:rsidR="00905CEC">
        <w:rPr>
          <w:sz w:val="20"/>
          <w:szCs w:val="20"/>
        </w:rPr>
        <w:t xml:space="preserve"> And for good order you may not distribute to a box where there is no effect (ie a missile hit to a melee only box).</w:t>
      </w:r>
    </w:p>
    <w:p w14:paraId="4E1A5588" w14:textId="77777777" w:rsidR="00E07E64" w:rsidRPr="000230CE" w:rsidRDefault="00E07E64" w:rsidP="000738BC">
      <w:pPr>
        <w:pStyle w:val="ListParagraph"/>
        <w:ind w:left="1080"/>
        <w:rPr>
          <w:sz w:val="20"/>
          <w:szCs w:val="20"/>
        </w:rPr>
      </w:pPr>
    </w:p>
    <w:p w14:paraId="03F5655F" w14:textId="77777777" w:rsidR="000738BC" w:rsidRDefault="000738BC" w:rsidP="00C0475E">
      <w:pPr>
        <w:pStyle w:val="ListParagraph"/>
        <w:numPr>
          <w:ilvl w:val="0"/>
          <w:numId w:val="26"/>
        </w:numPr>
        <w:rPr>
          <w:b/>
          <w:bCs/>
          <w:sz w:val="20"/>
          <w:szCs w:val="20"/>
          <w:u w:val="single"/>
        </w:rPr>
      </w:pPr>
      <w:r w:rsidRPr="000738BC">
        <w:rPr>
          <w:b/>
          <w:bCs/>
          <w:sz w:val="20"/>
          <w:szCs w:val="20"/>
          <w:u w:val="single"/>
        </w:rPr>
        <w:t>Recovery</w:t>
      </w:r>
    </w:p>
    <w:p w14:paraId="7450A480" w14:textId="77777777" w:rsidR="00306661" w:rsidRDefault="00306661" w:rsidP="00306661">
      <w:pPr>
        <w:pStyle w:val="ListParagraph"/>
        <w:ind w:left="1080"/>
        <w:rPr>
          <w:b/>
          <w:bCs/>
          <w:sz w:val="20"/>
          <w:szCs w:val="20"/>
          <w:u w:val="single"/>
        </w:rPr>
      </w:pPr>
    </w:p>
    <w:p w14:paraId="516B099D" w14:textId="77777777" w:rsidR="00306661" w:rsidRDefault="00306661" w:rsidP="00306661">
      <w:pPr>
        <w:pStyle w:val="ListParagraph"/>
        <w:ind w:left="1080"/>
        <w:rPr>
          <w:sz w:val="20"/>
          <w:szCs w:val="20"/>
        </w:rPr>
      </w:pPr>
      <w:r>
        <w:rPr>
          <w:sz w:val="20"/>
          <w:szCs w:val="20"/>
        </w:rPr>
        <w:t xml:space="preserve">For </w:t>
      </w:r>
      <w:r w:rsidRPr="008C3BA7">
        <w:rPr>
          <w:b/>
          <w:bCs/>
          <w:sz w:val="20"/>
          <w:szCs w:val="22"/>
        </w:rPr>
        <w:t>Salarvyani</w:t>
      </w:r>
      <w:r>
        <w:rPr>
          <w:sz w:val="20"/>
          <w:szCs w:val="20"/>
        </w:rPr>
        <w:t xml:space="preserve"> UHKs made up of two sub units the Keneng</w:t>
      </w:r>
      <w:r w:rsidRPr="002C2002">
        <w:rPr>
          <w:sz w:val="20"/>
          <w:szCs w:val="20"/>
        </w:rPr>
        <w:t xml:space="preserve"> may issue either a </w:t>
      </w:r>
      <w:r w:rsidRPr="000230CE">
        <w:rPr>
          <w:b/>
          <w:bCs/>
          <w:sz w:val="20"/>
          <w:szCs w:val="20"/>
        </w:rPr>
        <w:t>single</w:t>
      </w:r>
      <w:r w:rsidRPr="002C2002">
        <w:rPr>
          <w:sz w:val="20"/>
          <w:szCs w:val="20"/>
        </w:rPr>
        <w:t xml:space="preserve"> Recover command to the Lead unit permitting both units in the formation to recover, or to each individually</w:t>
      </w:r>
      <w:r>
        <w:rPr>
          <w:sz w:val="20"/>
          <w:szCs w:val="20"/>
        </w:rPr>
        <w:t>.</w:t>
      </w:r>
    </w:p>
    <w:p w14:paraId="726DC374" w14:textId="77777777" w:rsidR="00306661" w:rsidRDefault="00306661" w:rsidP="00306661">
      <w:pPr>
        <w:pStyle w:val="ListParagraph"/>
        <w:ind w:left="1080"/>
        <w:rPr>
          <w:b/>
          <w:bCs/>
          <w:sz w:val="20"/>
          <w:szCs w:val="20"/>
          <w:u w:val="single"/>
        </w:rPr>
      </w:pPr>
    </w:p>
    <w:p w14:paraId="54A528EC" w14:textId="57CBE9AC" w:rsidR="00306661" w:rsidRDefault="00306661" w:rsidP="00C0475E">
      <w:pPr>
        <w:pStyle w:val="ListParagraph"/>
        <w:numPr>
          <w:ilvl w:val="0"/>
          <w:numId w:val="26"/>
        </w:numPr>
        <w:rPr>
          <w:b/>
          <w:bCs/>
          <w:sz w:val="20"/>
          <w:szCs w:val="20"/>
          <w:u w:val="single"/>
        </w:rPr>
      </w:pPr>
      <w:r>
        <w:rPr>
          <w:b/>
          <w:bCs/>
          <w:sz w:val="20"/>
          <w:szCs w:val="20"/>
          <w:u w:val="single"/>
        </w:rPr>
        <w:t>Battlefield Event Checks</w:t>
      </w:r>
    </w:p>
    <w:p w14:paraId="08C34781" w14:textId="77777777" w:rsidR="00306661" w:rsidRDefault="00306661" w:rsidP="00306661">
      <w:pPr>
        <w:pStyle w:val="ListParagraph"/>
        <w:ind w:left="1080"/>
        <w:rPr>
          <w:b/>
          <w:bCs/>
          <w:sz w:val="20"/>
          <w:szCs w:val="20"/>
          <w:u w:val="single"/>
        </w:rPr>
      </w:pPr>
    </w:p>
    <w:p w14:paraId="1767C7ED" w14:textId="5E0F9AF5" w:rsidR="000738BC" w:rsidRPr="00306661" w:rsidRDefault="00306661" w:rsidP="000738BC">
      <w:pPr>
        <w:pStyle w:val="ListParagraph"/>
        <w:ind w:left="1080"/>
        <w:rPr>
          <w:sz w:val="20"/>
          <w:szCs w:val="20"/>
        </w:rPr>
      </w:pPr>
      <w:r>
        <w:rPr>
          <w:sz w:val="20"/>
          <w:szCs w:val="20"/>
        </w:rPr>
        <w:t xml:space="preserve">For </w:t>
      </w:r>
      <w:r w:rsidRPr="008C3BA7">
        <w:rPr>
          <w:b/>
          <w:bCs/>
          <w:sz w:val="20"/>
          <w:szCs w:val="22"/>
        </w:rPr>
        <w:t>Salarvyani</w:t>
      </w:r>
      <w:r>
        <w:rPr>
          <w:sz w:val="20"/>
          <w:szCs w:val="20"/>
        </w:rPr>
        <w:t xml:space="preserve"> UHKs a</w:t>
      </w:r>
      <w:r w:rsidRPr="00306661">
        <w:rPr>
          <w:sz w:val="20"/>
          <w:szCs w:val="20"/>
        </w:rPr>
        <w:t xml:space="preserve"> Battlefield Event Check affecting the formation is taken by only one of the participating units.</w:t>
      </w:r>
    </w:p>
    <w:p w14:paraId="4835C7B5" w14:textId="77777777" w:rsidR="009E0E89" w:rsidRDefault="009E0E89" w:rsidP="000738BC">
      <w:pPr>
        <w:pStyle w:val="ListParagraph"/>
        <w:ind w:left="1080"/>
        <w:rPr>
          <w:sz w:val="20"/>
          <w:szCs w:val="20"/>
        </w:rPr>
      </w:pPr>
    </w:p>
    <w:p w14:paraId="419A2A0D" w14:textId="5AF838C6" w:rsidR="009E0E89" w:rsidRPr="00AF386A" w:rsidRDefault="00AF386A" w:rsidP="009E0E89">
      <w:pPr>
        <w:pStyle w:val="ListParagraph"/>
        <w:numPr>
          <w:ilvl w:val="0"/>
          <w:numId w:val="26"/>
        </w:numPr>
        <w:rPr>
          <w:b/>
          <w:bCs/>
          <w:sz w:val="20"/>
          <w:szCs w:val="20"/>
          <w:highlight w:val="green"/>
          <w:u w:val="single"/>
        </w:rPr>
      </w:pPr>
      <w:r>
        <w:rPr>
          <w:b/>
          <w:bCs/>
          <w:sz w:val="20"/>
          <w:szCs w:val="20"/>
          <w:u w:val="single"/>
        </w:rPr>
        <w:t>[</w:t>
      </w:r>
      <w:r w:rsidR="009E0E89" w:rsidRPr="00AF386A">
        <w:rPr>
          <w:b/>
          <w:bCs/>
          <w:sz w:val="20"/>
          <w:szCs w:val="20"/>
          <w:highlight w:val="green"/>
          <w:u w:val="single"/>
        </w:rPr>
        <w:t>Breaking</w:t>
      </w:r>
    </w:p>
    <w:p w14:paraId="2865424F" w14:textId="77777777" w:rsidR="009E0E89" w:rsidRPr="00AF386A" w:rsidRDefault="009E0E89" w:rsidP="009E0E89">
      <w:pPr>
        <w:rPr>
          <w:sz w:val="20"/>
          <w:szCs w:val="20"/>
          <w:highlight w:val="green"/>
        </w:rPr>
      </w:pPr>
    </w:p>
    <w:p w14:paraId="4F6789E8" w14:textId="09D0B4BC" w:rsidR="009E0E89" w:rsidRPr="00AF386A" w:rsidRDefault="009E0E89" w:rsidP="009E0E89">
      <w:pPr>
        <w:ind w:left="1080"/>
        <w:rPr>
          <w:b/>
          <w:bCs/>
          <w:sz w:val="20"/>
          <w:szCs w:val="20"/>
        </w:rPr>
      </w:pPr>
      <w:r w:rsidRPr="00AF386A">
        <w:rPr>
          <w:sz w:val="20"/>
          <w:szCs w:val="20"/>
          <w:highlight w:val="green"/>
        </w:rPr>
        <w:t>If a participating unit in a</w:t>
      </w:r>
      <w:r w:rsidR="008C3BA7" w:rsidRPr="00AF386A">
        <w:rPr>
          <w:sz w:val="20"/>
          <w:szCs w:val="20"/>
          <w:highlight w:val="green"/>
        </w:rPr>
        <w:t xml:space="preserve"> </w:t>
      </w:r>
      <w:r w:rsidR="008C3BA7" w:rsidRPr="00AF386A">
        <w:rPr>
          <w:b/>
          <w:bCs/>
          <w:sz w:val="20"/>
          <w:szCs w:val="22"/>
          <w:highlight w:val="green"/>
        </w:rPr>
        <w:t>Salarvyani</w:t>
      </w:r>
      <w:r w:rsidRPr="00AF386A">
        <w:rPr>
          <w:sz w:val="20"/>
          <w:szCs w:val="20"/>
          <w:highlight w:val="green"/>
        </w:rPr>
        <w:t xml:space="preserve"> </w:t>
      </w:r>
      <w:r w:rsidR="00AE44D7" w:rsidRPr="00AF386A">
        <w:rPr>
          <w:sz w:val="20"/>
          <w:szCs w:val="20"/>
          <w:highlight w:val="green"/>
        </w:rPr>
        <w:t xml:space="preserve">multi unit </w:t>
      </w:r>
      <w:r w:rsidRPr="00AF386A">
        <w:rPr>
          <w:sz w:val="20"/>
          <w:szCs w:val="20"/>
          <w:highlight w:val="green"/>
        </w:rPr>
        <w:t>UHK breaks any other unit(s) take a BE2 CH and are put in F10</w:t>
      </w:r>
      <w:r w:rsidRPr="00AF386A">
        <w:rPr>
          <w:b/>
          <w:bCs/>
          <w:sz w:val="20"/>
          <w:szCs w:val="20"/>
        </w:rPr>
        <w:t>.</w:t>
      </w:r>
      <w:r w:rsidR="00AF386A" w:rsidRPr="00AF386A">
        <w:rPr>
          <w:b/>
          <w:bCs/>
          <w:sz w:val="20"/>
          <w:szCs w:val="20"/>
        </w:rPr>
        <w:t>]  Do not play in view of benefits of extra CH from UHK split.</w:t>
      </w:r>
    </w:p>
    <w:p w14:paraId="0D72D2CF" w14:textId="77777777" w:rsidR="00F91497" w:rsidRDefault="00F91497" w:rsidP="00F91497">
      <w:pPr>
        <w:rPr>
          <w:sz w:val="20"/>
          <w:szCs w:val="20"/>
        </w:rPr>
      </w:pPr>
    </w:p>
    <w:p w14:paraId="408F331B" w14:textId="77777777" w:rsidR="00F91497" w:rsidRPr="00F91497" w:rsidRDefault="00F91497" w:rsidP="00F91497">
      <w:pPr>
        <w:rPr>
          <w:sz w:val="20"/>
          <w:szCs w:val="20"/>
        </w:rPr>
      </w:pPr>
    </w:p>
    <w:bookmarkEnd w:id="66"/>
    <w:p w14:paraId="153046C5" w14:textId="6224387C" w:rsidR="00EE5755" w:rsidRDefault="00EE5755" w:rsidP="00EE5755">
      <w:pPr>
        <w:rPr>
          <w:sz w:val="20"/>
          <w:szCs w:val="20"/>
        </w:rPr>
      </w:pPr>
      <w:r>
        <w:rPr>
          <w:sz w:val="20"/>
          <w:szCs w:val="20"/>
        </w:rPr>
        <w:t>None of these apply to UHKs of other nations.</w:t>
      </w:r>
    </w:p>
    <w:p w14:paraId="78822F98" w14:textId="12007973" w:rsidR="00EE5755" w:rsidRDefault="00EE5755" w:rsidP="00EE5755">
      <w:pPr>
        <w:rPr>
          <w:sz w:val="20"/>
          <w:szCs w:val="20"/>
        </w:rPr>
      </w:pPr>
    </w:p>
    <w:p w14:paraId="63FF8D14" w14:textId="77777777" w:rsidR="00B119AC" w:rsidRPr="00B119AC" w:rsidRDefault="00B119AC" w:rsidP="00B119AC">
      <w:pPr>
        <w:rPr>
          <w:b/>
          <w:bCs/>
          <w:sz w:val="20"/>
          <w:szCs w:val="22"/>
        </w:rPr>
      </w:pPr>
      <w:r w:rsidRPr="00B119AC">
        <w:rPr>
          <w:b/>
          <w:bCs/>
          <w:sz w:val="20"/>
          <w:szCs w:val="22"/>
          <w:u w:val="single"/>
        </w:rPr>
        <w:t>Commands</w:t>
      </w:r>
    </w:p>
    <w:p w14:paraId="0A8ACDC3" w14:textId="77777777" w:rsidR="00B119AC" w:rsidRDefault="00B119AC" w:rsidP="00B119AC">
      <w:pPr>
        <w:rPr>
          <w:sz w:val="20"/>
          <w:szCs w:val="22"/>
        </w:rPr>
      </w:pPr>
    </w:p>
    <w:p w14:paraId="4ABB874F" w14:textId="60A9557A" w:rsidR="00EE5755" w:rsidRPr="00B119AC" w:rsidRDefault="00B119AC" w:rsidP="00B119AC">
      <w:pPr>
        <w:rPr>
          <w:sz w:val="20"/>
          <w:szCs w:val="22"/>
        </w:rPr>
      </w:pPr>
      <w:r w:rsidRPr="00B119AC">
        <w:rPr>
          <w:sz w:val="20"/>
          <w:szCs w:val="22"/>
        </w:rPr>
        <w:t>These are issued as follows to a UHK</w:t>
      </w:r>
      <w:r>
        <w:rPr>
          <w:sz w:val="20"/>
          <w:szCs w:val="22"/>
        </w:rPr>
        <w:t xml:space="preserve"> of any Empire</w:t>
      </w:r>
      <w:r w:rsidRPr="00B119AC">
        <w:rPr>
          <w:sz w:val="20"/>
          <w:szCs w:val="22"/>
        </w:rPr>
        <w:t>:</w:t>
      </w:r>
    </w:p>
    <w:p w14:paraId="6E0CACFE" w14:textId="77777777" w:rsidR="00B119AC" w:rsidRDefault="00B119AC" w:rsidP="00EE5755">
      <w:pPr>
        <w:rPr>
          <w:sz w:val="20"/>
          <w:szCs w:val="20"/>
        </w:rPr>
      </w:pPr>
    </w:p>
    <w:p w14:paraId="50389A6E" w14:textId="77777777" w:rsidR="00EE5755" w:rsidRPr="000F362D" w:rsidRDefault="00EE5755" w:rsidP="00EE5755">
      <w:pPr>
        <w:rPr>
          <w:sz w:val="20"/>
        </w:rPr>
      </w:pPr>
      <w:r w:rsidRPr="000F362D">
        <w:rPr>
          <w:sz w:val="20"/>
        </w:rPr>
        <w:t>Contact:</w:t>
      </w:r>
      <w:r w:rsidRPr="000F362D">
        <w:rPr>
          <w:sz w:val="20"/>
        </w:rPr>
        <w:tab/>
      </w:r>
      <w:r w:rsidRPr="000F362D">
        <w:rPr>
          <w:sz w:val="20"/>
        </w:rPr>
        <w:tab/>
      </w:r>
      <w:r w:rsidRPr="000F362D">
        <w:rPr>
          <w:sz w:val="20"/>
        </w:rPr>
        <w:tab/>
        <w:t>Issued to Lead Unit, whole formation moves to contact</w:t>
      </w:r>
    </w:p>
    <w:p w14:paraId="26895032" w14:textId="4E4B9A31" w:rsidR="00EE5755" w:rsidRPr="00843833" w:rsidRDefault="00EE5755" w:rsidP="00EE5755">
      <w:pPr>
        <w:rPr>
          <w:b/>
          <w:sz w:val="20"/>
        </w:rPr>
      </w:pPr>
      <w:r w:rsidRPr="000F362D">
        <w:rPr>
          <w:sz w:val="20"/>
        </w:rPr>
        <w:t>Dig In</w:t>
      </w:r>
      <w:r w:rsidRPr="00E73628">
        <w:rPr>
          <w:sz w:val="20"/>
        </w:rPr>
        <w:tab/>
      </w:r>
      <w:r w:rsidRPr="00843833">
        <w:rPr>
          <w:b/>
          <w:sz w:val="20"/>
        </w:rPr>
        <w:tab/>
      </w:r>
      <w:r>
        <w:rPr>
          <w:b/>
          <w:sz w:val="20"/>
        </w:rPr>
        <w:tab/>
      </w:r>
      <w:r w:rsidR="000738BC">
        <w:rPr>
          <w:sz w:val="20"/>
        </w:rPr>
        <w:t>Not permitted, see Sappers</w:t>
      </w:r>
    </w:p>
    <w:p w14:paraId="7CD646A8" w14:textId="364F33F4" w:rsidR="00EE5755" w:rsidRPr="00E73628" w:rsidRDefault="00EE5755" w:rsidP="00EE5755">
      <w:pPr>
        <w:rPr>
          <w:sz w:val="20"/>
        </w:rPr>
      </w:pPr>
      <w:r w:rsidRPr="00843833">
        <w:rPr>
          <w:sz w:val="20"/>
        </w:rPr>
        <w:t>Fire</w:t>
      </w:r>
      <w:r w:rsidRPr="00843833">
        <w:rPr>
          <w:b/>
          <w:sz w:val="20"/>
        </w:rPr>
        <w:tab/>
      </w:r>
      <w:r w:rsidRPr="00E73628">
        <w:rPr>
          <w:sz w:val="20"/>
        </w:rPr>
        <w:tab/>
      </w:r>
      <w:r>
        <w:rPr>
          <w:sz w:val="20"/>
        </w:rPr>
        <w:tab/>
        <w:t>NA</w:t>
      </w:r>
    </w:p>
    <w:p w14:paraId="28375CFD" w14:textId="0355804D" w:rsidR="009E0E89" w:rsidRPr="00E73628" w:rsidRDefault="00EE5755" w:rsidP="009E0E89">
      <w:pPr>
        <w:ind w:left="2160" w:hanging="2160"/>
        <w:rPr>
          <w:sz w:val="20"/>
        </w:rPr>
      </w:pPr>
      <w:r w:rsidRPr="00E73628">
        <w:rPr>
          <w:sz w:val="20"/>
        </w:rPr>
        <w:t>Form Ch:</w:t>
      </w:r>
      <w:r w:rsidRPr="00E73628">
        <w:rPr>
          <w:sz w:val="20"/>
        </w:rPr>
        <w:tab/>
      </w:r>
      <w:r w:rsidRPr="00A817AC">
        <w:rPr>
          <w:sz w:val="20"/>
        </w:rPr>
        <w:t>Issued to</w:t>
      </w:r>
      <w:r w:rsidRPr="00E73628">
        <w:rPr>
          <w:sz w:val="20"/>
        </w:rPr>
        <w:t xml:space="preserve"> Lead Unit.  Can use this to change facing, or to split the mixed formation back into two separate units.</w:t>
      </w:r>
      <w:r w:rsidR="009E0E89">
        <w:rPr>
          <w:sz w:val="20"/>
        </w:rPr>
        <w:t xml:space="preserve">  These may be in any permitted formation.</w:t>
      </w:r>
    </w:p>
    <w:p w14:paraId="124DE164" w14:textId="77777777" w:rsidR="00EE5755" w:rsidRDefault="00EE5755" w:rsidP="00EE5755">
      <w:pPr>
        <w:rPr>
          <w:sz w:val="20"/>
        </w:rPr>
      </w:pPr>
      <w:r w:rsidRPr="00E73628">
        <w:rPr>
          <w:sz w:val="20"/>
        </w:rPr>
        <w:t>Move:</w:t>
      </w:r>
      <w:r w:rsidRPr="00E73628">
        <w:rPr>
          <w:sz w:val="20"/>
        </w:rPr>
        <w:tab/>
      </w:r>
      <w:r w:rsidRPr="00E73628">
        <w:rPr>
          <w:sz w:val="20"/>
        </w:rPr>
        <w:tab/>
      </w:r>
      <w:r>
        <w:rPr>
          <w:sz w:val="20"/>
        </w:rPr>
        <w:tab/>
      </w:r>
      <w:r w:rsidRPr="00A817AC">
        <w:rPr>
          <w:sz w:val="20"/>
        </w:rPr>
        <w:t>Issued to</w:t>
      </w:r>
      <w:r w:rsidRPr="00E73628">
        <w:rPr>
          <w:sz w:val="20"/>
        </w:rPr>
        <w:t xml:space="preserve"> Lead Unit, permits whole formation to move.</w:t>
      </w:r>
    </w:p>
    <w:p w14:paraId="50CC8142" w14:textId="77777777" w:rsidR="00EE5755" w:rsidRDefault="00EE5755" w:rsidP="00EE5755">
      <w:pPr>
        <w:rPr>
          <w:sz w:val="20"/>
        </w:rPr>
      </w:pPr>
      <w:r>
        <w:rPr>
          <w:sz w:val="20"/>
        </w:rPr>
        <w:t>Reaction Form Change:</w:t>
      </w:r>
      <w:r>
        <w:rPr>
          <w:sz w:val="20"/>
        </w:rPr>
        <w:tab/>
        <w:t>Issued to Lead Unit, operates as Formation Change.</w:t>
      </w:r>
    </w:p>
    <w:p w14:paraId="5087A933" w14:textId="77777777" w:rsidR="00EE5755" w:rsidRDefault="00EE5755" w:rsidP="00EE5755">
      <w:pPr>
        <w:rPr>
          <w:sz w:val="20"/>
        </w:rPr>
      </w:pPr>
      <w:r>
        <w:rPr>
          <w:sz w:val="20"/>
        </w:rPr>
        <w:t>Reaction Switch:</w:t>
      </w:r>
      <w:r>
        <w:rPr>
          <w:sz w:val="20"/>
        </w:rPr>
        <w:tab/>
      </w:r>
      <w:r>
        <w:rPr>
          <w:sz w:val="20"/>
        </w:rPr>
        <w:tab/>
        <w:t>Not  permitted</w:t>
      </w:r>
    </w:p>
    <w:p w14:paraId="7F72FCC3" w14:textId="77777777" w:rsidR="00EE5755" w:rsidRPr="00E73628" w:rsidRDefault="00EE5755" w:rsidP="00EE5755">
      <w:pPr>
        <w:rPr>
          <w:sz w:val="20"/>
        </w:rPr>
      </w:pPr>
      <w:r w:rsidRPr="00E73628">
        <w:rPr>
          <w:sz w:val="20"/>
        </w:rPr>
        <w:t>R</w:t>
      </w:r>
      <w:r>
        <w:rPr>
          <w:sz w:val="20"/>
        </w:rPr>
        <w:t xml:space="preserve">ear Area </w:t>
      </w:r>
      <w:r w:rsidRPr="00E73628">
        <w:rPr>
          <w:sz w:val="20"/>
        </w:rPr>
        <w:t>Move:</w:t>
      </w:r>
      <w:r w:rsidRPr="00E73628">
        <w:rPr>
          <w:sz w:val="20"/>
        </w:rPr>
        <w:tab/>
      </w:r>
      <w:r>
        <w:rPr>
          <w:sz w:val="20"/>
        </w:rPr>
        <w:tab/>
      </w:r>
      <w:r w:rsidRPr="00E73628">
        <w:rPr>
          <w:sz w:val="20"/>
        </w:rPr>
        <w:t>Not permitted</w:t>
      </w:r>
    </w:p>
    <w:p w14:paraId="7957D2FA" w14:textId="77777777" w:rsidR="00EE5755" w:rsidRPr="00E73628" w:rsidRDefault="00EE5755" w:rsidP="00EE5755">
      <w:pPr>
        <w:rPr>
          <w:sz w:val="20"/>
        </w:rPr>
      </w:pPr>
      <w:r w:rsidRPr="00E73628">
        <w:rPr>
          <w:sz w:val="20"/>
        </w:rPr>
        <w:t>Recover:</w:t>
      </w:r>
      <w:r w:rsidRPr="00E73628">
        <w:rPr>
          <w:sz w:val="20"/>
        </w:rPr>
        <w:tab/>
      </w:r>
      <w:r>
        <w:rPr>
          <w:sz w:val="20"/>
        </w:rPr>
        <w:tab/>
        <w:t>Issued to e</w:t>
      </w:r>
      <w:r w:rsidRPr="00E73628">
        <w:rPr>
          <w:sz w:val="20"/>
        </w:rPr>
        <w:t>ither</w:t>
      </w:r>
      <w:r>
        <w:rPr>
          <w:sz w:val="20"/>
        </w:rPr>
        <w:t xml:space="preserve"> </w:t>
      </w:r>
      <w:r w:rsidRPr="00E73628">
        <w:rPr>
          <w:sz w:val="20"/>
        </w:rPr>
        <w:t>Unit, which permits both units to recover, or individual unit.</w:t>
      </w:r>
    </w:p>
    <w:p w14:paraId="3945B0B0" w14:textId="088E6892" w:rsidR="00EE5755" w:rsidRDefault="00EE5755" w:rsidP="00EE5755">
      <w:pPr>
        <w:rPr>
          <w:sz w:val="20"/>
        </w:rPr>
      </w:pPr>
      <w:r w:rsidRPr="00E73628">
        <w:rPr>
          <w:sz w:val="20"/>
        </w:rPr>
        <w:t>Reserve Fire:</w:t>
      </w:r>
      <w:r w:rsidRPr="00E73628">
        <w:rPr>
          <w:sz w:val="20"/>
        </w:rPr>
        <w:tab/>
      </w:r>
      <w:r>
        <w:rPr>
          <w:sz w:val="20"/>
        </w:rPr>
        <w:tab/>
      </w:r>
      <w:r w:rsidR="000738BC">
        <w:rPr>
          <w:sz w:val="20"/>
        </w:rPr>
        <w:t>NA</w:t>
      </w:r>
    </w:p>
    <w:p w14:paraId="4198311F" w14:textId="14E82801" w:rsidR="00EE5755" w:rsidRPr="00E73628" w:rsidRDefault="00EE5755" w:rsidP="00EE5755">
      <w:pPr>
        <w:rPr>
          <w:sz w:val="20"/>
        </w:rPr>
      </w:pPr>
      <w:r>
        <w:rPr>
          <w:sz w:val="20"/>
        </w:rPr>
        <w:t>Reserve Formation Ch:</w:t>
      </w:r>
      <w:r>
        <w:rPr>
          <w:sz w:val="20"/>
        </w:rPr>
        <w:tab/>
      </w:r>
      <w:r w:rsidRPr="00A817AC">
        <w:rPr>
          <w:sz w:val="20"/>
        </w:rPr>
        <w:t>Issued to</w:t>
      </w:r>
      <w:r w:rsidRPr="00E73628">
        <w:rPr>
          <w:sz w:val="20"/>
        </w:rPr>
        <w:t xml:space="preserve"> Lead Unit. </w:t>
      </w:r>
      <w:r>
        <w:rPr>
          <w:sz w:val="20"/>
        </w:rPr>
        <w:t xml:space="preserve"> Permits unit  to use that command</w:t>
      </w:r>
      <w:r w:rsidRPr="00BE3622">
        <w:rPr>
          <w:b/>
          <w:sz w:val="20"/>
        </w:rPr>
        <w:t>.  (</w:t>
      </w:r>
      <w:r w:rsidRPr="00BE3622">
        <w:rPr>
          <w:b/>
          <w:sz w:val="20"/>
        </w:rPr>
        <w:fldChar w:fldCharType="begin"/>
      </w:r>
      <w:r w:rsidRPr="00BE3622">
        <w:rPr>
          <w:b/>
          <w:sz w:val="20"/>
        </w:rPr>
        <w:instrText xml:space="preserve"> REF _Ref1411233 \r \h </w:instrText>
      </w:r>
      <w:r>
        <w:rPr>
          <w:b/>
          <w:sz w:val="20"/>
        </w:rPr>
        <w:instrText xml:space="preserve"> \* MERGEFORMAT </w:instrText>
      </w:r>
      <w:r w:rsidRPr="00BE3622">
        <w:rPr>
          <w:b/>
          <w:sz w:val="20"/>
        </w:rPr>
      </w:r>
      <w:r w:rsidRPr="00BE3622">
        <w:rPr>
          <w:b/>
          <w:sz w:val="20"/>
        </w:rPr>
        <w:fldChar w:fldCharType="separate"/>
      </w:r>
      <w:r w:rsidR="00996996">
        <w:rPr>
          <w:b/>
          <w:sz w:val="20"/>
        </w:rPr>
        <w:t>D.3.10</w:t>
      </w:r>
      <w:r w:rsidRPr="00BE3622">
        <w:rPr>
          <w:b/>
          <w:sz w:val="20"/>
        </w:rPr>
        <w:fldChar w:fldCharType="end"/>
      </w:r>
      <w:r w:rsidRPr="00BE3622">
        <w:rPr>
          <w:b/>
          <w:sz w:val="20"/>
        </w:rPr>
        <w:t>)</w:t>
      </w:r>
    </w:p>
    <w:p w14:paraId="06A13C4B" w14:textId="77777777" w:rsidR="00EE5755" w:rsidRDefault="00EE5755" w:rsidP="00EE5755">
      <w:pPr>
        <w:rPr>
          <w:sz w:val="20"/>
        </w:rPr>
      </w:pPr>
      <w:r>
        <w:rPr>
          <w:sz w:val="20"/>
        </w:rPr>
        <w:t>Reserve Switch:</w:t>
      </w:r>
      <w:r>
        <w:rPr>
          <w:sz w:val="20"/>
        </w:rPr>
        <w:tab/>
      </w:r>
      <w:r>
        <w:rPr>
          <w:sz w:val="20"/>
        </w:rPr>
        <w:tab/>
        <w:t>Not permitted</w:t>
      </w:r>
    </w:p>
    <w:p w14:paraId="7292CE67" w14:textId="77777777" w:rsidR="00EE5755" w:rsidRDefault="00EE5755" w:rsidP="00EE5755">
      <w:pPr>
        <w:rPr>
          <w:sz w:val="20"/>
        </w:rPr>
      </w:pPr>
      <w:r w:rsidRPr="00E73628">
        <w:rPr>
          <w:sz w:val="20"/>
        </w:rPr>
        <w:t>Switch Units:</w:t>
      </w:r>
      <w:r w:rsidRPr="00E73628">
        <w:rPr>
          <w:sz w:val="20"/>
        </w:rPr>
        <w:tab/>
      </w:r>
      <w:r>
        <w:rPr>
          <w:sz w:val="20"/>
        </w:rPr>
        <w:tab/>
        <w:t>Not permitted</w:t>
      </w:r>
    </w:p>
    <w:p w14:paraId="0505385D" w14:textId="77777777" w:rsidR="00EE5755" w:rsidRDefault="00EE5755" w:rsidP="00EE5755">
      <w:pPr>
        <w:rPr>
          <w:b/>
          <w:sz w:val="20"/>
          <w:szCs w:val="22"/>
          <w:u w:val="single"/>
        </w:rPr>
      </w:pPr>
    </w:p>
    <w:bookmarkEnd w:id="69"/>
    <w:p w14:paraId="4C660BB8" w14:textId="77777777" w:rsidR="00810A6D" w:rsidRPr="002C2002" w:rsidRDefault="00810A6D" w:rsidP="00C0475E">
      <w:pPr>
        <w:rPr>
          <w:sz w:val="20"/>
          <w:szCs w:val="20"/>
        </w:rPr>
      </w:pPr>
    </w:p>
    <w:p w14:paraId="51E084D9" w14:textId="77777777" w:rsidR="00C0475E" w:rsidRPr="00BD61D9" w:rsidRDefault="00C0475E" w:rsidP="00C0475E">
      <w:pPr>
        <w:pStyle w:val="ListParagraph"/>
        <w:numPr>
          <w:ilvl w:val="1"/>
          <w:numId w:val="3"/>
        </w:numPr>
        <w:rPr>
          <w:b/>
          <w:color w:val="FF0000"/>
          <w:szCs w:val="20"/>
          <w:u w:val="single"/>
        </w:rPr>
      </w:pPr>
      <w:bookmarkStart w:id="70" w:name="_Ref485070433"/>
      <w:r w:rsidRPr="00BD61D9">
        <w:rPr>
          <w:b/>
          <w:color w:val="FF0000"/>
          <w:szCs w:val="20"/>
          <w:u w:val="single"/>
        </w:rPr>
        <w:t>SURPRISE FORMATIONS</w:t>
      </w:r>
      <w:bookmarkEnd w:id="70"/>
    </w:p>
    <w:p w14:paraId="2D554CC1" w14:textId="77777777" w:rsidR="00C0475E" w:rsidRPr="00BD61D9" w:rsidRDefault="00C0475E" w:rsidP="00C0475E">
      <w:pPr>
        <w:rPr>
          <w:b/>
          <w:color w:val="FF0000"/>
          <w:sz w:val="20"/>
          <w:szCs w:val="20"/>
          <w:u w:val="single"/>
        </w:rPr>
      </w:pPr>
    </w:p>
    <w:p w14:paraId="3C6E4C60" w14:textId="608766FE" w:rsidR="00C0475E" w:rsidRPr="00BE3622" w:rsidRDefault="00C0475E" w:rsidP="00C0475E">
      <w:pPr>
        <w:rPr>
          <w:sz w:val="20"/>
          <w:szCs w:val="20"/>
        </w:rPr>
      </w:pPr>
      <w:r w:rsidRPr="00BE3622">
        <w:rPr>
          <w:sz w:val="20"/>
          <w:szCs w:val="20"/>
        </w:rPr>
        <w:lastRenderedPageBreak/>
        <w:t>Formations 15-17  plus 12 (Tsolyani only) are surprise formations, permitting advantages in melee if successfully executed.   One body of troops screens (Screen Unit) another more dangerous body (the Warhammer unit).  To lay them out deploy only the screen troops and keep the surprise troops off the board</w:t>
      </w:r>
      <w:r w:rsidR="00B16B2E">
        <w:rPr>
          <w:sz w:val="20"/>
          <w:szCs w:val="20"/>
        </w:rPr>
        <w:t xml:space="preserve"> for</w:t>
      </w:r>
      <w:r w:rsidRPr="00BE3622">
        <w:rPr>
          <w:sz w:val="20"/>
          <w:szCs w:val="20"/>
        </w:rPr>
        <w:t xml:space="preserve"> as long as they stay behind or within the human legion, to be integrated into the formation at the right moment.</w:t>
      </w:r>
    </w:p>
    <w:p w14:paraId="6E74C48E" w14:textId="77777777" w:rsidR="00C0475E" w:rsidRPr="00BE3622" w:rsidRDefault="00C0475E" w:rsidP="00C0475E">
      <w:pPr>
        <w:rPr>
          <w:sz w:val="20"/>
          <w:szCs w:val="20"/>
        </w:rPr>
      </w:pPr>
    </w:p>
    <w:p w14:paraId="10A578F2" w14:textId="0FE1CFBD" w:rsidR="00C0475E" w:rsidRDefault="00C0475E" w:rsidP="00C0475E">
      <w:pPr>
        <w:rPr>
          <w:sz w:val="20"/>
          <w:szCs w:val="20"/>
        </w:rPr>
      </w:pPr>
      <w:r w:rsidRPr="00BE3622">
        <w:rPr>
          <w:sz w:val="20"/>
          <w:szCs w:val="20"/>
        </w:rPr>
        <w:t>Details of requirements to enter the formations are set out in the Formation Annexe</w:t>
      </w:r>
      <w:r w:rsidR="00B16B2E">
        <w:rPr>
          <w:sz w:val="20"/>
          <w:szCs w:val="20"/>
        </w:rPr>
        <w:t>.</w:t>
      </w:r>
    </w:p>
    <w:p w14:paraId="0F5DB0D7" w14:textId="77777777" w:rsidR="00B119AC" w:rsidRDefault="00B119AC" w:rsidP="00C0475E">
      <w:pPr>
        <w:rPr>
          <w:sz w:val="20"/>
          <w:szCs w:val="20"/>
        </w:rPr>
      </w:pPr>
    </w:p>
    <w:p w14:paraId="30FDF2FE" w14:textId="45805BD8" w:rsidR="00B119AC" w:rsidRPr="00BE3622" w:rsidRDefault="00B119AC" w:rsidP="00C0475E">
      <w:pPr>
        <w:rPr>
          <w:sz w:val="20"/>
          <w:szCs w:val="20"/>
        </w:rPr>
      </w:pPr>
      <w:r>
        <w:rPr>
          <w:sz w:val="20"/>
          <w:szCs w:val="20"/>
        </w:rPr>
        <w:t>In general it is best for properly trained Keneng to set units up in these formations with the Warhammer unit hidden to achieve real surprise.  Naturally this is something which is a key part of curriculum of the great battle schools of Ssa’atis but is typically lacking in lesser Empires.</w:t>
      </w:r>
    </w:p>
    <w:p w14:paraId="371D8B0B" w14:textId="77777777" w:rsidR="00C0475E" w:rsidRPr="00BE3622" w:rsidRDefault="00C0475E" w:rsidP="00C0475E">
      <w:pPr>
        <w:rPr>
          <w:b/>
          <w:sz w:val="20"/>
          <w:szCs w:val="20"/>
          <w:u w:val="single"/>
        </w:rPr>
      </w:pPr>
    </w:p>
    <w:p w14:paraId="036C0881" w14:textId="77777777" w:rsidR="00C0475E" w:rsidRDefault="00C0475E" w:rsidP="00C0475E">
      <w:pPr>
        <w:pStyle w:val="ListParagraph"/>
        <w:numPr>
          <w:ilvl w:val="2"/>
          <w:numId w:val="3"/>
        </w:numPr>
        <w:rPr>
          <w:b/>
          <w:sz w:val="22"/>
          <w:szCs w:val="22"/>
          <w:u w:val="single"/>
        </w:rPr>
      </w:pPr>
      <w:r w:rsidRPr="00BE3622">
        <w:rPr>
          <w:b/>
          <w:sz w:val="22"/>
          <w:szCs w:val="22"/>
          <w:u w:val="single"/>
        </w:rPr>
        <w:t>Entering Surprise Formation</w:t>
      </w:r>
    </w:p>
    <w:p w14:paraId="71C3C74B" w14:textId="77777777" w:rsidR="00F62822" w:rsidRDefault="00F62822" w:rsidP="00F62822">
      <w:pPr>
        <w:rPr>
          <w:b/>
          <w:sz w:val="22"/>
          <w:szCs w:val="22"/>
          <w:u w:val="single"/>
        </w:rPr>
      </w:pPr>
    </w:p>
    <w:p w14:paraId="41A4B49E" w14:textId="77777777" w:rsidR="00F62822" w:rsidRPr="00BE3622" w:rsidRDefault="00F62822" w:rsidP="00F62822">
      <w:pPr>
        <w:rPr>
          <w:sz w:val="20"/>
          <w:szCs w:val="20"/>
        </w:rPr>
      </w:pPr>
      <w:r w:rsidRPr="00BE3622">
        <w:rPr>
          <w:sz w:val="20"/>
          <w:szCs w:val="20"/>
        </w:rPr>
        <w:t>Units can only enter these formations when more than 300mm from the enemy.</w:t>
      </w:r>
      <w:r>
        <w:rPr>
          <w:sz w:val="20"/>
          <w:szCs w:val="20"/>
        </w:rPr>
        <w:t xml:space="preserve"> It will normally be done during deployment. A Formation Command is issued to both units.</w:t>
      </w:r>
      <w:r w:rsidRPr="00BE3622">
        <w:rPr>
          <w:sz w:val="20"/>
          <w:szCs w:val="20"/>
        </w:rPr>
        <w:t xml:space="preserve">  For any tests when in these formations use the quality and ratings of the </w:t>
      </w:r>
      <w:r w:rsidRPr="00BE3622">
        <w:rPr>
          <w:b/>
          <w:sz w:val="20"/>
          <w:szCs w:val="20"/>
        </w:rPr>
        <w:t>screen</w:t>
      </w:r>
      <w:r w:rsidRPr="00BE3622">
        <w:rPr>
          <w:sz w:val="20"/>
          <w:szCs w:val="20"/>
        </w:rPr>
        <w:t xml:space="preserve"> troops.  For any formation purposes (ie if meleed before unleashing surprise) their formations are treated as:</w:t>
      </w:r>
    </w:p>
    <w:p w14:paraId="66B1EA90" w14:textId="77777777" w:rsidR="00F62822" w:rsidRPr="00BE3622" w:rsidRDefault="00F62822" w:rsidP="00F62822">
      <w:pPr>
        <w:rPr>
          <w:sz w:val="20"/>
          <w:szCs w:val="20"/>
        </w:rPr>
      </w:pPr>
    </w:p>
    <w:p w14:paraId="528075FF" w14:textId="77777777" w:rsidR="00F62822" w:rsidRPr="00BE3622" w:rsidRDefault="00F62822" w:rsidP="00F62822">
      <w:pPr>
        <w:rPr>
          <w:sz w:val="20"/>
          <w:szCs w:val="20"/>
        </w:rPr>
      </w:pPr>
      <w:r w:rsidRPr="00BE3622">
        <w:rPr>
          <w:b/>
          <w:sz w:val="20"/>
          <w:szCs w:val="20"/>
        </w:rPr>
        <w:t>Krua</w:t>
      </w:r>
      <w:r w:rsidRPr="00BE3622">
        <w:rPr>
          <w:sz w:val="20"/>
          <w:szCs w:val="20"/>
        </w:rPr>
        <w:t>:</w:t>
      </w:r>
      <w:r w:rsidRPr="00BE3622">
        <w:rPr>
          <w:sz w:val="20"/>
          <w:szCs w:val="20"/>
        </w:rPr>
        <w:tab/>
      </w:r>
      <w:r>
        <w:rPr>
          <w:sz w:val="20"/>
          <w:szCs w:val="20"/>
        </w:rPr>
        <w:tab/>
      </w:r>
      <w:r>
        <w:rPr>
          <w:sz w:val="20"/>
          <w:szCs w:val="20"/>
        </w:rPr>
        <w:tab/>
      </w:r>
      <w:r w:rsidRPr="00BE3622">
        <w:rPr>
          <w:sz w:val="20"/>
          <w:szCs w:val="20"/>
        </w:rPr>
        <w:t xml:space="preserve">Waves </w:t>
      </w:r>
    </w:p>
    <w:p w14:paraId="253B8FC1" w14:textId="77777777" w:rsidR="00F62822" w:rsidRPr="00BE3622" w:rsidRDefault="00F62822" w:rsidP="00F62822">
      <w:pPr>
        <w:rPr>
          <w:sz w:val="20"/>
          <w:szCs w:val="20"/>
        </w:rPr>
      </w:pPr>
      <w:r w:rsidRPr="00BE3622">
        <w:rPr>
          <w:b/>
          <w:sz w:val="20"/>
          <w:szCs w:val="20"/>
        </w:rPr>
        <w:t>Gift</w:t>
      </w:r>
      <w:r w:rsidRPr="00BE3622">
        <w:rPr>
          <w:sz w:val="20"/>
          <w:szCs w:val="20"/>
        </w:rPr>
        <w:t xml:space="preserve">  :</w:t>
      </w:r>
      <w:r w:rsidRPr="00BE3622">
        <w:rPr>
          <w:sz w:val="20"/>
          <w:szCs w:val="20"/>
        </w:rPr>
        <w:tab/>
      </w:r>
      <w:r>
        <w:rPr>
          <w:sz w:val="20"/>
          <w:szCs w:val="20"/>
        </w:rPr>
        <w:tab/>
      </w:r>
      <w:r>
        <w:rPr>
          <w:sz w:val="20"/>
          <w:szCs w:val="20"/>
        </w:rPr>
        <w:tab/>
      </w:r>
      <w:r w:rsidRPr="00BE3622">
        <w:rPr>
          <w:sz w:val="20"/>
          <w:szCs w:val="20"/>
        </w:rPr>
        <w:t>Stone Mountain</w:t>
      </w:r>
    </w:p>
    <w:p w14:paraId="7906A9F7" w14:textId="77777777" w:rsidR="00F62822" w:rsidRPr="00BE3622" w:rsidRDefault="00F62822" w:rsidP="00F62822">
      <w:pPr>
        <w:rPr>
          <w:sz w:val="20"/>
          <w:szCs w:val="20"/>
        </w:rPr>
      </w:pPr>
      <w:r w:rsidRPr="00BE3622">
        <w:rPr>
          <w:b/>
          <w:sz w:val="20"/>
          <w:szCs w:val="20"/>
        </w:rPr>
        <w:t>Bow</w:t>
      </w:r>
      <w:r w:rsidRPr="00BE3622">
        <w:rPr>
          <w:sz w:val="20"/>
          <w:szCs w:val="20"/>
        </w:rPr>
        <w:t>:</w:t>
      </w:r>
      <w:r w:rsidRPr="00BE3622">
        <w:rPr>
          <w:sz w:val="20"/>
          <w:szCs w:val="20"/>
        </w:rPr>
        <w:tab/>
      </w:r>
      <w:r>
        <w:rPr>
          <w:sz w:val="20"/>
          <w:szCs w:val="20"/>
        </w:rPr>
        <w:tab/>
      </w:r>
      <w:r>
        <w:rPr>
          <w:sz w:val="20"/>
          <w:szCs w:val="20"/>
        </w:rPr>
        <w:tab/>
      </w:r>
      <w:r w:rsidRPr="00BE3622">
        <w:rPr>
          <w:sz w:val="20"/>
          <w:szCs w:val="20"/>
        </w:rPr>
        <w:t xml:space="preserve">Stone Mountain </w:t>
      </w:r>
    </w:p>
    <w:p w14:paraId="0FB3542E" w14:textId="77777777" w:rsidR="00F62822" w:rsidRDefault="00F62822" w:rsidP="00F62822">
      <w:pPr>
        <w:rPr>
          <w:sz w:val="20"/>
          <w:szCs w:val="20"/>
        </w:rPr>
      </w:pPr>
      <w:r w:rsidRPr="00204381">
        <w:rPr>
          <w:b/>
          <w:bCs/>
          <w:sz w:val="20"/>
          <w:szCs w:val="20"/>
        </w:rPr>
        <w:t>Towers of Purdanim</w:t>
      </w:r>
      <w:r>
        <w:rPr>
          <w:sz w:val="20"/>
          <w:szCs w:val="20"/>
        </w:rPr>
        <w:t>:</w:t>
      </w:r>
      <w:r>
        <w:rPr>
          <w:sz w:val="20"/>
          <w:szCs w:val="20"/>
        </w:rPr>
        <w:tab/>
        <w:t>Towers</w:t>
      </w:r>
    </w:p>
    <w:p w14:paraId="6DB12E77" w14:textId="77777777" w:rsidR="00F62822" w:rsidRPr="00BE3622" w:rsidRDefault="00F62822" w:rsidP="00F62822">
      <w:pPr>
        <w:rPr>
          <w:sz w:val="20"/>
          <w:szCs w:val="20"/>
        </w:rPr>
      </w:pPr>
    </w:p>
    <w:p w14:paraId="41508F8E" w14:textId="77777777" w:rsidR="00F62822" w:rsidRDefault="00F62822" w:rsidP="00F62822">
      <w:pPr>
        <w:rPr>
          <w:sz w:val="20"/>
          <w:szCs w:val="20"/>
        </w:rPr>
      </w:pPr>
      <w:r w:rsidRPr="00BE3622">
        <w:rPr>
          <w:sz w:val="20"/>
          <w:szCs w:val="20"/>
        </w:rPr>
        <w:t xml:space="preserve">In addition </w:t>
      </w:r>
      <w:r>
        <w:rPr>
          <w:sz w:val="20"/>
          <w:szCs w:val="20"/>
        </w:rPr>
        <w:t xml:space="preserve">the Tsolyani can incorporate a Shen unit into </w:t>
      </w:r>
      <w:r w:rsidRPr="00BE3622">
        <w:rPr>
          <w:sz w:val="20"/>
          <w:szCs w:val="20"/>
        </w:rPr>
        <w:t xml:space="preserve">Formation 12 (Towers) which can seek to achieve surprise.  </w:t>
      </w:r>
    </w:p>
    <w:p w14:paraId="4AA00C08" w14:textId="77777777" w:rsidR="00F62822" w:rsidRDefault="00F62822" w:rsidP="00F62822">
      <w:pPr>
        <w:rPr>
          <w:sz w:val="20"/>
          <w:szCs w:val="20"/>
        </w:rPr>
      </w:pPr>
      <w:r>
        <w:rPr>
          <w:sz w:val="20"/>
          <w:szCs w:val="20"/>
        </w:rPr>
        <w:t>After entering the formation remove the Warhammer unit.  This should only be put back on the board if surprise is unleashed, the Surprise Formation is split up voluntarily or the Screen Unit breaks.</w:t>
      </w:r>
    </w:p>
    <w:p w14:paraId="78FA79C0" w14:textId="77777777" w:rsidR="00F62822" w:rsidRPr="00BE3622" w:rsidRDefault="00F62822" w:rsidP="00F62822">
      <w:pPr>
        <w:rPr>
          <w:sz w:val="20"/>
          <w:szCs w:val="20"/>
        </w:rPr>
      </w:pPr>
    </w:p>
    <w:p w14:paraId="4B08D51E" w14:textId="67368807" w:rsidR="00F62822" w:rsidRPr="00F9435B" w:rsidRDefault="00F62822" w:rsidP="00C0475E">
      <w:pPr>
        <w:rPr>
          <w:bCs/>
          <w:sz w:val="20"/>
          <w:szCs w:val="20"/>
        </w:rPr>
      </w:pPr>
      <w:r w:rsidRPr="00F9435B">
        <w:rPr>
          <w:bCs/>
          <w:sz w:val="20"/>
          <w:szCs w:val="20"/>
        </w:rPr>
        <w:t xml:space="preserve">A unit </w:t>
      </w:r>
      <w:r w:rsidR="0028116B" w:rsidRPr="00F9435B">
        <w:rPr>
          <w:bCs/>
          <w:sz w:val="20"/>
          <w:szCs w:val="20"/>
        </w:rPr>
        <w:t xml:space="preserve">in </w:t>
      </w:r>
      <w:r w:rsidRPr="00F9435B">
        <w:rPr>
          <w:bCs/>
          <w:sz w:val="20"/>
          <w:szCs w:val="20"/>
        </w:rPr>
        <w:t>Surprise F</w:t>
      </w:r>
      <w:r w:rsidR="0028116B" w:rsidRPr="00F9435B">
        <w:rPr>
          <w:bCs/>
          <w:sz w:val="20"/>
          <w:szCs w:val="20"/>
        </w:rPr>
        <w:t xml:space="preserve">ormation may be in Formation 14 as long as more than 250mm from the nearest enemy unit.  Once within 250mm it must change to </w:t>
      </w:r>
      <w:r w:rsidR="00F9435B" w:rsidRPr="00F9435B">
        <w:rPr>
          <w:bCs/>
          <w:sz w:val="20"/>
          <w:szCs w:val="20"/>
        </w:rPr>
        <w:t xml:space="preserve">the correct Surprise Formation as soon as possible.  </w:t>
      </w:r>
    </w:p>
    <w:p w14:paraId="3F5D1916" w14:textId="77777777" w:rsidR="00C0475E" w:rsidRPr="00F9435B" w:rsidRDefault="00C0475E" w:rsidP="00C0475E">
      <w:pPr>
        <w:rPr>
          <w:bCs/>
          <w:sz w:val="20"/>
          <w:szCs w:val="20"/>
        </w:rPr>
      </w:pPr>
    </w:p>
    <w:p w14:paraId="7198398E" w14:textId="77777777" w:rsidR="00C0475E" w:rsidRPr="00BE3622" w:rsidRDefault="00C0475E" w:rsidP="00C0475E">
      <w:pPr>
        <w:pStyle w:val="ListParagraph"/>
        <w:numPr>
          <w:ilvl w:val="2"/>
          <w:numId w:val="3"/>
        </w:numPr>
        <w:rPr>
          <w:b/>
          <w:sz w:val="22"/>
          <w:szCs w:val="22"/>
          <w:u w:val="single"/>
        </w:rPr>
      </w:pPr>
      <w:r w:rsidRPr="00BE3622">
        <w:rPr>
          <w:b/>
          <w:sz w:val="22"/>
          <w:szCs w:val="22"/>
          <w:u w:val="single"/>
        </w:rPr>
        <w:t>Attacks on Surprise Formations</w:t>
      </w:r>
    </w:p>
    <w:p w14:paraId="77E4F13F" w14:textId="77777777" w:rsidR="00C0475E" w:rsidRPr="00BE3622" w:rsidRDefault="00C0475E" w:rsidP="00C0475E">
      <w:pPr>
        <w:rPr>
          <w:b/>
          <w:sz w:val="20"/>
          <w:szCs w:val="20"/>
          <w:u w:val="single"/>
        </w:rPr>
      </w:pPr>
    </w:p>
    <w:p w14:paraId="2507F70C" w14:textId="17462911" w:rsidR="00C0475E" w:rsidRPr="00BE3622" w:rsidRDefault="00C0475E" w:rsidP="00C0475E">
      <w:pPr>
        <w:rPr>
          <w:sz w:val="20"/>
          <w:szCs w:val="20"/>
        </w:rPr>
      </w:pPr>
      <w:r w:rsidRPr="00BE3622">
        <w:rPr>
          <w:sz w:val="20"/>
          <w:szCs w:val="20"/>
        </w:rPr>
        <w:t>A Surprise Formation which has not unleashed the surprise defends against melee and missile attack with the Screen unit.  Any results apply to screen troops onl</w:t>
      </w:r>
      <w:r w:rsidR="00204381">
        <w:rPr>
          <w:sz w:val="20"/>
          <w:szCs w:val="20"/>
        </w:rPr>
        <w:t xml:space="preserve">y.  </w:t>
      </w:r>
      <w:r w:rsidRPr="00BE3622">
        <w:rPr>
          <w:sz w:val="20"/>
          <w:szCs w:val="20"/>
        </w:rPr>
        <w:t xml:space="preserve"> </w:t>
      </w:r>
    </w:p>
    <w:p w14:paraId="3D9D5642" w14:textId="77777777" w:rsidR="00C0475E" w:rsidRPr="00BE3622" w:rsidRDefault="00C0475E" w:rsidP="00C0475E">
      <w:pPr>
        <w:rPr>
          <w:b/>
          <w:sz w:val="22"/>
          <w:szCs w:val="22"/>
          <w:u w:val="single"/>
        </w:rPr>
      </w:pPr>
    </w:p>
    <w:p w14:paraId="58030614" w14:textId="77777777" w:rsidR="00C0475E" w:rsidRDefault="00C0475E" w:rsidP="00C0475E">
      <w:pPr>
        <w:pStyle w:val="ListParagraph"/>
        <w:numPr>
          <w:ilvl w:val="2"/>
          <w:numId w:val="3"/>
        </w:numPr>
        <w:rPr>
          <w:b/>
          <w:sz w:val="22"/>
          <w:szCs w:val="22"/>
          <w:u w:val="single"/>
        </w:rPr>
      </w:pPr>
      <w:bookmarkStart w:id="71" w:name="_Ref486170193"/>
      <w:r w:rsidRPr="00BE3622">
        <w:rPr>
          <w:b/>
          <w:sz w:val="22"/>
          <w:szCs w:val="22"/>
          <w:u w:val="single"/>
        </w:rPr>
        <w:t>Commands</w:t>
      </w:r>
    </w:p>
    <w:p w14:paraId="070D20E2" w14:textId="77777777" w:rsidR="00C0475E" w:rsidRDefault="00C0475E" w:rsidP="00C0475E">
      <w:pPr>
        <w:rPr>
          <w:b/>
          <w:sz w:val="22"/>
          <w:szCs w:val="22"/>
          <w:u w:val="single"/>
        </w:rPr>
      </w:pPr>
    </w:p>
    <w:p w14:paraId="00115A77" w14:textId="11761726" w:rsidR="00C0475E" w:rsidRDefault="00C0475E" w:rsidP="00C0475E">
      <w:pPr>
        <w:rPr>
          <w:sz w:val="20"/>
          <w:szCs w:val="22"/>
        </w:rPr>
      </w:pPr>
      <w:r w:rsidRPr="00BE3622">
        <w:rPr>
          <w:sz w:val="20"/>
          <w:szCs w:val="22"/>
        </w:rPr>
        <w:t>Most Commands are issued to the Screen unit.  It may not be issued Reserve Move or Reserve Formation.  If issued Formation Change it can change facing or split the Formation into two separate formations as desired.   Recovery is issued individually to each unit</w:t>
      </w:r>
      <w:r>
        <w:rPr>
          <w:sz w:val="20"/>
          <w:szCs w:val="22"/>
        </w:rPr>
        <w:t xml:space="preserve">. </w:t>
      </w:r>
    </w:p>
    <w:p w14:paraId="34C83CE1" w14:textId="77777777" w:rsidR="00C0475E" w:rsidRDefault="00C0475E" w:rsidP="00C0475E">
      <w:pPr>
        <w:rPr>
          <w:sz w:val="20"/>
          <w:szCs w:val="22"/>
        </w:rPr>
      </w:pPr>
    </w:p>
    <w:p w14:paraId="00D45FAE" w14:textId="0F04793F" w:rsidR="00C0475E" w:rsidRPr="00BE3622" w:rsidRDefault="00C0475E" w:rsidP="00C0475E">
      <w:pPr>
        <w:rPr>
          <w:sz w:val="20"/>
          <w:szCs w:val="20"/>
        </w:rPr>
      </w:pPr>
      <w:r>
        <w:rPr>
          <w:sz w:val="20"/>
          <w:szCs w:val="22"/>
        </w:rPr>
        <w:t xml:space="preserve">However, if the Formation wishes to make contact the a Contact Command is issued to the Warhammer unit, which takes a Contact QC for the Action. </w:t>
      </w:r>
      <w:r w:rsidRPr="00BE3622">
        <w:rPr>
          <w:sz w:val="20"/>
          <w:szCs w:val="20"/>
        </w:rPr>
        <w:t xml:space="preserve"> </w:t>
      </w:r>
      <w:r>
        <w:rPr>
          <w:sz w:val="20"/>
          <w:szCs w:val="20"/>
        </w:rPr>
        <w:t xml:space="preserve">If a friendly </w:t>
      </w:r>
      <w:r w:rsidRPr="00BE3622">
        <w:rPr>
          <w:sz w:val="20"/>
          <w:szCs w:val="20"/>
        </w:rPr>
        <w:t xml:space="preserve">Hlaka on All Seeing Eye is within 500mm of the unit </w:t>
      </w:r>
      <w:r>
        <w:rPr>
          <w:sz w:val="20"/>
          <w:szCs w:val="20"/>
        </w:rPr>
        <w:t xml:space="preserve">the Surprise QC has a + 4 bender;  if an </w:t>
      </w:r>
      <w:r w:rsidRPr="00BE3622">
        <w:rPr>
          <w:sz w:val="20"/>
          <w:szCs w:val="20"/>
        </w:rPr>
        <w:t xml:space="preserve">enemy Hlaka on All Seeing Eye is within 500mm of the unit </w:t>
      </w:r>
      <w:r>
        <w:rPr>
          <w:sz w:val="20"/>
          <w:szCs w:val="20"/>
        </w:rPr>
        <w:t>the QC has a -4 bender.</w:t>
      </w:r>
    </w:p>
    <w:p w14:paraId="6E675273" w14:textId="77777777" w:rsidR="00C0475E" w:rsidRDefault="00C0475E" w:rsidP="00C0475E">
      <w:pPr>
        <w:rPr>
          <w:b/>
          <w:sz w:val="22"/>
          <w:szCs w:val="22"/>
          <w:u w:val="single"/>
        </w:rPr>
      </w:pPr>
    </w:p>
    <w:p w14:paraId="0CD3077C" w14:textId="77777777" w:rsidR="00C0475E" w:rsidRPr="00BE3622" w:rsidRDefault="00C0475E" w:rsidP="00C0475E">
      <w:pPr>
        <w:rPr>
          <w:sz w:val="20"/>
          <w:szCs w:val="20"/>
        </w:rPr>
      </w:pPr>
      <w:r w:rsidRPr="00446B0A">
        <w:rPr>
          <w:b/>
          <w:color w:val="FF0000"/>
          <w:sz w:val="20"/>
          <w:szCs w:val="20"/>
        </w:rPr>
        <w:t>Optional</w:t>
      </w:r>
      <w:r w:rsidRPr="00BE3622">
        <w:rPr>
          <w:sz w:val="20"/>
          <w:szCs w:val="20"/>
        </w:rPr>
        <w:t>:  The Hlaka has to make a QC at Fighter.  GaG gives -6 to surprise check, EPT gives -4, DaD -2 and GoB +2 (players may speculate amongst themselves just what the Hlaka were up to with their stones, and where they might wish to insert them).</w:t>
      </w:r>
    </w:p>
    <w:p w14:paraId="16D2C8E3" w14:textId="77777777" w:rsidR="00C0475E" w:rsidRPr="00BB048E" w:rsidRDefault="00C0475E" w:rsidP="00C0475E">
      <w:pPr>
        <w:rPr>
          <w:b/>
          <w:sz w:val="22"/>
          <w:szCs w:val="22"/>
          <w:u w:val="single"/>
        </w:rPr>
      </w:pPr>
    </w:p>
    <w:p w14:paraId="2F715FB8" w14:textId="77777777" w:rsidR="00C0475E" w:rsidRDefault="00C0475E" w:rsidP="00C0475E">
      <w:pPr>
        <w:pStyle w:val="ListParagraph"/>
        <w:numPr>
          <w:ilvl w:val="2"/>
          <w:numId w:val="3"/>
        </w:numPr>
        <w:rPr>
          <w:b/>
          <w:sz w:val="22"/>
          <w:szCs w:val="22"/>
          <w:u w:val="single"/>
        </w:rPr>
      </w:pPr>
      <w:bookmarkStart w:id="72" w:name="_Ref4882955"/>
      <w:bookmarkEnd w:id="71"/>
      <w:r>
        <w:rPr>
          <w:b/>
          <w:sz w:val="22"/>
          <w:szCs w:val="22"/>
          <w:u w:val="single"/>
        </w:rPr>
        <w:t>Attacks by Surprise Formations</w:t>
      </w:r>
      <w:bookmarkEnd w:id="72"/>
    </w:p>
    <w:p w14:paraId="2B71D29D" w14:textId="77777777" w:rsidR="00C0475E" w:rsidRDefault="00C0475E" w:rsidP="00C0475E">
      <w:pPr>
        <w:rPr>
          <w:b/>
          <w:sz w:val="22"/>
          <w:szCs w:val="22"/>
          <w:u w:val="single"/>
        </w:rPr>
      </w:pPr>
    </w:p>
    <w:p w14:paraId="48A9906D" w14:textId="24B74B2A" w:rsidR="00C0475E" w:rsidRPr="00BE3622" w:rsidRDefault="00C0475E" w:rsidP="00C0475E">
      <w:pPr>
        <w:rPr>
          <w:sz w:val="20"/>
          <w:szCs w:val="20"/>
        </w:rPr>
      </w:pPr>
      <w:r w:rsidRPr="00BE3622">
        <w:rPr>
          <w:sz w:val="20"/>
          <w:szCs w:val="20"/>
        </w:rPr>
        <w:t>Surprise formations are used only by the attacker (unit making contact) in a melee</w:t>
      </w:r>
      <w:r w:rsidR="00E02DD2">
        <w:rPr>
          <w:sz w:val="20"/>
          <w:szCs w:val="20"/>
        </w:rPr>
        <w:t>.</w:t>
      </w:r>
    </w:p>
    <w:p w14:paraId="2C1672B3" w14:textId="77777777" w:rsidR="00C0475E" w:rsidRPr="00BE3622" w:rsidRDefault="00C0475E" w:rsidP="00C0475E">
      <w:pPr>
        <w:rPr>
          <w:sz w:val="20"/>
          <w:szCs w:val="20"/>
        </w:rPr>
      </w:pPr>
    </w:p>
    <w:p w14:paraId="743B1358" w14:textId="0A401CB7" w:rsidR="00C0475E" w:rsidRPr="00BE3622" w:rsidRDefault="00C0475E" w:rsidP="00C0475E">
      <w:pPr>
        <w:rPr>
          <w:sz w:val="20"/>
          <w:szCs w:val="20"/>
        </w:rPr>
      </w:pPr>
      <w:r w:rsidRPr="00BE3622">
        <w:rPr>
          <w:sz w:val="20"/>
          <w:szCs w:val="20"/>
        </w:rPr>
        <w:t>If the unit fails to achieve surprise it uses the first figure in the relevant part of the Formation vs Formation Table as its Formation Multiplier when calculating melee odds; if it succeeds the second.  (If</w:t>
      </w:r>
      <w:r w:rsidR="00E02DD2">
        <w:rPr>
          <w:sz w:val="20"/>
          <w:szCs w:val="20"/>
        </w:rPr>
        <w:t xml:space="preserve"> Formations</w:t>
      </w:r>
      <w:r w:rsidRPr="00BE3622">
        <w:rPr>
          <w:sz w:val="20"/>
          <w:szCs w:val="20"/>
        </w:rPr>
        <w:t xml:space="preserve"> 12 or 13 are being used by the Tsolyani for this purpose treat as</w:t>
      </w:r>
      <w:r w:rsidR="00E02DD2">
        <w:rPr>
          <w:sz w:val="20"/>
          <w:szCs w:val="20"/>
        </w:rPr>
        <w:t xml:space="preserve"> Formation</w:t>
      </w:r>
      <w:r w:rsidRPr="00BE3622">
        <w:rPr>
          <w:sz w:val="20"/>
          <w:szCs w:val="20"/>
        </w:rPr>
        <w:t xml:space="preserve"> 17 on the table).  Thus a unit in Gift of Nayari (Form 16) attacking Stone Mountain (Form 1) would get a multiplier of 2 if it fails to achieve surprise and 5 if it succeeds. In all cases the Warhammer unit is treated as attacker.  Adverse CH from the check are </w:t>
      </w:r>
      <w:r w:rsidRPr="00BE3622">
        <w:rPr>
          <w:sz w:val="20"/>
          <w:szCs w:val="20"/>
        </w:rPr>
        <w:lastRenderedPageBreak/>
        <w:t>applied to both units.  The surprise multiplier and any other melee effects from the QC last until melee contact is broken.</w:t>
      </w:r>
    </w:p>
    <w:p w14:paraId="1961FA67" w14:textId="77777777" w:rsidR="00C0475E" w:rsidRPr="00BE3622" w:rsidRDefault="00C0475E" w:rsidP="00C0475E">
      <w:pPr>
        <w:rPr>
          <w:b/>
          <w:sz w:val="22"/>
          <w:szCs w:val="22"/>
          <w:u w:val="single"/>
        </w:rPr>
      </w:pPr>
    </w:p>
    <w:p w14:paraId="5ECFF664" w14:textId="77777777" w:rsidR="00C0475E" w:rsidRPr="00BE3622" w:rsidRDefault="00C0475E" w:rsidP="00C0475E">
      <w:pPr>
        <w:pStyle w:val="ListParagraph"/>
        <w:numPr>
          <w:ilvl w:val="2"/>
          <w:numId w:val="3"/>
        </w:numPr>
        <w:rPr>
          <w:b/>
          <w:sz w:val="22"/>
          <w:szCs w:val="22"/>
          <w:u w:val="single"/>
        </w:rPr>
      </w:pPr>
      <w:r>
        <w:rPr>
          <w:b/>
          <w:sz w:val="22"/>
          <w:szCs w:val="22"/>
          <w:u w:val="single"/>
        </w:rPr>
        <w:t>Separation of Units</w:t>
      </w:r>
    </w:p>
    <w:p w14:paraId="6B2C4446" w14:textId="77777777" w:rsidR="00C0475E" w:rsidRPr="00BE3622" w:rsidRDefault="00C0475E" w:rsidP="00C0475E">
      <w:pPr>
        <w:rPr>
          <w:b/>
          <w:sz w:val="22"/>
          <w:szCs w:val="22"/>
          <w:u w:val="single"/>
        </w:rPr>
      </w:pPr>
    </w:p>
    <w:p w14:paraId="1C442B7E" w14:textId="0B6D0AB8" w:rsidR="00C0475E" w:rsidRDefault="00C0475E" w:rsidP="00C0475E">
      <w:pPr>
        <w:rPr>
          <w:sz w:val="20"/>
          <w:szCs w:val="20"/>
        </w:rPr>
      </w:pPr>
      <w:r w:rsidRPr="00BE3622">
        <w:rPr>
          <w:sz w:val="20"/>
          <w:szCs w:val="20"/>
        </w:rPr>
        <w:t xml:space="preserve">At the </w:t>
      </w:r>
      <w:r>
        <w:rPr>
          <w:sz w:val="20"/>
          <w:szCs w:val="20"/>
        </w:rPr>
        <w:t>start</w:t>
      </w:r>
      <w:r w:rsidRPr="00BE3622">
        <w:rPr>
          <w:sz w:val="20"/>
          <w:szCs w:val="20"/>
        </w:rPr>
        <w:t xml:space="preserve"> of the melee when the surprise was used the units involved form two separate </w:t>
      </w:r>
      <w:r>
        <w:rPr>
          <w:sz w:val="20"/>
          <w:szCs w:val="20"/>
        </w:rPr>
        <w:t>formations.  The Warhammer Unit is treated as being in the Surprise Formation and the Screen Unit adopts the following formation</w:t>
      </w:r>
      <w:r w:rsidR="00543343">
        <w:rPr>
          <w:sz w:val="20"/>
          <w:szCs w:val="20"/>
        </w:rPr>
        <w:t xml:space="preserve"> behind the Warhammer unit</w:t>
      </w:r>
      <w:r>
        <w:rPr>
          <w:sz w:val="20"/>
          <w:szCs w:val="20"/>
        </w:rPr>
        <w:t xml:space="preserve"> depending on the original surprise formation:</w:t>
      </w:r>
    </w:p>
    <w:p w14:paraId="7E453033" w14:textId="77777777" w:rsidR="00C0475E" w:rsidRDefault="00C0475E" w:rsidP="00C0475E">
      <w:pPr>
        <w:rPr>
          <w:sz w:val="20"/>
          <w:szCs w:val="20"/>
        </w:rPr>
      </w:pPr>
    </w:p>
    <w:p w14:paraId="3F5713E8" w14:textId="77777777" w:rsidR="00C0475E" w:rsidRPr="00BE3622" w:rsidRDefault="00C0475E" w:rsidP="00C0475E">
      <w:pPr>
        <w:rPr>
          <w:sz w:val="20"/>
          <w:szCs w:val="20"/>
        </w:rPr>
      </w:pPr>
      <w:r w:rsidRPr="00BE3622">
        <w:rPr>
          <w:b/>
          <w:sz w:val="20"/>
          <w:szCs w:val="20"/>
        </w:rPr>
        <w:t>Krua</w:t>
      </w:r>
      <w:r w:rsidRPr="00BE3622">
        <w:rPr>
          <w:sz w:val="20"/>
          <w:szCs w:val="20"/>
        </w:rPr>
        <w:t>:</w:t>
      </w:r>
      <w:r w:rsidRPr="00BE3622">
        <w:rPr>
          <w:sz w:val="20"/>
          <w:szCs w:val="20"/>
        </w:rPr>
        <w:tab/>
      </w:r>
      <w:r w:rsidRPr="00BE3622">
        <w:rPr>
          <w:sz w:val="20"/>
          <w:szCs w:val="20"/>
        </w:rPr>
        <w:tab/>
      </w:r>
      <w:r w:rsidRPr="00BE3622">
        <w:rPr>
          <w:sz w:val="20"/>
          <w:szCs w:val="20"/>
        </w:rPr>
        <w:tab/>
        <w:t xml:space="preserve">Waves </w:t>
      </w:r>
    </w:p>
    <w:p w14:paraId="0AA37D08" w14:textId="77777777" w:rsidR="00C0475E" w:rsidRPr="00BE3622" w:rsidRDefault="00C0475E" w:rsidP="00C0475E">
      <w:pPr>
        <w:rPr>
          <w:sz w:val="20"/>
          <w:szCs w:val="20"/>
        </w:rPr>
      </w:pPr>
      <w:r w:rsidRPr="00BE3622">
        <w:rPr>
          <w:b/>
          <w:sz w:val="20"/>
          <w:szCs w:val="20"/>
        </w:rPr>
        <w:t>Gift</w:t>
      </w:r>
      <w:r w:rsidRPr="00BE3622">
        <w:rPr>
          <w:sz w:val="20"/>
          <w:szCs w:val="20"/>
        </w:rPr>
        <w:t xml:space="preserve">  :</w:t>
      </w:r>
      <w:r w:rsidRPr="00BE3622">
        <w:rPr>
          <w:sz w:val="20"/>
          <w:szCs w:val="20"/>
        </w:rPr>
        <w:tab/>
      </w:r>
      <w:r w:rsidRPr="00BE3622">
        <w:rPr>
          <w:sz w:val="20"/>
          <w:szCs w:val="20"/>
        </w:rPr>
        <w:tab/>
      </w:r>
      <w:r w:rsidRPr="00BE3622">
        <w:rPr>
          <w:sz w:val="20"/>
          <w:szCs w:val="20"/>
        </w:rPr>
        <w:tab/>
        <w:t xml:space="preserve">Blade of Sword </w:t>
      </w:r>
    </w:p>
    <w:p w14:paraId="3D0055E7" w14:textId="77777777" w:rsidR="00C0475E" w:rsidRPr="00BE3622" w:rsidRDefault="00C0475E" w:rsidP="00C0475E">
      <w:pPr>
        <w:rPr>
          <w:sz w:val="20"/>
          <w:szCs w:val="20"/>
        </w:rPr>
      </w:pPr>
      <w:r w:rsidRPr="00BE3622">
        <w:rPr>
          <w:b/>
          <w:sz w:val="20"/>
          <w:szCs w:val="20"/>
        </w:rPr>
        <w:t>Bow</w:t>
      </w:r>
      <w:r w:rsidRPr="00BE3622">
        <w:rPr>
          <w:sz w:val="20"/>
          <w:szCs w:val="20"/>
        </w:rPr>
        <w:t>:</w:t>
      </w:r>
      <w:r w:rsidRPr="00BE3622">
        <w:rPr>
          <w:sz w:val="20"/>
          <w:szCs w:val="20"/>
        </w:rPr>
        <w:tab/>
      </w:r>
      <w:r w:rsidRPr="00BE3622">
        <w:rPr>
          <w:sz w:val="20"/>
          <w:szCs w:val="20"/>
        </w:rPr>
        <w:tab/>
      </w:r>
      <w:r w:rsidRPr="00BE3622">
        <w:rPr>
          <w:sz w:val="20"/>
          <w:szCs w:val="20"/>
        </w:rPr>
        <w:tab/>
        <w:t xml:space="preserve">Stone Mountain </w:t>
      </w:r>
    </w:p>
    <w:p w14:paraId="50EC4905" w14:textId="57B38017" w:rsidR="00C0475E" w:rsidRPr="00BE3622" w:rsidRDefault="00C0475E" w:rsidP="00C0475E">
      <w:pPr>
        <w:rPr>
          <w:sz w:val="20"/>
          <w:szCs w:val="20"/>
        </w:rPr>
      </w:pPr>
      <w:r w:rsidRPr="00BE3622">
        <w:rPr>
          <w:b/>
          <w:sz w:val="20"/>
          <w:szCs w:val="20"/>
        </w:rPr>
        <w:t>Towers:</w:t>
      </w:r>
      <w:r w:rsidRPr="00BE3622">
        <w:rPr>
          <w:sz w:val="20"/>
          <w:szCs w:val="20"/>
        </w:rPr>
        <w:tab/>
      </w:r>
      <w:r w:rsidR="00543343">
        <w:rPr>
          <w:sz w:val="20"/>
          <w:szCs w:val="20"/>
        </w:rPr>
        <w:tab/>
      </w:r>
      <w:r w:rsidR="00543343">
        <w:rPr>
          <w:sz w:val="20"/>
          <w:szCs w:val="20"/>
        </w:rPr>
        <w:tab/>
        <w:t>Towers</w:t>
      </w:r>
      <w:r w:rsidRPr="00BE3622">
        <w:rPr>
          <w:sz w:val="20"/>
          <w:szCs w:val="20"/>
        </w:rPr>
        <w:t xml:space="preserve"> </w:t>
      </w:r>
    </w:p>
    <w:p w14:paraId="13BA374F" w14:textId="77777777" w:rsidR="00C0475E" w:rsidRDefault="00C0475E" w:rsidP="00C0475E">
      <w:pPr>
        <w:rPr>
          <w:sz w:val="20"/>
          <w:szCs w:val="20"/>
        </w:rPr>
      </w:pPr>
    </w:p>
    <w:p w14:paraId="69E89A27" w14:textId="77777777" w:rsidR="00C0475E" w:rsidRDefault="00C0475E" w:rsidP="00C0475E">
      <w:pPr>
        <w:rPr>
          <w:sz w:val="20"/>
          <w:szCs w:val="20"/>
        </w:rPr>
      </w:pPr>
      <w:r>
        <w:rPr>
          <w:sz w:val="20"/>
          <w:szCs w:val="20"/>
        </w:rPr>
        <w:t>When the Warhammer unit is no longer in contact it adopts the following formation:</w:t>
      </w:r>
    </w:p>
    <w:p w14:paraId="1B6EBCD0" w14:textId="77777777" w:rsidR="00C0475E" w:rsidRPr="00BE3622" w:rsidRDefault="00C0475E" w:rsidP="00C0475E">
      <w:pPr>
        <w:rPr>
          <w:sz w:val="20"/>
          <w:szCs w:val="20"/>
        </w:rPr>
      </w:pPr>
    </w:p>
    <w:p w14:paraId="024E2798" w14:textId="77777777" w:rsidR="00C0475E" w:rsidRPr="00BE3622" w:rsidRDefault="00C0475E" w:rsidP="00C0475E">
      <w:pPr>
        <w:rPr>
          <w:sz w:val="20"/>
          <w:szCs w:val="20"/>
        </w:rPr>
      </w:pPr>
      <w:r w:rsidRPr="00BE3622">
        <w:rPr>
          <w:b/>
          <w:sz w:val="20"/>
          <w:szCs w:val="20"/>
        </w:rPr>
        <w:t>Krua</w:t>
      </w:r>
      <w:r w:rsidRPr="00BE3622">
        <w:rPr>
          <w:sz w:val="20"/>
          <w:szCs w:val="20"/>
        </w:rPr>
        <w:t>:</w:t>
      </w:r>
      <w:r w:rsidRPr="00BE3622">
        <w:rPr>
          <w:sz w:val="20"/>
          <w:szCs w:val="20"/>
        </w:rPr>
        <w:tab/>
      </w:r>
      <w:r w:rsidRPr="00BE3622">
        <w:rPr>
          <w:sz w:val="20"/>
          <w:szCs w:val="20"/>
        </w:rPr>
        <w:tab/>
      </w:r>
      <w:r w:rsidRPr="00BE3622">
        <w:rPr>
          <w:sz w:val="20"/>
          <w:szCs w:val="20"/>
        </w:rPr>
        <w:tab/>
        <w:t>Stone Mountain or Mighty Block</w:t>
      </w:r>
    </w:p>
    <w:p w14:paraId="0B51B642" w14:textId="77777777" w:rsidR="00C0475E" w:rsidRPr="00BE3622" w:rsidRDefault="00C0475E" w:rsidP="00C0475E">
      <w:pPr>
        <w:rPr>
          <w:sz w:val="20"/>
          <w:szCs w:val="20"/>
        </w:rPr>
      </w:pPr>
      <w:r w:rsidRPr="00BE3622">
        <w:rPr>
          <w:b/>
          <w:sz w:val="20"/>
          <w:szCs w:val="20"/>
        </w:rPr>
        <w:t>Gift</w:t>
      </w:r>
      <w:r w:rsidRPr="00BE3622">
        <w:rPr>
          <w:sz w:val="20"/>
          <w:szCs w:val="20"/>
        </w:rPr>
        <w:t xml:space="preserve">  :</w:t>
      </w:r>
      <w:r w:rsidRPr="00BE3622">
        <w:rPr>
          <w:sz w:val="20"/>
          <w:szCs w:val="20"/>
        </w:rPr>
        <w:tab/>
      </w:r>
      <w:r w:rsidRPr="00BE3622">
        <w:rPr>
          <w:sz w:val="20"/>
          <w:szCs w:val="20"/>
        </w:rPr>
        <w:tab/>
      </w:r>
      <w:r w:rsidRPr="00BE3622">
        <w:rPr>
          <w:sz w:val="20"/>
          <w:szCs w:val="20"/>
        </w:rPr>
        <w:tab/>
        <w:t>Stone Mountain or Mighty Block</w:t>
      </w:r>
    </w:p>
    <w:p w14:paraId="58C9B2C2" w14:textId="77777777" w:rsidR="00C0475E" w:rsidRPr="00BE3622" w:rsidRDefault="00C0475E" w:rsidP="00C0475E">
      <w:pPr>
        <w:rPr>
          <w:sz w:val="20"/>
          <w:szCs w:val="20"/>
        </w:rPr>
      </w:pPr>
      <w:r w:rsidRPr="00BE3622">
        <w:rPr>
          <w:b/>
          <w:sz w:val="20"/>
          <w:szCs w:val="20"/>
        </w:rPr>
        <w:t>Bow</w:t>
      </w:r>
      <w:r w:rsidRPr="00BE3622">
        <w:rPr>
          <w:sz w:val="20"/>
          <w:szCs w:val="20"/>
        </w:rPr>
        <w:t>:</w:t>
      </w:r>
      <w:r w:rsidRPr="00BE3622">
        <w:rPr>
          <w:sz w:val="20"/>
          <w:szCs w:val="20"/>
        </w:rPr>
        <w:tab/>
      </w:r>
      <w:r w:rsidRPr="00BE3622">
        <w:rPr>
          <w:sz w:val="20"/>
          <w:szCs w:val="20"/>
        </w:rPr>
        <w:tab/>
      </w:r>
      <w:r w:rsidRPr="00BE3622">
        <w:rPr>
          <w:sz w:val="20"/>
          <w:szCs w:val="20"/>
        </w:rPr>
        <w:tab/>
        <w:t>Stone Mountain &amp; Divider / Crystal Square</w:t>
      </w:r>
    </w:p>
    <w:p w14:paraId="4CDB9076" w14:textId="2A5358E0" w:rsidR="00C0475E" w:rsidRPr="00BE3622" w:rsidRDefault="00C0475E" w:rsidP="00C0475E">
      <w:pPr>
        <w:rPr>
          <w:sz w:val="20"/>
          <w:szCs w:val="20"/>
        </w:rPr>
      </w:pPr>
      <w:r w:rsidRPr="00BE3622">
        <w:rPr>
          <w:b/>
          <w:sz w:val="20"/>
          <w:szCs w:val="20"/>
        </w:rPr>
        <w:t>Towers:</w:t>
      </w:r>
      <w:r w:rsidR="00543343">
        <w:rPr>
          <w:b/>
          <w:sz w:val="20"/>
          <w:szCs w:val="20"/>
        </w:rPr>
        <w:tab/>
      </w:r>
      <w:r w:rsidR="00543343">
        <w:rPr>
          <w:b/>
          <w:sz w:val="20"/>
          <w:szCs w:val="20"/>
        </w:rPr>
        <w:tab/>
      </w:r>
      <w:r w:rsidRPr="00BE3622">
        <w:rPr>
          <w:sz w:val="20"/>
          <w:szCs w:val="20"/>
        </w:rPr>
        <w:tab/>
        <w:t xml:space="preserve">Stone Mountain </w:t>
      </w:r>
    </w:p>
    <w:p w14:paraId="1E41E12D" w14:textId="77777777" w:rsidR="00C0475E" w:rsidRPr="0061436E" w:rsidRDefault="00C0475E" w:rsidP="00C0475E">
      <w:pPr>
        <w:rPr>
          <w:b/>
          <w:sz w:val="20"/>
          <w:szCs w:val="20"/>
          <w:u w:val="single"/>
        </w:rPr>
      </w:pPr>
    </w:p>
    <w:p w14:paraId="60683ACF" w14:textId="77777777" w:rsidR="00C0475E" w:rsidRPr="00C878D7" w:rsidRDefault="00C0475E" w:rsidP="00C0475E">
      <w:pPr>
        <w:pStyle w:val="ListParagraph"/>
        <w:numPr>
          <w:ilvl w:val="1"/>
          <w:numId w:val="3"/>
        </w:numPr>
        <w:rPr>
          <w:b/>
          <w:szCs w:val="20"/>
          <w:u w:val="single"/>
        </w:rPr>
      </w:pPr>
      <w:r w:rsidRPr="00C878D7">
        <w:rPr>
          <w:b/>
          <w:szCs w:val="20"/>
          <w:u w:val="single"/>
        </w:rPr>
        <w:t>COMBINED FORMATIONS</w:t>
      </w:r>
    </w:p>
    <w:p w14:paraId="19A511A2" w14:textId="77777777" w:rsidR="00C0475E" w:rsidRPr="0061436E" w:rsidRDefault="00C0475E" w:rsidP="00C0475E">
      <w:pPr>
        <w:rPr>
          <w:b/>
          <w:sz w:val="20"/>
          <w:szCs w:val="20"/>
          <w:u w:val="single"/>
        </w:rPr>
      </w:pPr>
    </w:p>
    <w:p w14:paraId="6CA2460C" w14:textId="470B574B" w:rsidR="00C0475E" w:rsidRPr="0061436E" w:rsidRDefault="00C0475E" w:rsidP="00C0475E">
      <w:pPr>
        <w:rPr>
          <w:sz w:val="20"/>
          <w:szCs w:val="20"/>
        </w:rPr>
      </w:pPr>
      <w:r w:rsidRPr="0061436E">
        <w:rPr>
          <w:sz w:val="20"/>
          <w:szCs w:val="20"/>
        </w:rPr>
        <w:t xml:space="preserve">Formations 20 &amp; 21 are a combination with one of the standard formations.   The formations they may combine with are listed on the Formation  Table..  In addition Divider of Foes may adopt Herce (a multi unit combined formation, see </w:t>
      </w:r>
      <w:r>
        <w:rPr>
          <w:sz w:val="20"/>
          <w:szCs w:val="20"/>
        </w:rPr>
        <w:fldChar w:fldCharType="begin"/>
      </w:r>
      <w:r>
        <w:rPr>
          <w:sz w:val="20"/>
          <w:szCs w:val="20"/>
        </w:rPr>
        <w:instrText xml:space="preserve"> REF _Ref401958984 \r \h </w:instrText>
      </w:r>
      <w:r>
        <w:rPr>
          <w:sz w:val="20"/>
          <w:szCs w:val="20"/>
        </w:rPr>
      </w:r>
      <w:r>
        <w:rPr>
          <w:sz w:val="20"/>
          <w:szCs w:val="20"/>
        </w:rPr>
        <w:fldChar w:fldCharType="separate"/>
      </w:r>
      <w:r w:rsidR="00996996">
        <w:rPr>
          <w:sz w:val="20"/>
          <w:szCs w:val="20"/>
        </w:rPr>
        <w:t>J.4.1</w:t>
      </w:r>
      <w:r>
        <w:rPr>
          <w:sz w:val="20"/>
          <w:szCs w:val="20"/>
        </w:rPr>
        <w:fldChar w:fldCharType="end"/>
      </w:r>
      <w:r>
        <w:rPr>
          <w:sz w:val="20"/>
          <w:szCs w:val="20"/>
        </w:rPr>
        <w:t>) permitting additional fire capability.</w:t>
      </w:r>
    </w:p>
    <w:p w14:paraId="28661E2A" w14:textId="77777777" w:rsidR="00C0475E" w:rsidRPr="0061436E" w:rsidRDefault="00C0475E" w:rsidP="00C0475E">
      <w:pPr>
        <w:rPr>
          <w:b/>
          <w:sz w:val="20"/>
          <w:szCs w:val="20"/>
          <w:u w:val="single"/>
        </w:rPr>
      </w:pPr>
    </w:p>
    <w:p w14:paraId="70A008FF" w14:textId="77777777" w:rsidR="00C0475E" w:rsidRPr="0049052A" w:rsidRDefault="00C0475E" w:rsidP="00C0475E">
      <w:pPr>
        <w:pStyle w:val="ListParagraph"/>
        <w:numPr>
          <w:ilvl w:val="1"/>
          <w:numId w:val="3"/>
        </w:numPr>
        <w:rPr>
          <w:b/>
          <w:color w:val="FF0000"/>
          <w:szCs w:val="20"/>
          <w:u w:val="single"/>
        </w:rPr>
      </w:pPr>
      <w:bookmarkStart w:id="73" w:name="_Ref5409961"/>
      <w:bookmarkStart w:id="74" w:name="_Ref401957809"/>
      <w:bookmarkStart w:id="75" w:name="_Hlk151223652"/>
      <w:r w:rsidRPr="0049052A">
        <w:rPr>
          <w:b/>
          <w:color w:val="FF0000"/>
          <w:szCs w:val="20"/>
          <w:u w:val="single"/>
        </w:rPr>
        <w:t>SKIRMISHERS</w:t>
      </w:r>
      <w:bookmarkEnd w:id="73"/>
      <w:r w:rsidRPr="0049052A">
        <w:rPr>
          <w:b/>
          <w:color w:val="FF0000"/>
          <w:szCs w:val="20"/>
          <w:u w:val="single"/>
        </w:rPr>
        <w:t xml:space="preserve"> </w:t>
      </w:r>
      <w:bookmarkEnd w:id="74"/>
    </w:p>
    <w:p w14:paraId="46861360" w14:textId="77777777" w:rsidR="00C0475E" w:rsidRPr="00ED0959" w:rsidRDefault="00C0475E" w:rsidP="00C0475E">
      <w:pPr>
        <w:rPr>
          <w:b/>
          <w:szCs w:val="20"/>
          <w:u w:val="single"/>
        </w:rPr>
      </w:pPr>
    </w:p>
    <w:p w14:paraId="0740F528" w14:textId="77777777" w:rsidR="00C0475E" w:rsidRPr="0010041E" w:rsidRDefault="00C0475E" w:rsidP="00C0475E">
      <w:pPr>
        <w:rPr>
          <w:b/>
          <w:color w:val="FF0000"/>
          <w:szCs w:val="20"/>
          <w:u w:val="single"/>
        </w:rPr>
      </w:pPr>
      <w:r>
        <w:rPr>
          <w:b/>
          <w:color w:val="FF0000"/>
          <w:szCs w:val="20"/>
          <w:u w:val="single"/>
        </w:rPr>
        <w:t xml:space="preserve">                                                          </w:t>
      </w:r>
      <w:r>
        <w:rPr>
          <w:noProof/>
          <w:lang w:eastAsia="en-GB"/>
        </w:rPr>
        <w:drawing>
          <wp:inline distT="0" distB="0" distL="0" distR="0" wp14:anchorId="20739396" wp14:editId="5D55D0EC">
            <wp:extent cx="1409812" cy="1924050"/>
            <wp:effectExtent l="0" t="0" r="0" b="0"/>
            <wp:docPr id="43" name="Picture 43" descr="http://s3.amazonaws.com/bundlr-app-production/content_images/images/large/519eb81800fd400002007e7b/tekumel_arena_lady.png?1369356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3.amazonaws.com/bundlr-app-production/content_images/images/large/519eb81800fd400002007e7b/tekumel_arena_lady.png?13693563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2533" cy="1941411"/>
                    </a:xfrm>
                    <a:prstGeom prst="rect">
                      <a:avLst/>
                    </a:prstGeom>
                    <a:noFill/>
                    <a:ln>
                      <a:noFill/>
                    </a:ln>
                  </pic:spPr>
                </pic:pic>
              </a:graphicData>
            </a:graphic>
          </wp:inline>
        </w:drawing>
      </w:r>
    </w:p>
    <w:p w14:paraId="6209B28E" w14:textId="77777777" w:rsidR="00C0475E" w:rsidRPr="0061436E" w:rsidRDefault="00C0475E" w:rsidP="00C0475E">
      <w:pPr>
        <w:rPr>
          <w:b/>
          <w:sz w:val="20"/>
          <w:szCs w:val="20"/>
          <w:u w:val="single"/>
        </w:rPr>
      </w:pPr>
    </w:p>
    <w:p w14:paraId="30AC64FA" w14:textId="14AD9B11" w:rsidR="00601494" w:rsidRDefault="00C0475E" w:rsidP="00C0475E">
      <w:pPr>
        <w:rPr>
          <w:sz w:val="20"/>
          <w:szCs w:val="20"/>
        </w:rPr>
      </w:pPr>
      <w:r w:rsidRPr="0061436E">
        <w:rPr>
          <w:sz w:val="20"/>
          <w:szCs w:val="20"/>
        </w:rPr>
        <w:t xml:space="preserve">As set out in </w:t>
      </w:r>
      <w:r w:rsidRPr="0061436E">
        <w:rPr>
          <w:sz w:val="20"/>
          <w:szCs w:val="20"/>
        </w:rPr>
        <w:fldChar w:fldCharType="begin"/>
      </w:r>
      <w:r w:rsidRPr="0061436E">
        <w:rPr>
          <w:sz w:val="20"/>
          <w:szCs w:val="20"/>
        </w:rPr>
        <w:instrText xml:space="preserve"> REF _Ref395456716 \r \h </w:instrText>
      </w:r>
      <w:r>
        <w:rPr>
          <w:sz w:val="20"/>
          <w:szCs w:val="20"/>
        </w:rPr>
        <w:instrText xml:space="preserve"> \* MERGEFORMAT </w:instrText>
      </w:r>
      <w:r w:rsidRPr="0061436E">
        <w:rPr>
          <w:sz w:val="20"/>
          <w:szCs w:val="20"/>
        </w:rPr>
      </w:r>
      <w:r w:rsidRPr="0061436E">
        <w:rPr>
          <w:sz w:val="20"/>
          <w:szCs w:val="20"/>
        </w:rPr>
        <w:fldChar w:fldCharType="separate"/>
      </w:r>
      <w:r w:rsidR="00996996">
        <w:rPr>
          <w:sz w:val="20"/>
          <w:szCs w:val="20"/>
        </w:rPr>
        <w:t>G.1.5</w:t>
      </w:r>
      <w:r w:rsidRPr="0061436E">
        <w:rPr>
          <w:sz w:val="20"/>
          <w:szCs w:val="20"/>
        </w:rPr>
        <w:fldChar w:fldCharType="end"/>
      </w:r>
      <w:r w:rsidRPr="0061436E">
        <w:rPr>
          <w:sz w:val="20"/>
          <w:szCs w:val="20"/>
        </w:rPr>
        <w:t xml:space="preserve"> there are three types of skirmisher who operate entirely differently.  </w:t>
      </w:r>
      <w:r w:rsidRPr="0061436E">
        <w:rPr>
          <w:b/>
          <w:sz w:val="20"/>
          <w:szCs w:val="20"/>
        </w:rPr>
        <w:t>Type (i)</w:t>
      </w:r>
      <w:r w:rsidRPr="0061436E">
        <w:rPr>
          <w:sz w:val="20"/>
          <w:szCs w:val="20"/>
        </w:rPr>
        <w:t xml:space="preserve"> are standard legions which for some reason need to adopt a particularly loose formation and so have entered D22, Anklets. </w:t>
      </w:r>
      <w:r w:rsidRPr="0061436E">
        <w:rPr>
          <w:b/>
          <w:sz w:val="20"/>
          <w:szCs w:val="20"/>
        </w:rPr>
        <w:t>Type (ii)</w:t>
      </w:r>
      <w:r w:rsidRPr="0061436E">
        <w:rPr>
          <w:sz w:val="20"/>
          <w:szCs w:val="20"/>
        </w:rPr>
        <w:t xml:space="preserve"> are local peasants too </w:t>
      </w:r>
      <w:r>
        <w:rPr>
          <w:sz w:val="20"/>
          <w:szCs w:val="20"/>
        </w:rPr>
        <w:t xml:space="preserve">old, </w:t>
      </w:r>
      <w:r w:rsidRPr="0061436E">
        <w:rPr>
          <w:sz w:val="20"/>
          <w:szCs w:val="20"/>
        </w:rPr>
        <w:t>slow and stupid to escape the press gangs of passing Muugalavyani legions and used largely for latrine digging.  In the eyes of the forces of Ssa’tis they deserve reward for these sanitary excations so are allowed to participate in the battle as an expendable line of arrow fodder in front of the real legions of the Palaces of the Square</w:t>
      </w:r>
      <w:r w:rsidRPr="0061436E">
        <w:rPr>
          <w:b/>
          <w:sz w:val="20"/>
          <w:szCs w:val="20"/>
        </w:rPr>
        <w:t xml:space="preserve">.  </w:t>
      </w:r>
      <w:r w:rsidRPr="00EE545C">
        <w:rPr>
          <w:sz w:val="20"/>
          <w:szCs w:val="20"/>
        </w:rPr>
        <w:t>They are generally referred to as the Brexits (Bringers of Extraordinary Tribulations on ThemSelves),</w:t>
      </w:r>
      <w:r>
        <w:rPr>
          <w:b/>
          <w:sz w:val="20"/>
          <w:szCs w:val="20"/>
        </w:rPr>
        <w:t xml:space="preserve">  </w:t>
      </w:r>
      <w:r w:rsidRPr="0061436E">
        <w:rPr>
          <w:b/>
          <w:sz w:val="20"/>
          <w:szCs w:val="20"/>
        </w:rPr>
        <w:t>Type (iii)</w:t>
      </w:r>
      <w:r w:rsidRPr="0061436E">
        <w:rPr>
          <w:sz w:val="20"/>
          <w:szCs w:val="20"/>
        </w:rPr>
        <w:t xml:space="preserve"> are the skirmishers attached to combined arms legions</w:t>
      </w:r>
      <w:r w:rsidR="00C96921">
        <w:rPr>
          <w:sz w:val="20"/>
          <w:szCs w:val="20"/>
        </w:rPr>
        <w:t xml:space="preserve"> who</w:t>
      </w:r>
      <w:r w:rsidRPr="0061436E">
        <w:rPr>
          <w:sz w:val="20"/>
          <w:szCs w:val="20"/>
        </w:rPr>
        <w:t xml:space="preserve"> are skilled and highly regarded specialists </w:t>
      </w:r>
      <w:r w:rsidR="00601494" w:rsidRPr="0061436E">
        <w:rPr>
          <w:sz w:val="20"/>
          <w:szCs w:val="20"/>
        </w:rPr>
        <w:t xml:space="preserve">trained to swirl around enemy legions attacking their own legion’s heavier troops, harassing and disordering </w:t>
      </w:r>
      <w:r w:rsidR="00601494">
        <w:rPr>
          <w:sz w:val="20"/>
          <w:szCs w:val="20"/>
        </w:rPr>
        <w:t xml:space="preserve"> - </w:t>
      </w:r>
      <w:r w:rsidRPr="0061436E">
        <w:rPr>
          <w:sz w:val="20"/>
          <w:szCs w:val="20"/>
        </w:rPr>
        <w:t xml:space="preserve">usually the </w:t>
      </w:r>
      <w:r>
        <w:rPr>
          <w:sz w:val="20"/>
          <w:szCs w:val="20"/>
        </w:rPr>
        <w:t xml:space="preserve">creamy limbed </w:t>
      </w:r>
      <w:r w:rsidRPr="0061436E">
        <w:rPr>
          <w:sz w:val="20"/>
          <w:szCs w:val="20"/>
        </w:rPr>
        <w:t>youth of the clan</w:t>
      </w:r>
      <w:r w:rsidR="00956B3A">
        <w:rPr>
          <w:sz w:val="20"/>
          <w:szCs w:val="20"/>
        </w:rPr>
        <w:t xml:space="preserve"> if Yan Kor, oiled and muscular men with luxuriant 1970s porn staches if Salarvyani</w:t>
      </w:r>
      <w:r w:rsidR="00601494">
        <w:rPr>
          <w:sz w:val="20"/>
          <w:szCs w:val="20"/>
        </w:rPr>
        <w:t>.</w:t>
      </w:r>
    </w:p>
    <w:p w14:paraId="73F042F7" w14:textId="77777777" w:rsidR="00601494" w:rsidRDefault="00601494" w:rsidP="00C0475E">
      <w:pPr>
        <w:rPr>
          <w:sz w:val="20"/>
          <w:szCs w:val="20"/>
        </w:rPr>
      </w:pPr>
    </w:p>
    <w:p w14:paraId="3053A60E" w14:textId="77777777" w:rsidR="00601494" w:rsidRDefault="00601494" w:rsidP="00C0475E">
      <w:pPr>
        <w:rPr>
          <w:sz w:val="20"/>
          <w:szCs w:val="20"/>
        </w:rPr>
      </w:pPr>
      <w:r>
        <w:rPr>
          <w:sz w:val="20"/>
          <w:szCs w:val="20"/>
        </w:rPr>
        <w:lastRenderedPageBreak/>
        <w:t xml:space="preserve">                                                                    </w:t>
      </w:r>
      <w:r w:rsidR="00956B3A">
        <w:rPr>
          <w:sz w:val="20"/>
          <w:szCs w:val="20"/>
        </w:rPr>
        <w:t xml:space="preserve">  </w:t>
      </w:r>
      <w:r w:rsidR="00956B3A">
        <w:rPr>
          <w:noProof/>
        </w:rPr>
        <w:drawing>
          <wp:inline distT="0" distB="0" distL="0" distR="0" wp14:anchorId="6DCE773F" wp14:editId="6F2145EF">
            <wp:extent cx="981075" cy="1308754"/>
            <wp:effectExtent l="0" t="0" r="0" b="5715"/>
            <wp:docPr id="1623882101" name="Picture 1" descr="70s fashion: The Porn Stache-For most of the 70s and early 80s, it was considered authoritarian and manly, and associated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cf1fb27" descr="70s fashion: The Porn Stache-For most of the 70s and early 80s, it was considered authoritarian and manly, and associated w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4128" cy="1312827"/>
                    </a:xfrm>
                    <a:prstGeom prst="rect">
                      <a:avLst/>
                    </a:prstGeom>
                    <a:noFill/>
                    <a:ln>
                      <a:noFill/>
                    </a:ln>
                  </pic:spPr>
                </pic:pic>
              </a:graphicData>
            </a:graphic>
          </wp:inline>
        </w:drawing>
      </w:r>
      <w:r w:rsidR="00956B3A">
        <w:rPr>
          <w:sz w:val="20"/>
          <w:szCs w:val="20"/>
        </w:rPr>
        <w:t xml:space="preserve"> </w:t>
      </w:r>
      <w:r w:rsidR="00C0475E" w:rsidRPr="0061436E">
        <w:rPr>
          <w:sz w:val="20"/>
          <w:szCs w:val="20"/>
        </w:rPr>
        <w:t xml:space="preserve"> </w:t>
      </w:r>
    </w:p>
    <w:p w14:paraId="2913E62D" w14:textId="61ECB790" w:rsidR="00C0475E" w:rsidRPr="0061436E" w:rsidRDefault="00C0475E" w:rsidP="00C0475E">
      <w:pPr>
        <w:rPr>
          <w:sz w:val="20"/>
          <w:szCs w:val="20"/>
        </w:rPr>
      </w:pPr>
      <w:r w:rsidRPr="0061436E">
        <w:rPr>
          <w:sz w:val="20"/>
          <w:szCs w:val="20"/>
        </w:rPr>
        <w:t xml:space="preserve">.  </w:t>
      </w:r>
    </w:p>
    <w:p w14:paraId="7B721819" w14:textId="77777777" w:rsidR="00C0475E" w:rsidRDefault="00C0475E" w:rsidP="00C0475E">
      <w:pPr>
        <w:rPr>
          <w:sz w:val="20"/>
          <w:szCs w:val="20"/>
        </w:rPr>
      </w:pPr>
    </w:p>
    <w:p w14:paraId="6313696C" w14:textId="77777777" w:rsidR="00C0475E" w:rsidRPr="0061436E" w:rsidRDefault="00C0475E" w:rsidP="00C0475E">
      <w:pPr>
        <w:rPr>
          <w:sz w:val="20"/>
          <w:szCs w:val="20"/>
        </w:rPr>
      </w:pPr>
    </w:p>
    <w:p w14:paraId="7AC03543" w14:textId="77777777" w:rsidR="00C0475E" w:rsidRPr="00EF51BC" w:rsidRDefault="00C0475E" w:rsidP="00C0475E">
      <w:pPr>
        <w:rPr>
          <w:b/>
          <w:sz w:val="22"/>
          <w:szCs w:val="22"/>
          <w:u w:val="single"/>
        </w:rPr>
      </w:pPr>
      <w:r w:rsidRPr="00EF51BC">
        <w:rPr>
          <w:b/>
          <w:sz w:val="22"/>
          <w:szCs w:val="22"/>
          <w:u w:val="single"/>
        </w:rPr>
        <w:t xml:space="preserve"> Type (i)</w:t>
      </w:r>
    </w:p>
    <w:p w14:paraId="3AC85429" w14:textId="77777777" w:rsidR="00C0475E" w:rsidRPr="0061436E" w:rsidRDefault="00C0475E" w:rsidP="00C0475E">
      <w:pPr>
        <w:rPr>
          <w:sz w:val="20"/>
          <w:szCs w:val="20"/>
        </w:rPr>
      </w:pPr>
    </w:p>
    <w:p w14:paraId="32517672" w14:textId="52FBF7D9" w:rsidR="00C0475E" w:rsidRDefault="00C0475E" w:rsidP="00C0475E">
      <w:pPr>
        <w:pStyle w:val="ListParagraph"/>
        <w:ind w:left="0"/>
        <w:rPr>
          <w:sz w:val="20"/>
          <w:szCs w:val="20"/>
        </w:rPr>
      </w:pPr>
      <w:r>
        <w:rPr>
          <w:sz w:val="20"/>
          <w:szCs w:val="20"/>
        </w:rPr>
        <w:t>These move conventionally and</w:t>
      </w:r>
      <w:r w:rsidRPr="0061436E">
        <w:rPr>
          <w:sz w:val="20"/>
          <w:szCs w:val="20"/>
        </w:rPr>
        <w:t xml:space="preserve"> can both fire and be fired at conventionally</w:t>
      </w:r>
      <w:r w:rsidR="00640731">
        <w:rPr>
          <w:sz w:val="20"/>
          <w:szCs w:val="20"/>
        </w:rPr>
        <w:t>.</w:t>
      </w:r>
      <w:r w:rsidRPr="0061436E">
        <w:rPr>
          <w:sz w:val="20"/>
          <w:szCs w:val="20"/>
        </w:rPr>
        <w:t xml:space="preserve"> using the Formation Modifiers.  They automatically evade Heavy / Medium troops</w:t>
      </w:r>
      <w:r w:rsidR="00E02DD2">
        <w:rPr>
          <w:sz w:val="20"/>
          <w:szCs w:val="20"/>
        </w:rPr>
        <w:t xml:space="preserve"> </w:t>
      </w:r>
      <w:r w:rsidRPr="0061436E">
        <w:rPr>
          <w:sz w:val="20"/>
          <w:szCs w:val="20"/>
        </w:rPr>
        <w:t>(move b</w:t>
      </w:r>
      <w:r>
        <w:rPr>
          <w:sz w:val="20"/>
          <w:szCs w:val="20"/>
        </w:rPr>
        <w:t>ack to remain outside MZ</w:t>
      </w:r>
      <w:r w:rsidRPr="0061436E">
        <w:rPr>
          <w:sz w:val="20"/>
          <w:szCs w:val="20"/>
        </w:rPr>
        <w:t>) and cannot enter the MZ of these troops. The</w:t>
      </w:r>
      <w:r>
        <w:rPr>
          <w:sz w:val="20"/>
          <w:szCs w:val="20"/>
        </w:rPr>
        <w:t>y</w:t>
      </w:r>
      <w:r w:rsidRPr="0061436E">
        <w:rPr>
          <w:sz w:val="20"/>
          <w:szCs w:val="20"/>
        </w:rPr>
        <w:t xml:space="preserve"> </w:t>
      </w:r>
      <w:r w:rsidR="00E02DD2">
        <w:rPr>
          <w:sz w:val="20"/>
          <w:szCs w:val="20"/>
        </w:rPr>
        <w:t>do</w:t>
      </w:r>
      <w:r w:rsidRPr="0061436E">
        <w:rPr>
          <w:sz w:val="20"/>
          <w:szCs w:val="20"/>
        </w:rPr>
        <w:t xml:space="preserve"> melee against light troops.  The Formation Multiplier fo</w:t>
      </w:r>
      <w:r>
        <w:rPr>
          <w:sz w:val="20"/>
          <w:szCs w:val="20"/>
        </w:rPr>
        <w:t>r both sides in the melee is 1, irrespective of formation.</w:t>
      </w:r>
      <w:r w:rsidR="00DF3185">
        <w:rPr>
          <w:sz w:val="20"/>
          <w:szCs w:val="20"/>
        </w:rPr>
        <w:t xml:space="preserve">  </w:t>
      </w:r>
    </w:p>
    <w:p w14:paraId="6E130D10" w14:textId="3D791AF2" w:rsidR="00E02DD2" w:rsidRPr="0061436E" w:rsidRDefault="00E02DD2" w:rsidP="00C0475E">
      <w:pPr>
        <w:pStyle w:val="ListParagraph"/>
        <w:ind w:left="0"/>
        <w:rPr>
          <w:sz w:val="20"/>
          <w:szCs w:val="20"/>
        </w:rPr>
      </w:pPr>
      <w:r>
        <w:rPr>
          <w:sz w:val="20"/>
          <w:szCs w:val="20"/>
        </w:rPr>
        <w:t>Against Pe Choi they cannot evade (unless the Pe Choi commander permits) and must melee them.  The Pe Choi have a Formation Multiplier of 5 and the skirmishers of 1 for such a melee.</w:t>
      </w:r>
    </w:p>
    <w:p w14:paraId="7A39CD2D" w14:textId="77777777" w:rsidR="00C0475E" w:rsidRPr="0061436E" w:rsidRDefault="00C0475E" w:rsidP="00C0475E">
      <w:pPr>
        <w:rPr>
          <w:sz w:val="20"/>
          <w:szCs w:val="20"/>
        </w:rPr>
      </w:pPr>
    </w:p>
    <w:p w14:paraId="1681286B" w14:textId="77777777" w:rsidR="00C0475E" w:rsidRPr="00EF51BC" w:rsidRDefault="00C0475E" w:rsidP="00C0475E">
      <w:pPr>
        <w:rPr>
          <w:b/>
          <w:sz w:val="22"/>
          <w:szCs w:val="22"/>
          <w:u w:val="single"/>
        </w:rPr>
      </w:pPr>
      <w:r w:rsidRPr="00EF51BC">
        <w:rPr>
          <w:b/>
          <w:sz w:val="22"/>
          <w:szCs w:val="22"/>
          <w:u w:val="single"/>
        </w:rPr>
        <w:t>Type (ii)</w:t>
      </w:r>
    </w:p>
    <w:p w14:paraId="73F84817" w14:textId="77777777" w:rsidR="00C0475E" w:rsidRPr="0061436E" w:rsidRDefault="00C0475E" w:rsidP="00C0475E">
      <w:pPr>
        <w:rPr>
          <w:sz w:val="20"/>
          <w:szCs w:val="20"/>
        </w:rPr>
      </w:pPr>
    </w:p>
    <w:p w14:paraId="3BEDD0C2" w14:textId="1D59F9F3" w:rsidR="00A8778E" w:rsidRDefault="00C0475E" w:rsidP="00C0475E">
      <w:pPr>
        <w:pStyle w:val="ListParagraph"/>
        <w:ind w:left="0"/>
        <w:rPr>
          <w:sz w:val="20"/>
          <w:szCs w:val="20"/>
        </w:rPr>
      </w:pPr>
      <w:r w:rsidRPr="0061436E">
        <w:rPr>
          <w:sz w:val="20"/>
          <w:szCs w:val="20"/>
        </w:rPr>
        <w:t>These operate sections of 3</w:t>
      </w:r>
      <w:r>
        <w:rPr>
          <w:sz w:val="20"/>
          <w:szCs w:val="20"/>
        </w:rPr>
        <w:t>.  They ignor</w:t>
      </w:r>
      <w:r w:rsidR="00A8778E">
        <w:rPr>
          <w:sz w:val="20"/>
          <w:szCs w:val="20"/>
        </w:rPr>
        <w:t>e</w:t>
      </w:r>
      <w:r>
        <w:rPr>
          <w:sz w:val="20"/>
          <w:szCs w:val="20"/>
        </w:rPr>
        <w:t xml:space="preserve"> all Zones and are unaffected by Battlefield Events</w:t>
      </w:r>
      <w:r w:rsidR="00A8778E">
        <w:rPr>
          <w:sz w:val="20"/>
          <w:szCs w:val="20"/>
        </w:rPr>
        <w:t xml:space="preserve"> and missile fire</w:t>
      </w:r>
      <w:r>
        <w:rPr>
          <w:sz w:val="20"/>
          <w:szCs w:val="20"/>
        </w:rPr>
        <w:t>.</w:t>
      </w:r>
      <w:r w:rsidRPr="0061436E">
        <w:rPr>
          <w:sz w:val="20"/>
          <w:szCs w:val="20"/>
        </w:rPr>
        <w:t xml:space="preserve"> They automatically evade Heavy troops but are removed if contacted by Medium / Light </w:t>
      </w:r>
      <w:r w:rsidR="00DD508F">
        <w:rPr>
          <w:sz w:val="20"/>
          <w:szCs w:val="20"/>
        </w:rPr>
        <w:t xml:space="preserve">/ Pe Choi </w:t>
      </w:r>
      <w:r w:rsidRPr="0061436E">
        <w:rPr>
          <w:sz w:val="20"/>
          <w:szCs w:val="20"/>
        </w:rPr>
        <w:t xml:space="preserve">Troops not in Anklets.  </w:t>
      </w:r>
      <w:r>
        <w:rPr>
          <w:sz w:val="20"/>
          <w:szCs w:val="20"/>
        </w:rPr>
        <w:t xml:space="preserve">They cannot be shot at (the humiliation for any proper unit firing at these latrine diggers would be unbearable; possibly the repulsive Greasy Beards might stoop to this.)  </w:t>
      </w:r>
    </w:p>
    <w:p w14:paraId="3CD139F2" w14:textId="258AB3DE" w:rsidR="00A8778E" w:rsidRDefault="00A8778E" w:rsidP="00A8778E">
      <w:pPr>
        <w:pStyle w:val="ListParagraph"/>
        <w:ind w:left="0"/>
        <w:rPr>
          <w:sz w:val="20"/>
          <w:szCs w:val="20"/>
        </w:rPr>
      </w:pPr>
      <w:r w:rsidRPr="0061436E">
        <w:rPr>
          <w:sz w:val="20"/>
          <w:szCs w:val="20"/>
        </w:rPr>
        <w:t>The</w:t>
      </w:r>
      <w:r>
        <w:rPr>
          <w:sz w:val="20"/>
          <w:szCs w:val="20"/>
        </w:rPr>
        <w:t>y</w:t>
      </w:r>
      <w:r w:rsidRPr="0061436E">
        <w:rPr>
          <w:sz w:val="20"/>
          <w:szCs w:val="20"/>
        </w:rPr>
        <w:t xml:space="preserve"> harass enemy melee units</w:t>
      </w:r>
      <w:r>
        <w:rPr>
          <w:sz w:val="20"/>
          <w:szCs w:val="20"/>
        </w:rPr>
        <w:t xml:space="preserve"> by moving into their MZ during the IAP with a Bender of  +1 on the melee attack roll.</w:t>
      </w:r>
    </w:p>
    <w:p w14:paraId="483EEA9D" w14:textId="77777777" w:rsidR="00095A54" w:rsidRPr="0061436E" w:rsidRDefault="00095A54" w:rsidP="00095A54">
      <w:pPr>
        <w:pStyle w:val="ListParagraph"/>
        <w:ind w:left="0"/>
        <w:rPr>
          <w:sz w:val="20"/>
          <w:szCs w:val="20"/>
        </w:rPr>
      </w:pPr>
      <w:r>
        <w:rPr>
          <w:sz w:val="20"/>
          <w:szCs w:val="20"/>
        </w:rPr>
        <w:t>If a unit they are supporting with harassment is broken they are removed.</w:t>
      </w:r>
    </w:p>
    <w:p w14:paraId="41A8C0D8" w14:textId="77777777" w:rsidR="00A8778E" w:rsidRPr="0061436E" w:rsidRDefault="00A8778E" w:rsidP="00A8778E">
      <w:pPr>
        <w:pStyle w:val="ListParagraph"/>
        <w:ind w:left="567"/>
        <w:rPr>
          <w:sz w:val="20"/>
          <w:szCs w:val="20"/>
        </w:rPr>
      </w:pPr>
    </w:p>
    <w:p w14:paraId="35AEC37A" w14:textId="77777777" w:rsidR="00C0475E" w:rsidRPr="00EF51BC" w:rsidRDefault="00C0475E" w:rsidP="00A8778E">
      <w:pPr>
        <w:rPr>
          <w:b/>
          <w:sz w:val="22"/>
          <w:szCs w:val="22"/>
          <w:u w:val="single"/>
        </w:rPr>
      </w:pPr>
      <w:r w:rsidRPr="00EF51BC">
        <w:rPr>
          <w:b/>
          <w:sz w:val="22"/>
          <w:szCs w:val="22"/>
          <w:u w:val="single"/>
        </w:rPr>
        <w:t>Type (iii)</w:t>
      </w:r>
    </w:p>
    <w:p w14:paraId="0C8DFAF6" w14:textId="77777777" w:rsidR="00C0475E" w:rsidRPr="0061436E" w:rsidRDefault="00C0475E" w:rsidP="00C0475E">
      <w:pPr>
        <w:rPr>
          <w:b/>
          <w:sz w:val="20"/>
          <w:szCs w:val="20"/>
          <w:u w:val="single"/>
        </w:rPr>
      </w:pPr>
    </w:p>
    <w:p w14:paraId="3C9B5A13" w14:textId="71E0EFA0" w:rsidR="00601494" w:rsidRDefault="00C0475E" w:rsidP="00601494">
      <w:pPr>
        <w:rPr>
          <w:sz w:val="20"/>
          <w:szCs w:val="20"/>
        </w:rPr>
      </w:pPr>
      <w:r w:rsidRPr="0061436E">
        <w:rPr>
          <w:sz w:val="20"/>
          <w:szCs w:val="20"/>
        </w:rPr>
        <w:t>These operate in sections of</w:t>
      </w:r>
      <w:r w:rsidR="005A1BF8">
        <w:rPr>
          <w:sz w:val="20"/>
          <w:szCs w:val="20"/>
        </w:rPr>
        <w:t xml:space="preserve"> three</w:t>
      </w:r>
      <w:r w:rsidRPr="0061436E">
        <w:rPr>
          <w:sz w:val="20"/>
          <w:szCs w:val="20"/>
        </w:rPr>
        <w:t xml:space="preserve">.   </w:t>
      </w:r>
      <w:r w:rsidR="00601494">
        <w:rPr>
          <w:sz w:val="20"/>
          <w:szCs w:val="20"/>
        </w:rPr>
        <w:t>They can move once per turn up to 300mm but if they have retired due to a Battlefield Event / missile fire (see below) then they cannot move that turn.</w:t>
      </w:r>
    </w:p>
    <w:p w14:paraId="4DB503B3" w14:textId="42B2CCAC" w:rsidR="00601494" w:rsidRDefault="00A8778E" w:rsidP="00C0475E">
      <w:pPr>
        <w:pStyle w:val="ListParagraph"/>
        <w:ind w:left="0"/>
        <w:rPr>
          <w:sz w:val="20"/>
          <w:szCs w:val="20"/>
        </w:rPr>
      </w:pPr>
      <w:r>
        <w:rPr>
          <w:sz w:val="20"/>
          <w:szCs w:val="20"/>
        </w:rPr>
        <w:t>T</w:t>
      </w:r>
      <w:r w:rsidR="00C0475E">
        <w:rPr>
          <w:sz w:val="20"/>
          <w:szCs w:val="20"/>
        </w:rPr>
        <w:t xml:space="preserve">hey </w:t>
      </w:r>
      <w:r w:rsidR="00C0475E" w:rsidRPr="0061436E">
        <w:rPr>
          <w:sz w:val="20"/>
          <w:szCs w:val="20"/>
        </w:rPr>
        <w:t xml:space="preserve">automatically evade </w:t>
      </w:r>
      <w:r w:rsidR="00C0475E">
        <w:rPr>
          <w:sz w:val="20"/>
          <w:szCs w:val="20"/>
        </w:rPr>
        <w:t xml:space="preserve">all </w:t>
      </w:r>
      <w:r w:rsidR="00C0475E" w:rsidRPr="0061436E">
        <w:rPr>
          <w:sz w:val="20"/>
          <w:szCs w:val="20"/>
        </w:rPr>
        <w:t xml:space="preserve">other </w:t>
      </w:r>
      <w:r w:rsidR="00DD508F">
        <w:rPr>
          <w:sz w:val="20"/>
          <w:szCs w:val="20"/>
        </w:rPr>
        <w:t xml:space="preserve">Troops </w:t>
      </w:r>
      <w:r w:rsidR="00C0475E">
        <w:rPr>
          <w:sz w:val="20"/>
          <w:szCs w:val="20"/>
        </w:rPr>
        <w:t>(move back as necessary to stay out of their FMZ</w:t>
      </w:r>
      <w:r w:rsidR="00C0475E" w:rsidRPr="0061436E">
        <w:rPr>
          <w:sz w:val="20"/>
          <w:szCs w:val="20"/>
        </w:rPr>
        <w:t>s</w:t>
      </w:r>
      <w:r w:rsidR="00DD508F">
        <w:rPr>
          <w:sz w:val="20"/>
          <w:szCs w:val="20"/>
        </w:rPr>
        <w:t>) except Pe Choi who overrun them and take a BE1 CH</w:t>
      </w:r>
      <w:r w:rsidR="00C0475E" w:rsidRPr="0061436E">
        <w:rPr>
          <w:sz w:val="20"/>
          <w:szCs w:val="20"/>
        </w:rPr>
        <w:t xml:space="preserve">.  </w:t>
      </w:r>
      <w:r w:rsidR="00C0475E">
        <w:rPr>
          <w:sz w:val="20"/>
          <w:szCs w:val="20"/>
        </w:rPr>
        <w:t>If fired at by a missile unit (not artillery) or if subject to any Battlefield Events they immediately</w:t>
      </w:r>
      <w:r w:rsidR="00C0475E" w:rsidRPr="0061436E">
        <w:rPr>
          <w:sz w:val="20"/>
          <w:szCs w:val="20"/>
        </w:rPr>
        <w:t xml:space="preserve"> retire</w:t>
      </w:r>
      <w:r w:rsidR="00956B3A">
        <w:rPr>
          <w:sz w:val="20"/>
          <w:szCs w:val="20"/>
        </w:rPr>
        <w:t xml:space="preserve"> </w:t>
      </w:r>
      <w:r w:rsidR="00CE4094">
        <w:rPr>
          <w:sz w:val="20"/>
          <w:szCs w:val="20"/>
        </w:rPr>
        <w:t>250mm</w:t>
      </w:r>
      <w:r w:rsidR="00C0475E">
        <w:rPr>
          <w:sz w:val="20"/>
          <w:szCs w:val="20"/>
        </w:rPr>
        <w:t xml:space="preserve">.  </w:t>
      </w:r>
      <w:r>
        <w:rPr>
          <w:sz w:val="20"/>
          <w:szCs w:val="20"/>
        </w:rPr>
        <w:t>They can do as many evasions / retirements as required each turn.</w:t>
      </w:r>
    </w:p>
    <w:p w14:paraId="2E23FAB6" w14:textId="112A7B84" w:rsidR="00A8778E" w:rsidRDefault="00A8778E" w:rsidP="00A8778E">
      <w:pPr>
        <w:pStyle w:val="ListParagraph"/>
        <w:ind w:left="0"/>
        <w:rPr>
          <w:sz w:val="20"/>
          <w:szCs w:val="20"/>
        </w:rPr>
      </w:pPr>
      <w:r w:rsidRPr="0061436E">
        <w:rPr>
          <w:sz w:val="20"/>
          <w:szCs w:val="20"/>
        </w:rPr>
        <w:t>The</w:t>
      </w:r>
      <w:r>
        <w:rPr>
          <w:sz w:val="20"/>
          <w:szCs w:val="20"/>
        </w:rPr>
        <w:t>y</w:t>
      </w:r>
      <w:r w:rsidRPr="0061436E">
        <w:rPr>
          <w:sz w:val="20"/>
          <w:szCs w:val="20"/>
        </w:rPr>
        <w:t xml:space="preserve"> harass enemy melee units</w:t>
      </w:r>
      <w:r>
        <w:rPr>
          <w:sz w:val="20"/>
          <w:szCs w:val="20"/>
        </w:rPr>
        <w:t xml:space="preserve"> by moving into their MZ during the IAP.</w:t>
      </w:r>
      <w:r w:rsidRPr="0061436E">
        <w:rPr>
          <w:sz w:val="20"/>
          <w:szCs w:val="20"/>
        </w:rPr>
        <w:t xml:space="preserve">  </w:t>
      </w:r>
    </w:p>
    <w:p w14:paraId="662DD63F" w14:textId="2427975D" w:rsidR="00095A54" w:rsidRPr="0061436E" w:rsidRDefault="00095A54" w:rsidP="00A8778E">
      <w:pPr>
        <w:pStyle w:val="ListParagraph"/>
        <w:ind w:left="0"/>
        <w:rPr>
          <w:sz w:val="20"/>
          <w:szCs w:val="20"/>
        </w:rPr>
      </w:pPr>
      <w:r>
        <w:rPr>
          <w:sz w:val="20"/>
          <w:szCs w:val="20"/>
        </w:rPr>
        <w:t>If a unit they are supporting with harassment is broken they are removed.</w:t>
      </w:r>
    </w:p>
    <w:p w14:paraId="60ED39E9" w14:textId="77777777" w:rsidR="005C6383" w:rsidRDefault="005C6383" w:rsidP="00C0475E">
      <w:pPr>
        <w:pStyle w:val="ListParagraph"/>
        <w:ind w:left="0"/>
        <w:rPr>
          <w:sz w:val="20"/>
          <w:szCs w:val="20"/>
        </w:rPr>
      </w:pPr>
    </w:p>
    <w:p w14:paraId="0E05E2A0" w14:textId="1D75D36A" w:rsidR="005C6383" w:rsidRPr="0061436E" w:rsidRDefault="005C6383" w:rsidP="005C6383">
      <w:pPr>
        <w:pStyle w:val="ListParagraph"/>
        <w:ind w:left="0"/>
        <w:rPr>
          <w:sz w:val="20"/>
          <w:szCs w:val="20"/>
        </w:rPr>
      </w:pPr>
      <w:r w:rsidRPr="00984CCD">
        <w:rPr>
          <w:b/>
          <w:bCs/>
          <w:sz w:val="20"/>
          <w:szCs w:val="20"/>
        </w:rPr>
        <w:t>YK skirmishers</w:t>
      </w:r>
      <w:r>
        <w:rPr>
          <w:sz w:val="20"/>
          <w:szCs w:val="20"/>
        </w:rPr>
        <w:t xml:space="preserve"> may only support their own legion,</w:t>
      </w:r>
      <w:r w:rsidR="00C0475E">
        <w:rPr>
          <w:sz w:val="20"/>
          <w:szCs w:val="20"/>
        </w:rPr>
        <w:t xml:space="preserve"> with</w:t>
      </w:r>
      <w:r w:rsidR="00A8778E">
        <w:rPr>
          <w:sz w:val="20"/>
          <w:szCs w:val="20"/>
        </w:rPr>
        <w:t xml:space="preserve"> the section giving</w:t>
      </w:r>
      <w:r w:rsidR="00C0475E">
        <w:rPr>
          <w:sz w:val="20"/>
          <w:szCs w:val="20"/>
        </w:rPr>
        <w:t xml:space="preserve"> a Bender of </w:t>
      </w:r>
      <w:r w:rsidRPr="00A8778E">
        <w:rPr>
          <w:b/>
          <w:bCs/>
          <w:sz w:val="20"/>
          <w:szCs w:val="20"/>
        </w:rPr>
        <w:t>+</w:t>
      </w:r>
      <w:r w:rsidR="00C0475E" w:rsidRPr="00A8778E">
        <w:rPr>
          <w:b/>
          <w:bCs/>
          <w:sz w:val="20"/>
          <w:szCs w:val="20"/>
        </w:rPr>
        <w:t>3</w:t>
      </w:r>
      <w:r>
        <w:rPr>
          <w:sz w:val="20"/>
          <w:szCs w:val="20"/>
        </w:rPr>
        <w:t xml:space="preserve"> on the Legion’s melee attack roll.  </w:t>
      </w:r>
    </w:p>
    <w:p w14:paraId="12D3BFD0" w14:textId="77777777" w:rsidR="005C6383" w:rsidRDefault="005C6383" w:rsidP="005C6383">
      <w:pPr>
        <w:rPr>
          <w:sz w:val="20"/>
          <w:szCs w:val="20"/>
        </w:rPr>
      </w:pPr>
    </w:p>
    <w:p w14:paraId="3DE16877" w14:textId="2034B12A" w:rsidR="00C0475E" w:rsidRDefault="005C6383" w:rsidP="00C0475E">
      <w:pPr>
        <w:pStyle w:val="ListParagraph"/>
        <w:ind w:left="0"/>
        <w:rPr>
          <w:sz w:val="20"/>
          <w:szCs w:val="20"/>
        </w:rPr>
      </w:pPr>
      <w:r>
        <w:rPr>
          <w:sz w:val="20"/>
          <w:szCs w:val="20"/>
        </w:rPr>
        <w:t xml:space="preserve"> </w:t>
      </w:r>
      <w:r w:rsidRPr="00984CCD">
        <w:rPr>
          <w:b/>
          <w:bCs/>
          <w:sz w:val="20"/>
          <w:szCs w:val="20"/>
        </w:rPr>
        <w:t xml:space="preserve">Salarvyani </w:t>
      </w:r>
      <w:r>
        <w:rPr>
          <w:sz w:val="20"/>
          <w:szCs w:val="20"/>
        </w:rPr>
        <w:t xml:space="preserve">skirmishers may support any Salarvyani or allied </w:t>
      </w:r>
      <w:r w:rsidR="00905CEC">
        <w:rPr>
          <w:sz w:val="20"/>
          <w:szCs w:val="20"/>
        </w:rPr>
        <w:t>unit</w:t>
      </w:r>
      <w:r>
        <w:rPr>
          <w:sz w:val="20"/>
          <w:szCs w:val="20"/>
        </w:rPr>
        <w:t xml:space="preserve"> in melee which is not being supported by YK skirmishers.  A section can either add a bender of </w:t>
      </w:r>
      <w:r w:rsidRPr="00A8778E">
        <w:rPr>
          <w:b/>
          <w:bCs/>
          <w:sz w:val="20"/>
          <w:szCs w:val="20"/>
        </w:rPr>
        <w:t>+3</w:t>
      </w:r>
      <w:r>
        <w:rPr>
          <w:sz w:val="20"/>
          <w:szCs w:val="20"/>
        </w:rPr>
        <w:t xml:space="preserve"> to the </w:t>
      </w:r>
      <w:r w:rsidR="00A8778E">
        <w:rPr>
          <w:sz w:val="20"/>
          <w:szCs w:val="20"/>
        </w:rPr>
        <w:t xml:space="preserve">melee attack roll of the </w:t>
      </w:r>
      <w:r>
        <w:rPr>
          <w:sz w:val="20"/>
          <w:szCs w:val="20"/>
        </w:rPr>
        <w:t xml:space="preserve">unit being supported, </w:t>
      </w:r>
      <w:r w:rsidRPr="00A8778E">
        <w:rPr>
          <w:b/>
          <w:bCs/>
          <w:sz w:val="20"/>
          <w:szCs w:val="20"/>
        </w:rPr>
        <w:t>or</w:t>
      </w:r>
      <w:r>
        <w:rPr>
          <w:sz w:val="20"/>
          <w:szCs w:val="20"/>
        </w:rPr>
        <w:t xml:space="preserve"> apply a bender of </w:t>
      </w:r>
      <w:r w:rsidRPr="00A8778E">
        <w:rPr>
          <w:b/>
          <w:bCs/>
          <w:sz w:val="20"/>
          <w:szCs w:val="20"/>
        </w:rPr>
        <w:t>-3</w:t>
      </w:r>
      <w:r>
        <w:rPr>
          <w:sz w:val="20"/>
          <w:szCs w:val="20"/>
        </w:rPr>
        <w:t xml:space="preserve"> to the attack roll upon it.  In addition up to three sections</w:t>
      </w:r>
      <w:r w:rsidR="00984CCD">
        <w:rPr>
          <w:sz w:val="20"/>
          <w:szCs w:val="20"/>
        </w:rPr>
        <w:t xml:space="preserve"> which must all be from the same legion</w:t>
      </w:r>
      <w:r>
        <w:rPr>
          <w:sz w:val="20"/>
          <w:szCs w:val="20"/>
        </w:rPr>
        <w:t xml:space="preserve"> may support a given unit in melee with no more than 2 affecting any given roll.  They are thus potentially able to apply up to   </w:t>
      </w:r>
      <w:r w:rsidRPr="00A8778E">
        <w:rPr>
          <w:b/>
          <w:bCs/>
          <w:sz w:val="20"/>
          <w:szCs w:val="20"/>
        </w:rPr>
        <w:t>+6 and -3 (or  + 3 and -6)</w:t>
      </w:r>
      <w:r>
        <w:rPr>
          <w:sz w:val="20"/>
          <w:szCs w:val="20"/>
        </w:rPr>
        <w:t xml:space="preserve"> benders in support of a unit in melee.</w:t>
      </w:r>
    </w:p>
    <w:p w14:paraId="30306907" w14:textId="77777777" w:rsidR="00C0475E" w:rsidRDefault="00C0475E" w:rsidP="00C0475E">
      <w:pPr>
        <w:rPr>
          <w:sz w:val="20"/>
          <w:szCs w:val="20"/>
        </w:rPr>
      </w:pPr>
    </w:p>
    <w:p w14:paraId="7DC34F93" w14:textId="1C52BF6D" w:rsidR="006B4881" w:rsidRPr="0061436E" w:rsidRDefault="006B4881" w:rsidP="006B4881">
      <w:pPr>
        <w:pStyle w:val="ListParagraph"/>
        <w:ind w:left="0"/>
        <w:rPr>
          <w:sz w:val="20"/>
          <w:szCs w:val="20"/>
        </w:rPr>
      </w:pPr>
      <w:r>
        <w:rPr>
          <w:sz w:val="20"/>
          <w:szCs w:val="20"/>
        </w:rPr>
        <w:t>Skirmishers using poison darts require a Poison QC immediately prior to melee resolution, but never more than one.</w:t>
      </w:r>
    </w:p>
    <w:p w14:paraId="429F8BCF" w14:textId="77777777" w:rsidR="006B4881" w:rsidRDefault="006B4881" w:rsidP="00C0475E">
      <w:pPr>
        <w:rPr>
          <w:sz w:val="20"/>
          <w:szCs w:val="20"/>
        </w:rPr>
      </w:pPr>
    </w:p>
    <w:p w14:paraId="4C3A01B7" w14:textId="0378AD92" w:rsidR="00C0475E" w:rsidRDefault="00C0475E" w:rsidP="00C0475E">
      <w:pPr>
        <w:rPr>
          <w:sz w:val="20"/>
          <w:szCs w:val="20"/>
        </w:rPr>
      </w:pPr>
      <w:r>
        <w:rPr>
          <w:sz w:val="20"/>
          <w:szCs w:val="20"/>
        </w:rPr>
        <w:t xml:space="preserve">Players will find the smooth and </w:t>
      </w:r>
      <w:r w:rsidR="00A8778E">
        <w:rPr>
          <w:sz w:val="20"/>
          <w:szCs w:val="20"/>
        </w:rPr>
        <w:t>creamy</w:t>
      </w:r>
      <w:r>
        <w:rPr>
          <w:sz w:val="20"/>
          <w:szCs w:val="20"/>
        </w:rPr>
        <w:t xml:space="preserve"> limbed youth of the Yan Kor </w:t>
      </w:r>
      <w:r w:rsidR="00A8778E">
        <w:rPr>
          <w:sz w:val="20"/>
          <w:szCs w:val="20"/>
        </w:rPr>
        <w:t xml:space="preserve">and the muscular, oiled and ‘tached Salarvyani  </w:t>
      </w:r>
      <w:r>
        <w:rPr>
          <w:sz w:val="20"/>
          <w:szCs w:val="20"/>
        </w:rPr>
        <w:t>are particularly useful for this but the doddering Brexits of Muugalavyani latrine digging rather less so.</w:t>
      </w:r>
    </w:p>
    <w:bookmarkEnd w:id="75"/>
    <w:p w14:paraId="6860B0F4" w14:textId="77777777" w:rsidR="00C0475E" w:rsidRDefault="00C0475E" w:rsidP="00C0475E">
      <w:pPr>
        <w:rPr>
          <w:sz w:val="20"/>
          <w:szCs w:val="20"/>
        </w:rPr>
      </w:pPr>
    </w:p>
    <w:p w14:paraId="60717AEC" w14:textId="77777777" w:rsidR="00C0475E" w:rsidRDefault="00C0475E" w:rsidP="00C0475E">
      <w:pPr>
        <w:pStyle w:val="ListParagraph"/>
        <w:numPr>
          <w:ilvl w:val="1"/>
          <w:numId w:val="3"/>
        </w:numPr>
        <w:rPr>
          <w:b/>
          <w:u w:val="single"/>
        </w:rPr>
      </w:pPr>
      <w:r w:rsidRPr="00EF51BC">
        <w:rPr>
          <w:b/>
          <w:u w:val="single"/>
        </w:rPr>
        <w:t>ARTILLERY</w:t>
      </w:r>
    </w:p>
    <w:p w14:paraId="7C859A5B" w14:textId="77777777" w:rsidR="00C0475E" w:rsidRPr="0061436E" w:rsidRDefault="00C0475E" w:rsidP="00C0475E">
      <w:pPr>
        <w:rPr>
          <w:b/>
          <w:sz w:val="20"/>
          <w:szCs w:val="20"/>
          <w:u w:val="single"/>
        </w:rPr>
      </w:pPr>
    </w:p>
    <w:p w14:paraId="2C7F811B" w14:textId="77777777" w:rsidR="00C0475E" w:rsidRDefault="00C0475E" w:rsidP="00C0475E">
      <w:pPr>
        <w:rPr>
          <w:sz w:val="20"/>
          <w:szCs w:val="20"/>
        </w:rPr>
      </w:pPr>
      <w:r>
        <w:rPr>
          <w:sz w:val="20"/>
          <w:szCs w:val="20"/>
        </w:rPr>
        <w:t xml:space="preserve">Artillery </w:t>
      </w:r>
      <w:r w:rsidRPr="0061436E">
        <w:rPr>
          <w:sz w:val="20"/>
          <w:szCs w:val="20"/>
        </w:rPr>
        <w:t>is always in Formation 24 (Shattering of the Walls).</w:t>
      </w:r>
    </w:p>
    <w:p w14:paraId="3288BFF4" w14:textId="77777777" w:rsidR="00C0475E" w:rsidRPr="004D7AF4" w:rsidRDefault="00C0475E" w:rsidP="00C0475E">
      <w:pPr>
        <w:rPr>
          <w:b/>
          <w:u w:val="single"/>
        </w:rPr>
      </w:pPr>
    </w:p>
    <w:p w14:paraId="4338B0A2" w14:textId="77777777" w:rsidR="00C0475E" w:rsidRPr="00816C32" w:rsidRDefault="00C0475E" w:rsidP="00C0475E">
      <w:pPr>
        <w:pStyle w:val="ListParagraph"/>
        <w:numPr>
          <w:ilvl w:val="1"/>
          <w:numId w:val="3"/>
        </w:numPr>
        <w:rPr>
          <w:b/>
          <w:color w:val="FF0000"/>
          <w:u w:val="single"/>
        </w:rPr>
      </w:pPr>
      <w:bookmarkStart w:id="76" w:name="_Hlk144475448"/>
      <w:r w:rsidRPr="00816C32">
        <w:rPr>
          <w:b/>
          <w:color w:val="FF0000"/>
          <w:u w:val="single"/>
        </w:rPr>
        <w:t>SPECIAL NATIONAL EFFECTS AND  UNUSUAL FORMATIONS</w:t>
      </w:r>
    </w:p>
    <w:p w14:paraId="70DD0B25" w14:textId="77777777" w:rsidR="00C0475E" w:rsidRDefault="00C0475E" w:rsidP="00C0475E">
      <w:pPr>
        <w:rPr>
          <w:b/>
          <w:u w:val="single"/>
        </w:rPr>
      </w:pPr>
    </w:p>
    <w:p w14:paraId="6B01718A" w14:textId="77777777" w:rsidR="00C0475E" w:rsidRPr="006E553D" w:rsidRDefault="00C0475E" w:rsidP="00C0475E">
      <w:pPr>
        <w:rPr>
          <w:sz w:val="20"/>
        </w:rPr>
      </w:pPr>
      <w:r w:rsidRPr="006E553D">
        <w:rPr>
          <w:sz w:val="20"/>
        </w:rPr>
        <w:t>Certain nations and races have special affinity with particular formations giving them additional capabilities in these formations.  These effects  are summarised here.</w:t>
      </w:r>
    </w:p>
    <w:p w14:paraId="316DB8F0" w14:textId="77777777" w:rsidR="00C0475E" w:rsidRPr="006E553D" w:rsidRDefault="00C0475E" w:rsidP="00C0475E">
      <w:pPr>
        <w:rPr>
          <w:sz w:val="20"/>
        </w:rPr>
      </w:pPr>
    </w:p>
    <w:p w14:paraId="595CA820" w14:textId="77777777" w:rsidR="00C0475E" w:rsidRDefault="00C0475E" w:rsidP="00C0475E">
      <w:pPr>
        <w:pStyle w:val="ListParagraph"/>
        <w:numPr>
          <w:ilvl w:val="2"/>
          <w:numId w:val="3"/>
        </w:numPr>
        <w:rPr>
          <w:b/>
          <w:u w:val="single"/>
        </w:rPr>
      </w:pPr>
      <w:bookmarkStart w:id="77" w:name="_Ref4878516"/>
      <w:r>
        <w:rPr>
          <w:b/>
          <w:u w:val="single"/>
        </w:rPr>
        <w:t>Pe Choi</w:t>
      </w:r>
      <w:bookmarkEnd w:id="77"/>
    </w:p>
    <w:p w14:paraId="52AAC4C4" w14:textId="77777777" w:rsidR="00C0475E" w:rsidRDefault="00C0475E" w:rsidP="00C0475E">
      <w:pPr>
        <w:rPr>
          <w:b/>
          <w:u w:val="single"/>
        </w:rPr>
      </w:pPr>
    </w:p>
    <w:p w14:paraId="7C4B77AE" w14:textId="77777777" w:rsidR="00C0475E" w:rsidRPr="006E553D" w:rsidRDefault="00C0475E" w:rsidP="00C0475E">
      <w:pPr>
        <w:rPr>
          <w:sz w:val="20"/>
        </w:rPr>
      </w:pPr>
      <w:r w:rsidRPr="006E553D">
        <w:rPr>
          <w:sz w:val="20"/>
        </w:rPr>
        <w:t xml:space="preserve">When manoeuvring in </w:t>
      </w:r>
      <w:r w:rsidRPr="006E553D">
        <w:rPr>
          <w:b/>
          <w:sz w:val="20"/>
        </w:rPr>
        <w:t>Form. 8 Bracelet</w:t>
      </w:r>
      <w:r w:rsidRPr="006E553D">
        <w:rPr>
          <w:sz w:val="20"/>
        </w:rPr>
        <w:t xml:space="preserve"> they move at half speed, not quarter and do not require a QC.</w:t>
      </w:r>
    </w:p>
    <w:p w14:paraId="763B3E4D" w14:textId="77777777" w:rsidR="00C0475E" w:rsidRPr="006E553D" w:rsidRDefault="00C0475E" w:rsidP="00C0475E">
      <w:pPr>
        <w:rPr>
          <w:sz w:val="20"/>
        </w:rPr>
      </w:pPr>
    </w:p>
    <w:p w14:paraId="59D205FC" w14:textId="551EC7D5" w:rsidR="00C0475E" w:rsidRDefault="00E869DC" w:rsidP="00C0475E">
      <w:pPr>
        <w:pStyle w:val="ListParagraph"/>
        <w:numPr>
          <w:ilvl w:val="2"/>
          <w:numId w:val="3"/>
        </w:numPr>
        <w:rPr>
          <w:b/>
          <w:u w:val="single"/>
        </w:rPr>
      </w:pPr>
      <w:r>
        <w:rPr>
          <w:b/>
          <w:u w:val="single"/>
        </w:rPr>
        <w:t xml:space="preserve"> </w:t>
      </w:r>
      <w:r w:rsidR="00C0475E">
        <w:rPr>
          <w:b/>
          <w:u w:val="single"/>
        </w:rPr>
        <w:t>Salarvyani</w:t>
      </w:r>
    </w:p>
    <w:p w14:paraId="693C71AE" w14:textId="77777777" w:rsidR="00C0475E" w:rsidRDefault="00C0475E" w:rsidP="00C0475E">
      <w:pPr>
        <w:rPr>
          <w:b/>
          <w:u w:val="single"/>
        </w:rPr>
      </w:pPr>
    </w:p>
    <w:p w14:paraId="4EE217F2" w14:textId="1FFBB53A" w:rsidR="00C0475E" w:rsidRPr="006E553D" w:rsidRDefault="00C0475E" w:rsidP="00C0475E">
      <w:pPr>
        <w:rPr>
          <w:sz w:val="20"/>
        </w:rPr>
      </w:pPr>
      <w:r w:rsidRPr="006E553D">
        <w:rPr>
          <w:sz w:val="20"/>
        </w:rPr>
        <w:t xml:space="preserve">They receive benefits in </w:t>
      </w:r>
      <w:r w:rsidRPr="006E553D">
        <w:rPr>
          <w:b/>
          <w:sz w:val="20"/>
        </w:rPr>
        <w:t>Form 26, Unconquerable Heights</w:t>
      </w:r>
      <w:r w:rsidRPr="006E553D">
        <w:rPr>
          <w:sz w:val="20"/>
        </w:rPr>
        <w:t xml:space="preserve"> per </w:t>
      </w:r>
      <w:r w:rsidR="00E42E6F" w:rsidRPr="00E42E6F">
        <w:rPr>
          <w:sz w:val="20"/>
          <w:highlight w:val="yellow"/>
        </w:rPr>
        <w:t>xx</w:t>
      </w:r>
      <w:r w:rsidR="00E42E6F">
        <w:rPr>
          <w:sz w:val="20"/>
        </w:rPr>
        <w:t>x</w:t>
      </w:r>
      <w:r w:rsidR="00816C32">
        <w:rPr>
          <w:sz w:val="20"/>
        </w:rPr>
        <w:t>, and are also supported by Sappers (</w:t>
      </w:r>
      <w:r w:rsidR="00816C32">
        <w:rPr>
          <w:sz w:val="20"/>
        </w:rPr>
        <w:fldChar w:fldCharType="begin"/>
      </w:r>
      <w:r w:rsidR="00816C32">
        <w:rPr>
          <w:sz w:val="20"/>
        </w:rPr>
        <w:instrText xml:space="preserve"> REF _Ref149419849 \r \h </w:instrText>
      </w:r>
      <w:r w:rsidR="00816C32">
        <w:rPr>
          <w:sz w:val="20"/>
        </w:rPr>
      </w:r>
      <w:r w:rsidR="00816C32">
        <w:rPr>
          <w:sz w:val="20"/>
        </w:rPr>
        <w:fldChar w:fldCharType="separate"/>
      </w:r>
      <w:r w:rsidR="00996996">
        <w:rPr>
          <w:sz w:val="20"/>
        </w:rPr>
        <w:t>L.4.5</w:t>
      </w:r>
      <w:r w:rsidR="00816C32">
        <w:rPr>
          <w:sz w:val="20"/>
        </w:rPr>
        <w:fldChar w:fldCharType="end"/>
      </w:r>
      <w:r w:rsidR="00816C32">
        <w:rPr>
          <w:sz w:val="20"/>
        </w:rPr>
        <w:t>).</w:t>
      </w:r>
    </w:p>
    <w:p w14:paraId="52BD82CB" w14:textId="77777777" w:rsidR="00C0475E" w:rsidRDefault="00C0475E" w:rsidP="00C0475E">
      <w:pPr>
        <w:rPr>
          <w:b/>
          <w:u w:val="single"/>
        </w:rPr>
      </w:pPr>
    </w:p>
    <w:p w14:paraId="4B4F8475" w14:textId="71F4BDB5" w:rsidR="00C0475E" w:rsidRDefault="00E869DC" w:rsidP="00C0475E">
      <w:pPr>
        <w:pStyle w:val="ListParagraph"/>
        <w:numPr>
          <w:ilvl w:val="2"/>
          <w:numId w:val="3"/>
        </w:numPr>
        <w:rPr>
          <w:b/>
          <w:u w:val="single"/>
        </w:rPr>
      </w:pPr>
      <w:bookmarkStart w:id="78" w:name="_Ref485070834"/>
      <w:r>
        <w:rPr>
          <w:b/>
          <w:u w:val="single"/>
        </w:rPr>
        <w:t xml:space="preserve"> </w:t>
      </w:r>
      <w:r w:rsidR="00C0475E">
        <w:rPr>
          <w:b/>
          <w:u w:val="single"/>
        </w:rPr>
        <w:t>Tsolyani</w:t>
      </w:r>
      <w:bookmarkEnd w:id="78"/>
    </w:p>
    <w:p w14:paraId="449946C2" w14:textId="77777777" w:rsidR="00C0475E" w:rsidRDefault="00C0475E" w:rsidP="00C0475E">
      <w:pPr>
        <w:rPr>
          <w:b/>
          <w:u w:val="single"/>
        </w:rPr>
      </w:pPr>
    </w:p>
    <w:p w14:paraId="473C5A8A" w14:textId="434438EB" w:rsidR="00C0475E" w:rsidRDefault="00C0475E" w:rsidP="00C0475E">
      <w:pPr>
        <w:rPr>
          <w:sz w:val="20"/>
        </w:rPr>
      </w:pPr>
      <w:r w:rsidRPr="006E553D">
        <w:rPr>
          <w:sz w:val="20"/>
        </w:rPr>
        <w:t xml:space="preserve">When in </w:t>
      </w:r>
      <w:r w:rsidRPr="006E553D">
        <w:rPr>
          <w:b/>
          <w:sz w:val="20"/>
        </w:rPr>
        <w:t>Form 9, Embrace of Nayari</w:t>
      </w:r>
      <w:r w:rsidRPr="006E553D">
        <w:rPr>
          <w:sz w:val="20"/>
        </w:rPr>
        <w:t xml:space="preserve"> Tsolyani troops may adjust formation by skilful elongation of the arms so that they either have the same multiplier as the opposing formation on the Formation vs Formation table, or it has the same as theirs (Tsolyani choice).  </w:t>
      </w:r>
      <w:r w:rsidR="00702061">
        <w:rPr>
          <w:sz w:val="20"/>
        </w:rPr>
        <w:t xml:space="preserve">They need to be issued </w:t>
      </w:r>
      <w:r>
        <w:rPr>
          <w:sz w:val="20"/>
        </w:rPr>
        <w:t>a Formation Change Command</w:t>
      </w:r>
      <w:r w:rsidR="00702061">
        <w:rPr>
          <w:sz w:val="20"/>
        </w:rPr>
        <w:t xml:space="preserve"> (or apply a Reserve FC Command) spending SSS and subject to the usual command limits.  No QC is required.</w:t>
      </w:r>
    </w:p>
    <w:p w14:paraId="716A46B5" w14:textId="77777777" w:rsidR="00C0475E" w:rsidRDefault="00C0475E" w:rsidP="00C0475E">
      <w:pPr>
        <w:rPr>
          <w:sz w:val="20"/>
        </w:rPr>
      </w:pPr>
    </w:p>
    <w:p w14:paraId="15278125" w14:textId="1F14AE97" w:rsidR="00C0475E" w:rsidRPr="006E553D" w:rsidRDefault="00C0475E" w:rsidP="00C0475E">
      <w:pPr>
        <w:rPr>
          <w:sz w:val="20"/>
        </w:rPr>
      </w:pPr>
      <w:r>
        <w:rPr>
          <w:sz w:val="20"/>
        </w:rPr>
        <w:t xml:space="preserve">They are also able to use </w:t>
      </w:r>
      <w:r w:rsidRPr="004C1F64">
        <w:rPr>
          <w:b/>
          <w:sz w:val="20"/>
        </w:rPr>
        <w:t xml:space="preserve">Formation 12 Towers </w:t>
      </w:r>
      <w:r>
        <w:rPr>
          <w:sz w:val="20"/>
        </w:rPr>
        <w:t xml:space="preserve">as a Surprise formation. </w:t>
      </w:r>
      <w:r w:rsidRPr="008504CF">
        <w:rPr>
          <w:b/>
          <w:sz w:val="20"/>
        </w:rPr>
        <w:fldChar w:fldCharType="begin"/>
      </w:r>
      <w:r w:rsidRPr="008504CF">
        <w:rPr>
          <w:b/>
          <w:sz w:val="20"/>
        </w:rPr>
        <w:instrText xml:space="preserve"> REF _Ref485070433 \r \h  \* MERGEFORMAT </w:instrText>
      </w:r>
      <w:r w:rsidRPr="008504CF">
        <w:rPr>
          <w:b/>
          <w:sz w:val="20"/>
        </w:rPr>
      </w:r>
      <w:r w:rsidRPr="008504CF">
        <w:rPr>
          <w:b/>
          <w:sz w:val="20"/>
        </w:rPr>
        <w:fldChar w:fldCharType="separate"/>
      </w:r>
      <w:r w:rsidR="00996996">
        <w:rPr>
          <w:b/>
          <w:sz w:val="20"/>
        </w:rPr>
        <w:t>H6</w:t>
      </w:r>
      <w:r w:rsidRPr="008504CF">
        <w:rPr>
          <w:b/>
          <w:sz w:val="20"/>
        </w:rPr>
        <w:fldChar w:fldCharType="end"/>
      </w:r>
      <w:r w:rsidRPr="008504CF">
        <w:rPr>
          <w:b/>
          <w:sz w:val="20"/>
        </w:rPr>
        <w:t>.</w:t>
      </w:r>
    </w:p>
    <w:p w14:paraId="279237CB" w14:textId="77777777" w:rsidR="00C0475E" w:rsidRPr="004D7AF4" w:rsidRDefault="00C0475E" w:rsidP="00C0475E">
      <w:pPr>
        <w:rPr>
          <w:b/>
          <w:u w:val="single"/>
        </w:rPr>
      </w:pPr>
    </w:p>
    <w:p w14:paraId="2F7327EF" w14:textId="590A0F2B" w:rsidR="00C0475E" w:rsidRDefault="00E869DC" w:rsidP="00C0475E">
      <w:pPr>
        <w:pStyle w:val="ListParagraph"/>
        <w:numPr>
          <w:ilvl w:val="2"/>
          <w:numId w:val="3"/>
        </w:numPr>
        <w:rPr>
          <w:b/>
          <w:u w:val="single"/>
        </w:rPr>
      </w:pPr>
      <w:bookmarkStart w:id="79" w:name="_Ref4878518"/>
      <w:r>
        <w:rPr>
          <w:b/>
          <w:u w:val="single"/>
        </w:rPr>
        <w:t xml:space="preserve"> </w:t>
      </w:r>
      <w:r w:rsidR="00C0475E">
        <w:rPr>
          <w:b/>
          <w:u w:val="single"/>
        </w:rPr>
        <w:t>Yan Koryani</w:t>
      </w:r>
      <w:bookmarkEnd w:id="79"/>
    </w:p>
    <w:p w14:paraId="6FCFD6B6" w14:textId="77777777" w:rsidR="00C0475E" w:rsidRDefault="00C0475E" w:rsidP="00C0475E">
      <w:pPr>
        <w:rPr>
          <w:b/>
          <w:u w:val="single"/>
        </w:rPr>
      </w:pPr>
    </w:p>
    <w:p w14:paraId="136CEA9F" w14:textId="77777777" w:rsidR="00C0475E" w:rsidRPr="006E553D" w:rsidRDefault="00C0475E" w:rsidP="00C0475E">
      <w:pPr>
        <w:rPr>
          <w:sz w:val="20"/>
        </w:rPr>
      </w:pPr>
      <w:r w:rsidRPr="006E553D">
        <w:rPr>
          <w:sz w:val="20"/>
        </w:rPr>
        <w:t xml:space="preserve">When moving in </w:t>
      </w:r>
      <w:r w:rsidRPr="006E553D">
        <w:rPr>
          <w:b/>
          <w:sz w:val="20"/>
        </w:rPr>
        <w:t>Form 7 Fortress</w:t>
      </w:r>
      <w:r w:rsidRPr="006E553D">
        <w:rPr>
          <w:sz w:val="20"/>
        </w:rPr>
        <w:t xml:space="preserve"> they move at half speed with no QC.</w:t>
      </w:r>
    </w:p>
    <w:p w14:paraId="54719BD2" w14:textId="331110F1" w:rsidR="00C0475E" w:rsidRPr="006E553D" w:rsidRDefault="00C0475E" w:rsidP="00C0475E">
      <w:pPr>
        <w:rPr>
          <w:sz w:val="20"/>
        </w:rPr>
      </w:pPr>
      <w:r w:rsidRPr="006E553D">
        <w:rPr>
          <w:sz w:val="20"/>
        </w:rPr>
        <w:t xml:space="preserve">In </w:t>
      </w:r>
      <w:r w:rsidRPr="006E553D">
        <w:rPr>
          <w:b/>
          <w:sz w:val="20"/>
        </w:rPr>
        <w:t>Form 19 Meadow</w:t>
      </w:r>
      <w:r w:rsidRPr="006E553D">
        <w:rPr>
          <w:sz w:val="20"/>
        </w:rPr>
        <w:t xml:space="preserve"> they have a number of special benefits  </w:t>
      </w:r>
      <w:r w:rsidRPr="006E553D">
        <w:rPr>
          <w:sz w:val="20"/>
        </w:rPr>
        <w:fldChar w:fldCharType="begin"/>
      </w:r>
      <w:r w:rsidRPr="006E553D">
        <w:rPr>
          <w:sz w:val="20"/>
        </w:rPr>
        <w:instrText xml:space="preserve"> REF _Ref484858216 \r \h  \* MERGEFORMAT </w:instrText>
      </w:r>
      <w:r w:rsidRPr="006E553D">
        <w:rPr>
          <w:sz w:val="20"/>
        </w:rPr>
      </w:r>
      <w:r w:rsidRPr="006E553D">
        <w:rPr>
          <w:sz w:val="20"/>
        </w:rPr>
        <w:fldChar w:fldCharType="separate"/>
      </w:r>
      <w:r w:rsidR="00996996">
        <w:rPr>
          <w:sz w:val="20"/>
        </w:rPr>
        <w:t>H.5.4</w:t>
      </w:r>
      <w:r w:rsidRPr="006E553D">
        <w:rPr>
          <w:sz w:val="20"/>
        </w:rPr>
        <w:fldChar w:fldCharType="end"/>
      </w:r>
      <w:r w:rsidRPr="006E553D">
        <w:rPr>
          <w:sz w:val="20"/>
        </w:rPr>
        <w:t xml:space="preserve"> .</w:t>
      </w:r>
    </w:p>
    <w:p w14:paraId="25739AC3" w14:textId="77777777" w:rsidR="00C0475E" w:rsidRDefault="00C0475E" w:rsidP="00C0475E">
      <w:pPr>
        <w:rPr>
          <w:sz w:val="20"/>
          <w:szCs w:val="20"/>
        </w:rPr>
      </w:pPr>
    </w:p>
    <w:p w14:paraId="5F04EBA7" w14:textId="77777777" w:rsidR="00C0475E" w:rsidRDefault="00C0475E" w:rsidP="00C0475E">
      <w:pPr>
        <w:rPr>
          <w:sz w:val="20"/>
          <w:szCs w:val="20"/>
        </w:rPr>
      </w:pPr>
    </w:p>
    <w:bookmarkEnd w:id="76"/>
    <w:p w14:paraId="5AD14414" w14:textId="6C2D75DA" w:rsidR="00C0475E" w:rsidRPr="00E869DC" w:rsidRDefault="00E869DC" w:rsidP="00E869DC">
      <w:pPr>
        <w:rPr>
          <w:b/>
          <w:u w:val="single"/>
        </w:rPr>
      </w:pPr>
      <w:r>
        <w:rPr>
          <w:b/>
          <w:u w:val="single"/>
        </w:rPr>
        <w:t xml:space="preserve"> </w:t>
      </w:r>
      <w:r w:rsidR="00C0475E" w:rsidRPr="00E869DC">
        <w:rPr>
          <w:b/>
          <w:u w:val="single"/>
        </w:rPr>
        <w:t>Combined Formations</w:t>
      </w:r>
    </w:p>
    <w:p w14:paraId="292D8803" w14:textId="77777777" w:rsidR="00C0475E" w:rsidRDefault="00C0475E" w:rsidP="00C0475E">
      <w:pPr>
        <w:rPr>
          <w:b/>
          <w:u w:val="single"/>
        </w:rPr>
      </w:pPr>
    </w:p>
    <w:p w14:paraId="52C79F46" w14:textId="77777777" w:rsidR="00C0475E" w:rsidRDefault="00C0475E" w:rsidP="00C0475E">
      <w:pPr>
        <w:rPr>
          <w:sz w:val="20"/>
        </w:rPr>
      </w:pPr>
      <w:r w:rsidRPr="009161BC">
        <w:rPr>
          <w:sz w:val="20"/>
        </w:rPr>
        <w:t>F20 and F21 combine with other formations.  The details of how these operate are set out in the Formation Annexe</w:t>
      </w:r>
    </w:p>
    <w:p w14:paraId="4F362582" w14:textId="77777777" w:rsidR="00C0475E" w:rsidRDefault="00C0475E" w:rsidP="00C0475E">
      <w:pPr>
        <w:rPr>
          <w:sz w:val="20"/>
        </w:rPr>
      </w:pPr>
    </w:p>
    <w:p w14:paraId="6B49C756" w14:textId="77777777" w:rsidR="00C0475E" w:rsidRPr="0061436E" w:rsidRDefault="00C0475E" w:rsidP="00C0475E">
      <w:pPr>
        <w:rPr>
          <w:sz w:val="20"/>
          <w:szCs w:val="20"/>
        </w:rPr>
      </w:pPr>
    </w:p>
    <w:p w14:paraId="087129A7" w14:textId="77777777" w:rsidR="00C0475E" w:rsidRPr="007A3478" w:rsidRDefault="00C0475E" w:rsidP="00C0475E">
      <w:pPr>
        <w:pStyle w:val="ListParagraph"/>
        <w:numPr>
          <w:ilvl w:val="0"/>
          <w:numId w:val="3"/>
        </w:numPr>
        <w:rPr>
          <w:b/>
          <w:sz w:val="20"/>
          <w:szCs w:val="20"/>
          <w:u w:val="single"/>
        </w:rPr>
      </w:pPr>
      <w:bookmarkStart w:id="80" w:name="_Ref394826259"/>
      <w:r w:rsidRPr="001832EE">
        <w:rPr>
          <w:b/>
          <w:sz w:val="28"/>
          <w:szCs w:val="20"/>
          <w:u w:val="single"/>
        </w:rPr>
        <w:t>MOVEMENT</w:t>
      </w:r>
      <w:bookmarkEnd w:id="80"/>
    </w:p>
    <w:p w14:paraId="7857A56F" w14:textId="77777777" w:rsidR="00C0475E" w:rsidRPr="007A3478" w:rsidRDefault="00C0475E" w:rsidP="00C0475E">
      <w:pPr>
        <w:rPr>
          <w:b/>
          <w:sz w:val="20"/>
          <w:szCs w:val="20"/>
          <w:u w:val="single"/>
        </w:rPr>
      </w:pPr>
    </w:p>
    <w:p w14:paraId="55729540" w14:textId="77777777" w:rsidR="00C0475E" w:rsidRPr="00757995" w:rsidRDefault="00C0475E" w:rsidP="00C0475E">
      <w:pPr>
        <w:rPr>
          <w:b/>
          <w:sz w:val="20"/>
          <w:szCs w:val="20"/>
          <w:u w:val="single"/>
        </w:rPr>
      </w:pPr>
      <w:r>
        <w:rPr>
          <w:b/>
          <w:sz w:val="20"/>
          <w:szCs w:val="20"/>
          <w:u w:val="single"/>
        </w:rPr>
        <w:t xml:space="preserve">                                                                 </w:t>
      </w:r>
      <w:r>
        <w:rPr>
          <w:noProof/>
          <w:lang w:eastAsia="en-GB"/>
        </w:rPr>
        <w:drawing>
          <wp:inline distT="0" distB="0" distL="0" distR="0" wp14:anchorId="2BCA15CF" wp14:editId="02B3752D">
            <wp:extent cx="1343025" cy="1693881"/>
            <wp:effectExtent l="0" t="0" r="0" b="1905"/>
            <wp:docPr id="45" name="Picture 45" descr="http://2.bp.blogspot.com/-yqMK9k1Dg0A/ULDuOOFQNjI/AAAAAAAAD4o/7bVHU9tQb9g/s1600/jeffdee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2.bp.blogspot.com/-yqMK9k1Dg0A/ULDuOOFQNjI/AAAAAAAAD4o/7bVHU9tQb9g/s1600/jeffdee200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5018" cy="1709007"/>
                    </a:xfrm>
                    <a:prstGeom prst="rect">
                      <a:avLst/>
                    </a:prstGeom>
                    <a:noFill/>
                    <a:ln>
                      <a:noFill/>
                    </a:ln>
                  </pic:spPr>
                </pic:pic>
              </a:graphicData>
            </a:graphic>
          </wp:inline>
        </w:drawing>
      </w:r>
    </w:p>
    <w:p w14:paraId="27D490E4" w14:textId="77777777" w:rsidR="00C0475E" w:rsidRDefault="00C0475E" w:rsidP="00C0475E">
      <w:pPr>
        <w:rPr>
          <w:b/>
          <w:sz w:val="20"/>
          <w:szCs w:val="20"/>
          <w:u w:val="single"/>
        </w:rPr>
      </w:pPr>
    </w:p>
    <w:p w14:paraId="20C75019" w14:textId="77777777" w:rsidR="00C0475E" w:rsidRPr="00B556B1" w:rsidRDefault="00C0475E" w:rsidP="00C0475E">
      <w:pPr>
        <w:rPr>
          <w:sz w:val="20"/>
          <w:szCs w:val="20"/>
        </w:rPr>
      </w:pPr>
      <w:r w:rsidRPr="00B556B1">
        <w:rPr>
          <w:sz w:val="20"/>
          <w:szCs w:val="20"/>
        </w:rPr>
        <w:t>Troops take a movement Action during t</w:t>
      </w:r>
      <w:r>
        <w:rPr>
          <w:sz w:val="20"/>
          <w:szCs w:val="20"/>
        </w:rPr>
        <w:t>he IAP when given a Move or Rear Area Move Command</w:t>
      </w:r>
      <w:r w:rsidRPr="00B556B1">
        <w:rPr>
          <w:sz w:val="20"/>
          <w:szCs w:val="20"/>
        </w:rPr>
        <w:t xml:space="preserve">.  </w:t>
      </w:r>
    </w:p>
    <w:p w14:paraId="19589DAF" w14:textId="77777777" w:rsidR="00C0475E" w:rsidRDefault="00C0475E" w:rsidP="00C0475E">
      <w:pPr>
        <w:rPr>
          <w:b/>
          <w:sz w:val="20"/>
          <w:szCs w:val="20"/>
          <w:u w:val="single"/>
        </w:rPr>
      </w:pPr>
    </w:p>
    <w:p w14:paraId="77A60ACD" w14:textId="77777777" w:rsidR="00C0475E" w:rsidRPr="007A3478" w:rsidRDefault="00C0475E" w:rsidP="00C0475E">
      <w:pPr>
        <w:rPr>
          <w:b/>
          <w:sz w:val="20"/>
          <w:szCs w:val="20"/>
          <w:u w:val="single"/>
        </w:rPr>
      </w:pPr>
    </w:p>
    <w:p w14:paraId="37F95E92" w14:textId="77777777" w:rsidR="00C0475E" w:rsidRPr="007A3478" w:rsidRDefault="00C0475E" w:rsidP="00C0475E">
      <w:pPr>
        <w:pStyle w:val="ListParagraph"/>
        <w:numPr>
          <w:ilvl w:val="1"/>
          <w:numId w:val="3"/>
        </w:numPr>
        <w:rPr>
          <w:b/>
          <w:sz w:val="20"/>
          <w:szCs w:val="20"/>
          <w:u w:val="single"/>
        </w:rPr>
      </w:pPr>
      <w:bookmarkStart w:id="81" w:name="_Ref4879903"/>
      <w:r>
        <w:rPr>
          <w:b/>
          <w:u w:val="single"/>
        </w:rPr>
        <w:t>HOW TO MOVE</w:t>
      </w:r>
      <w:bookmarkEnd w:id="81"/>
    </w:p>
    <w:p w14:paraId="74ADE9DE" w14:textId="77777777" w:rsidR="00C0475E" w:rsidRDefault="00C0475E" w:rsidP="00C0475E">
      <w:pPr>
        <w:rPr>
          <w:b/>
          <w:sz w:val="20"/>
          <w:szCs w:val="20"/>
          <w:u w:val="single"/>
        </w:rPr>
      </w:pPr>
    </w:p>
    <w:p w14:paraId="4EF1D9E4" w14:textId="77777777" w:rsidR="00C0475E" w:rsidRPr="007A3478" w:rsidRDefault="00C0475E" w:rsidP="00C0475E">
      <w:pPr>
        <w:rPr>
          <w:b/>
          <w:sz w:val="20"/>
          <w:szCs w:val="20"/>
          <w:u w:val="single"/>
        </w:rPr>
      </w:pPr>
    </w:p>
    <w:p w14:paraId="2F40DD91" w14:textId="77777777" w:rsidR="00C0475E" w:rsidRDefault="00C0475E" w:rsidP="00C0475E">
      <w:pPr>
        <w:rPr>
          <w:b/>
          <w:sz w:val="20"/>
          <w:szCs w:val="20"/>
          <w:u w:val="single"/>
        </w:rPr>
      </w:pPr>
    </w:p>
    <w:p w14:paraId="6680C011" w14:textId="77777777" w:rsidR="00C0475E" w:rsidRDefault="00C0475E" w:rsidP="00C0475E">
      <w:pPr>
        <w:rPr>
          <w:sz w:val="20"/>
          <w:szCs w:val="20"/>
        </w:rPr>
      </w:pPr>
      <w:r w:rsidRPr="0061436E">
        <w:rPr>
          <w:sz w:val="20"/>
          <w:szCs w:val="20"/>
        </w:rPr>
        <w:t xml:space="preserve">Units </w:t>
      </w:r>
      <w:r>
        <w:rPr>
          <w:sz w:val="20"/>
          <w:szCs w:val="20"/>
        </w:rPr>
        <w:t>move when given a Movement Command</w:t>
      </w:r>
      <w:r w:rsidRPr="0061436E">
        <w:rPr>
          <w:sz w:val="20"/>
          <w:szCs w:val="20"/>
        </w:rPr>
        <w:t xml:space="preserve">.  The distance they may move is affected by troop type (light, heavy etc) and terrain.  The </w:t>
      </w:r>
      <w:r>
        <w:rPr>
          <w:sz w:val="20"/>
          <w:szCs w:val="20"/>
        </w:rPr>
        <w:t>troop type is cross referenced with the Terrain type on the Movement Table and the result is the unit’s movement allowance in mm. that turn.  Movement is affected by Hostile Zones, check Hostile Zone Effects Table.</w:t>
      </w:r>
    </w:p>
    <w:p w14:paraId="74553572" w14:textId="77777777" w:rsidR="00C0475E" w:rsidRDefault="00C0475E" w:rsidP="00C0475E">
      <w:pPr>
        <w:rPr>
          <w:sz w:val="20"/>
          <w:szCs w:val="20"/>
        </w:rPr>
      </w:pPr>
    </w:p>
    <w:p w14:paraId="03F05E7D" w14:textId="10A9A7B7" w:rsidR="00C0475E" w:rsidRDefault="00C0475E" w:rsidP="00C0475E">
      <w:pPr>
        <w:rPr>
          <w:sz w:val="20"/>
          <w:szCs w:val="20"/>
        </w:rPr>
      </w:pPr>
      <w:r>
        <w:rPr>
          <w:sz w:val="20"/>
          <w:szCs w:val="20"/>
        </w:rPr>
        <w:t xml:space="preserve">Players are encouraged not to indulge in death by tape measure, state how close a unit is to the enemy and use the unit tags to mark how far the unit is from a relevant enemy unit, which will affect range, close zones, ability to move to contact etc.  Any Keneng spotted doing millimeter measurements may be freely stabbed through . </w:t>
      </w:r>
      <w:r w:rsidR="000A1562">
        <w:rPr>
          <w:sz w:val="20"/>
          <w:szCs w:val="20"/>
        </w:rPr>
        <w:t>If something is a close call roll a dice or flip a Kaitar to see which side of the line it falls.</w:t>
      </w:r>
    </w:p>
    <w:p w14:paraId="37658F7E" w14:textId="77777777" w:rsidR="00C0475E" w:rsidRDefault="00C0475E" w:rsidP="00C0475E">
      <w:pPr>
        <w:rPr>
          <w:sz w:val="20"/>
          <w:szCs w:val="20"/>
        </w:rPr>
      </w:pPr>
    </w:p>
    <w:p w14:paraId="4E3EA373" w14:textId="77777777" w:rsidR="00C0475E" w:rsidRPr="00B556B1" w:rsidRDefault="00C0475E" w:rsidP="00C0475E">
      <w:pPr>
        <w:rPr>
          <w:b/>
          <w:sz w:val="20"/>
          <w:szCs w:val="20"/>
          <w:u w:val="single"/>
        </w:rPr>
      </w:pPr>
      <w:r w:rsidRPr="00B556B1">
        <w:rPr>
          <w:b/>
          <w:sz w:val="20"/>
          <w:szCs w:val="20"/>
          <w:u w:val="single"/>
        </w:rPr>
        <w:t>Angle of  Movement</w:t>
      </w:r>
    </w:p>
    <w:p w14:paraId="541141FA" w14:textId="77777777" w:rsidR="00C0475E" w:rsidRDefault="00C0475E" w:rsidP="00C0475E">
      <w:pPr>
        <w:rPr>
          <w:sz w:val="20"/>
          <w:szCs w:val="20"/>
        </w:rPr>
      </w:pPr>
    </w:p>
    <w:p w14:paraId="351CED6F" w14:textId="77777777" w:rsidR="00C0475E" w:rsidRPr="0061436E" w:rsidRDefault="00C0475E" w:rsidP="00C0475E">
      <w:pPr>
        <w:rPr>
          <w:sz w:val="20"/>
          <w:szCs w:val="20"/>
        </w:rPr>
      </w:pPr>
      <w:r w:rsidRPr="0061436E">
        <w:rPr>
          <w:sz w:val="20"/>
          <w:szCs w:val="20"/>
        </w:rPr>
        <w:t xml:space="preserve">Units may move at a march angle up to 30 degrees while maintaining the same face.  Greater angles require a wheel or refacing. </w:t>
      </w:r>
    </w:p>
    <w:p w14:paraId="31CD9E75" w14:textId="77777777" w:rsidR="00C0475E" w:rsidRDefault="00C0475E" w:rsidP="00C0475E">
      <w:pPr>
        <w:rPr>
          <w:sz w:val="20"/>
          <w:szCs w:val="20"/>
        </w:rPr>
      </w:pPr>
    </w:p>
    <w:p w14:paraId="3844ADE5" w14:textId="77777777" w:rsidR="00C0475E" w:rsidRPr="00B556B1" w:rsidRDefault="00C0475E" w:rsidP="00C0475E">
      <w:pPr>
        <w:rPr>
          <w:b/>
          <w:sz w:val="20"/>
          <w:szCs w:val="20"/>
          <w:u w:val="single"/>
        </w:rPr>
      </w:pPr>
      <w:r w:rsidRPr="00B556B1">
        <w:rPr>
          <w:b/>
          <w:sz w:val="20"/>
          <w:szCs w:val="20"/>
          <w:u w:val="single"/>
        </w:rPr>
        <w:t>Sideway</w:t>
      </w:r>
      <w:r>
        <w:rPr>
          <w:b/>
          <w:sz w:val="20"/>
          <w:szCs w:val="20"/>
          <w:u w:val="single"/>
        </w:rPr>
        <w:t xml:space="preserve">s / Backward / All Round Formation </w:t>
      </w:r>
      <w:r w:rsidRPr="00B556B1">
        <w:rPr>
          <w:b/>
          <w:sz w:val="20"/>
          <w:szCs w:val="20"/>
          <w:u w:val="single"/>
        </w:rPr>
        <w:t>Movement</w:t>
      </w:r>
    </w:p>
    <w:p w14:paraId="3DCFF74B" w14:textId="77777777" w:rsidR="00C0475E" w:rsidRPr="0061436E" w:rsidRDefault="00C0475E" w:rsidP="00C0475E">
      <w:pPr>
        <w:rPr>
          <w:sz w:val="20"/>
          <w:szCs w:val="20"/>
        </w:rPr>
      </w:pPr>
    </w:p>
    <w:p w14:paraId="6E4ECE90" w14:textId="0B5E8AA5" w:rsidR="00C0475E" w:rsidRPr="0061436E" w:rsidRDefault="00C0475E" w:rsidP="00C0475E">
      <w:pPr>
        <w:rPr>
          <w:sz w:val="20"/>
          <w:szCs w:val="20"/>
        </w:rPr>
      </w:pPr>
      <w:r w:rsidRPr="0061436E">
        <w:rPr>
          <w:sz w:val="20"/>
          <w:szCs w:val="20"/>
        </w:rPr>
        <w:t xml:space="preserve">Units may move </w:t>
      </w:r>
      <w:r w:rsidRPr="00B556B1">
        <w:rPr>
          <w:sz w:val="20"/>
          <w:szCs w:val="20"/>
        </w:rPr>
        <w:t>sideways or backwards</w:t>
      </w:r>
      <w:r w:rsidR="00066C8D">
        <w:rPr>
          <w:sz w:val="20"/>
          <w:szCs w:val="20"/>
        </w:rPr>
        <w:t xml:space="preserve"> </w:t>
      </w:r>
      <w:r w:rsidR="00066C8D" w:rsidRPr="0061436E">
        <w:rPr>
          <w:sz w:val="20"/>
          <w:szCs w:val="20"/>
        </w:rPr>
        <w:t>in non-affecting terrain</w:t>
      </w:r>
      <w:r w:rsidR="00066C8D">
        <w:rPr>
          <w:sz w:val="20"/>
          <w:szCs w:val="20"/>
        </w:rPr>
        <w:t xml:space="preserve"> only</w:t>
      </w:r>
      <w:r w:rsidRPr="00B556B1">
        <w:rPr>
          <w:sz w:val="20"/>
          <w:szCs w:val="20"/>
        </w:rPr>
        <w:t xml:space="preserve"> </w:t>
      </w:r>
      <w:r w:rsidR="005B7747">
        <w:rPr>
          <w:sz w:val="20"/>
          <w:szCs w:val="20"/>
        </w:rPr>
        <w:t>with movement costs doubled (ie a move sideways of  100mm uses 200m of movement allowance)</w:t>
      </w:r>
      <w:r w:rsidRPr="0061436E">
        <w:rPr>
          <w:sz w:val="20"/>
          <w:szCs w:val="20"/>
        </w:rPr>
        <w:t>.</w:t>
      </w:r>
      <w:r>
        <w:rPr>
          <w:sz w:val="20"/>
          <w:szCs w:val="20"/>
        </w:rPr>
        <w:t xml:space="preserve">  Any Movement in Formations 7 &amp; 8 requires a QC and is </w:t>
      </w:r>
      <w:r w:rsidR="005B7747">
        <w:rPr>
          <w:sz w:val="20"/>
          <w:szCs w:val="20"/>
        </w:rPr>
        <w:t>quadrupled</w:t>
      </w:r>
      <w:r>
        <w:rPr>
          <w:sz w:val="20"/>
          <w:szCs w:val="20"/>
        </w:rPr>
        <w:t xml:space="preserve"> (note exceptions for Pe Choi / Yan Koryani, </w:t>
      </w:r>
      <w:r>
        <w:rPr>
          <w:sz w:val="20"/>
          <w:szCs w:val="20"/>
        </w:rPr>
        <w:fldChar w:fldCharType="begin"/>
      </w:r>
      <w:r>
        <w:rPr>
          <w:sz w:val="20"/>
          <w:szCs w:val="20"/>
        </w:rPr>
        <w:instrText xml:space="preserve"> REF _Ref4878516 \r \h </w:instrText>
      </w:r>
      <w:r>
        <w:rPr>
          <w:sz w:val="20"/>
          <w:szCs w:val="20"/>
        </w:rPr>
      </w:r>
      <w:r>
        <w:rPr>
          <w:sz w:val="20"/>
          <w:szCs w:val="20"/>
        </w:rPr>
        <w:fldChar w:fldCharType="separate"/>
      </w:r>
      <w:r w:rsidR="00996996">
        <w:rPr>
          <w:sz w:val="20"/>
          <w:szCs w:val="20"/>
        </w:rPr>
        <w:t>H.10.1</w:t>
      </w:r>
      <w:r>
        <w:rPr>
          <w:sz w:val="20"/>
          <w:szCs w:val="20"/>
        </w:rPr>
        <w:fldChar w:fldCharType="end"/>
      </w:r>
      <w:r>
        <w:rPr>
          <w:sz w:val="20"/>
          <w:szCs w:val="20"/>
        </w:rPr>
        <w:t xml:space="preserve">, </w:t>
      </w:r>
      <w:r>
        <w:rPr>
          <w:sz w:val="20"/>
          <w:szCs w:val="20"/>
        </w:rPr>
        <w:fldChar w:fldCharType="begin"/>
      </w:r>
      <w:r>
        <w:rPr>
          <w:sz w:val="20"/>
          <w:szCs w:val="20"/>
        </w:rPr>
        <w:instrText xml:space="preserve"> REF _Ref4878518 \r \h </w:instrText>
      </w:r>
      <w:r>
        <w:rPr>
          <w:sz w:val="20"/>
          <w:szCs w:val="20"/>
        </w:rPr>
      </w:r>
      <w:r>
        <w:rPr>
          <w:sz w:val="20"/>
          <w:szCs w:val="20"/>
        </w:rPr>
        <w:fldChar w:fldCharType="separate"/>
      </w:r>
      <w:r w:rsidR="00996996">
        <w:rPr>
          <w:sz w:val="20"/>
          <w:szCs w:val="20"/>
        </w:rPr>
        <w:t>H.10.4</w:t>
      </w:r>
      <w:r>
        <w:rPr>
          <w:sz w:val="20"/>
          <w:szCs w:val="20"/>
        </w:rPr>
        <w:fldChar w:fldCharType="end"/>
      </w:r>
      <w:r>
        <w:rPr>
          <w:sz w:val="20"/>
          <w:szCs w:val="20"/>
        </w:rPr>
        <w:t>).</w:t>
      </w:r>
    </w:p>
    <w:p w14:paraId="60574DBE" w14:textId="77777777" w:rsidR="00C0475E" w:rsidRPr="0061436E" w:rsidRDefault="00C0475E" w:rsidP="00C0475E">
      <w:pPr>
        <w:rPr>
          <w:sz w:val="20"/>
          <w:szCs w:val="20"/>
        </w:rPr>
      </w:pPr>
    </w:p>
    <w:p w14:paraId="104E4D5D" w14:textId="77777777" w:rsidR="00C0475E" w:rsidRPr="00B556B1" w:rsidRDefault="00C0475E" w:rsidP="00C0475E">
      <w:pPr>
        <w:rPr>
          <w:b/>
          <w:sz w:val="20"/>
          <w:szCs w:val="20"/>
          <w:u w:val="single"/>
        </w:rPr>
      </w:pPr>
      <w:r w:rsidRPr="00B556B1">
        <w:rPr>
          <w:b/>
          <w:sz w:val="20"/>
          <w:szCs w:val="20"/>
          <w:u w:val="single"/>
        </w:rPr>
        <w:t>Expansion / Contraction</w:t>
      </w:r>
    </w:p>
    <w:p w14:paraId="26FAAC5F" w14:textId="77777777" w:rsidR="00C0475E" w:rsidRDefault="00C0475E" w:rsidP="00C0475E">
      <w:pPr>
        <w:rPr>
          <w:sz w:val="20"/>
          <w:szCs w:val="20"/>
        </w:rPr>
      </w:pPr>
    </w:p>
    <w:p w14:paraId="79B38C34" w14:textId="77777777" w:rsidR="00C0475E" w:rsidRPr="0061436E" w:rsidRDefault="00C0475E" w:rsidP="00C0475E">
      <w:pPr>
        <w:rPr>
          <w:sz w:val="20"/>
          <w:szCs w:val="20"/>
        </w:rPr>
      </w:pPr>
      <w:r w:rsidRPr="0061436E">
        <w:rPr>
          <w:sz w:val="20"/>
          <w:szCs w:val="20"/>
        </w:rPr>
        <w:t xml:space="preserve">Units may </w:t>
      </w:r>
      <w:r w:rsidRPr="0061436E">
        <w:rPr>
          <w:b/>
          <w:sz w:val="20"/>
          <w:szCs w:val="20"/>
        </w:rPr>
        <w:t>expand and contract.</w:t>
      </w:r>
      <w:r w:rsidRPr="0061436E">
        <w:rPr>
          <w:sz w:val="20"/>
          <w:szCs w:val="20"/>
        </w:rPr>
        <w:t xml:space="preserve">  In general the aim of these rules is to be fairly relaxed about precise placement and to think in terms of formations, so reasonable expansions and contractions do not require special treatment</w:t>
      </w:r>
      <w:r>
        <w:rPr>
          <w:sz w:val="20"/>
          <w:szCs w:val="20"/>
        </w:rPr>
        <w:t xml:space="preserve">.  </w:t>
      </w:r>
    </w:p>
    <w:p w14:paraId="7816A2F8" w14:textId="77777777" w:rsidR="00C0475E" w:rsidRPr="0061436E" w:rsidRDefault="00C0475E" w:rsidP="00C0475E">
      <w:pPr>
        <w:rPr>
          <w:b/>
          <w:sz w:val="20"/>
          <w:szCs w:val="20"/>
          <w:u w:val="single"/>
        </w:rPr>
      </w:pPr>
    </w:p>
    <w:p w14:paraId="1776FC82" w14:textId="77777777" w:rsidR="00C0475E" w:rsidRPr="00EF51BC" w:rsidRDefault="00C0475E" w:rsidP="00C0475E">
      <w:pPr>
        <w:pStyle w:val="ListParagraph"/>
        <w:numPr>
          <w:ilvl w:val="1"/>
          <w:numId w:val="3"/>
        </w:numPr>
        <w:rPr>
          <w:b/>
          <w:u w:val="single"/>
        </w:rPr>
      </w:pPr>
      <w:bookmarkStart w:id="82" w:name="_Ref4879904"/>
      <w:r w:rsidRPr="00EF51BC">
        <w:rPr>
          <w:b/>
          <w:u w:val="single"/>
        </w:rPr>
        <w:t>MOVEMENT IN ZONES</w:t>
      </w:r>
      <w:bookmarkEnd w:id="82"/>
    </w:p>
    <w:p w14:paraId="4AC1B6CE" w14:textId="77777777" w:rsidR="00C0475E" w:rsidRPr="0061436E" w:rsidRDefault="00C0475E" w:rsidP="00C0475E">
      <w:pPr>
        <w:rPr>
          <w:b/>
          <w:sz w:val="20"/>
          <w:szCs w:val="20"/>
          <w:u w:val="single"/>
        </w:rPr>
      </w:pPr>
    </w:p>
    <w:p w14:paraId="048EE3CB" w14:textId="77777777" w:rsidR="00C0475E" w:rsidRPr="00434C2C" w:rsidRDefault="00C0475E" w:rsidP="00C0475E">
      <w:pPr>
        <w:pStyle w:val="ListParagraph"/>
        <w:ind w:left="340"/>
        <w:rPr>
          <w:b/>
          <w:sz w:val="20"/>
          <w:szCs w:val="20"/>
          <w:u w:val="single"/>
        </w:rPr>
      </w:pPr>
    </w:p>
    <w:p w14:paraId="78C585E2" w14:textId="77777777" w:rsidR="00C0475E" w:rsidRDefault="00C0475E" w:rsidP="00C0475E">
      <w:pPr>
        <w:rPr>
          <w:sz w:val="20"/>
          <w:szCs w:val="20"/>
        </w:rPr>
      </w:pPr>
      <w:r w:rsidRPr="0061436E">
        <w:rPr>
          <w:sz w:val="20"/>
          <w:szCs w:val="20"/>
        </w:rPr>
        <w:t>Units must stop when they enter an MZ</w:t>
      </w:r>
      <w:r>
        <w:rPr>
          <w:sz w:val="20"/>
          <w:szCs w:val="20"/>
        </w:rPr>
        <w:t xml:space="preserve"> / FMZ</w:t>
      </w:r>
      <w:r w:rsidRPr="0061436E">
        <w:rPr>
          <w:sz w:val="20"/>
          <w:szCs w:val="20"/>
        </w:rPr>
        <w:t xml:space="preserve">.  </w:t>
      </w:r>
      <w:r>
        <w:rPr>
          <w:sz w:val="20"/>
          <w:szCs w:val="20"/>
        </w:rPr>
        <w:t xml:space="preserve">They may not move closer to </w:t>
      </w:r>
      <w:r w:rsidRPr="0061436E">
        <w:rPr>
          <w:sz w:val="20"/>
          <w:szCs w:val="20"/>
        </w:rPr>
        <w:t xml:space="preserve">the </w:t>
      </w:r>
      <w:r>
        <w:rPr>
          <w:sz w:val="20"/>
          <w:szCs w:val="20"/>
        </w:rPr>
        <w:t>unit</w:t>
      </w:r>
      <w:r w:rsidRPr="0061436E">
        <w:rPr>
          <w:sz w:val="20"/>
          <w:szCs w:val="20"/>
        </w:rPr>
        <w:t xml:space="preserve"> </w:t>
      </w:r>
      <w:r>
        <w:rPr>
          <w:sz w:val="20"/>
          <w:szCs w:val="20"/>
        </w:rPr>
        <w:t xml:space="preserve">exerting the MZ / FMZ unless </w:t>
      </w:r>
      <w:r w:rsidRPr="0061436E">
        <w:rPr>
          <w:sz w:val="20"/>
          <w:szCs w:val="20"/>
        </w:rPr>
        <w:t>they receive a Contact Command</w:t>
      </w:r>
      <w:r>
        <w:rPr>
          <w:sz w:val="20"/>
          <w:szCs w:val="20"/>
        </w:rPr>
        <w:t xml:space="preserve"> where if successful they move to melee contact </w:t>
      </w:r>
      <w:r w:rsidRPr="0061436E">
        <w:rPr>
          <w:sz w:val="20"/>
          <w:szCs w:val="20"/>
        </w:rPr>
        <w:t>.  They</w:t>
      </w:r>
      <w:r>
        <w:rPr>
          <w:sz w:val="20"/>
          <w:szCs w:val="20"/>
        </w:rPr>
        <w:t xml:space="preserve"> may</w:t>
      </w:r>
      <w:r w:rsidRPr="0061436E">
        <w:rPr>
          <w:sz w:val="20"/>
          <w:szCs w:val="20"/>
        </w:rPr>
        <w:t xml:space="preserve"> move out of the Zone </w:t>
      </w:r>
      <w:r>
        <w:rPr>
          <w:sz w:val="20"/>
          <w:szCs w:val="20"/>
        </w:rPr>
        <w:t xml:space="preserve">with any necessary QCs or along it parallel to the enemy unit.  </w:t>
      </w:r>
    </w:p>
    <w:p w14:paraId="4EFC0897" w14:textId="39F7684D" w:rsidR="00066C8D" w:rsidRPr="0061436E" w:rsidRDefault="00066C8D" w:rsidP="00C0475E">
      <w:pPr>
        <w:rPr>
          <w:sz w:val="20"/>
          <w:szCs w:val="20"/>
        </w:rPr>
      </w:pPr>
      <w:r>
        <w:rPr>
          <w:sz w:val="20"/>
          <w:szCs w:val="20"/>
        </w:rPr>
        <w:t>If a unit is in an FMZ note that it can spin with a QC to face away from the enemy unit and move away without a further QC, and can then spin back.</w:t>
      </w:r>
    </w:p>
    <w:p w14:paraId="4CAE3692" w14:textId="77777777" w:rsidR="00C0475E" w:rsidRDefault="00C0475E" w:rsidP="00C0475E">
      <w:pPr>
        <w:rPr>
          <w:b/>
          <w:sz w:val="20"/>
          <w:szCs w:val="20"/>
          <w:u w:val="single"/>
        </w:rPr>
      </w:pPr>
    </w:p>
    <w:p w14:paraId="52706876" w14:textId="24BACA8C" w:rsidR="00C0475E" w:rsidRPr="0061436E" w:rsidRDefault="00C0475E" w:rsidP="00C0475E">
      <w:pPr>
        <w:rPr>
          <w:sz w:val="20"/>
          <w:szCs w:val="20"/>
        </w:rPr>
      </w:pPr>
      <w:r w:rsidRPr="0061436E">
        <w:rPr>
          <w:sz w:val="20"/>
          <w:szCs w:val="20"/>
        </w:rPr>
        <w:t xml:space="preserve">Checks required are summarised in the </w:t>
      </w:r>
      <w:r w:rsidRPr="0061436E">
        <w:rPr>
          <w:b/>
          <w:sz w:val="20"/>
          <w:szCs w:val="20"/>
        </w:rPr>
        <w:t>Hostile Zone Effects Table</w:t>
      </w:r>
      <w:r w:rsidRPr="0061436E">
        <w:rPr>
          <w:sz w:val="20"/>
          <w:szCs w:val="20"/>
        </w:rPr>
        <w:t>.</w:t>
      </w:r>
      <w:r w:rsidR="00066C8D">
        <w:rPr>
          <w:sz w:val="20"/>
          <w:szCs w:val="20"/>
        </w:rPr>
        <w:t xml:space="preserve">  “Flank” in the table includes “Rear”</w:t>
      </w:r>
    </w:p>
    <w:p w14:paraId="3D646683" w14:textId="77777777" w:rsidR="00C0475E" w:rsidRPr="0061436E" w:rsidRDefault="00C0475E" w:rsidP="00C0475E">
      <w:pPr>
        <w:rPr>
          <w:sz w:val="20"/>
          <w:szCs w:val="20"/>
        </w:rPr>
      </w:pPr>
    </w:p>
    <w:p w14:paraId="4FBD7BCB" w14:textId="77777777" w:rsidR="00C0475E" w:rsidRPr="00C878D7" w:rsidRDefault="00C0475E" w:rsidP="00C0475E">
      <w:pPr>
        <w:pStyle w:val="ListParagraph"/>
        <w:numPr>
          <w:ilvl w:val="1"/>
          <w:numId w:val="3"/>
        </w:numPr>
        <w:rPr>
          <w:b/>
          <w:szCs w:val="20"/>
          <w:u w:val="single"/>
        </w:rPr>
      </w:pPr>
      <w:bookmarkStart w:id="83" w:name="_Ref4974827"/>
      <w:r w:rsidRPr="00C878D7">
        <w:rPr>
          <w:b/>
          <w:szCs w:val="20"/>
          <w:u w:val="single"/>
        </w:rPr>
        <w:t>MOVEMENT AND PLACEMENT IN TERRAIN</w:t>
      </w:r>
      <w:bookmarkEnd w:id="83"/>
    </w:p>
    <w:p w14:paraId="3342EA2C" w14:textId="77777777" w:rsidR="00C0475E" w:rsidRPr="0061436E" w:rsidRDefault="00C0475E" w:rsidP="00C0475E">
      <w:pPr>
        <w:rPr>
          <w:b/>
          <w:sz w:val="20"/>
          <w:szCs w:val="20"/>
          <w:u w:val="single"/>
        </w:rPr>
      </w:pPr>
    </w:p>
    <w:p w14:paraId="291E6224" w14:textId="376F917B" w:rsidR="00C0475E" w:rsidRPr="0061436E" w:rsidRDefault="00C0475E" w:rsidP="00C0475E">
      <w:pPr>
        <w:rPr>
          <w:sz w:val="20"/>
          <w:szCs w:val="20"/>
        </w:rPr>
      </w:pPr>
      <w:r w:rsidRPr="0061436E">
        <w:rPr>
          <w:sz w:val="20"/>
          <w:szCs w:val="20"/>
        </w:rPr>
        <w:t xml:space="preserve">For all  movement purposes a unit is considered to be in the terrain of the leading edge of the unit.  Players should ensure the leading edge is unambiguously positioned.  See also </w:t>
      </w:r>
      <w:r w:rsidRPr="0061436E">
        <w:rPr>
          <w:sz w:val="20"/>
          <w:szCs w:val="20"/>
        </w:rPr>
        <w:fldChar w:fldCharType="begin"/>
      </w:r>
      <w:r w:rsidRPr="0061436E">
        <w:rPr>
          <w:sz w:val="20"/>
          <w:szCs w:val="20"/>
        </w:rPr>
        <w:instrText xml:space="preserve"> REF _Ref401489481 \r \h </w:instrText>
      </w:r>
      <w:r>
        <w:rPr>
          <w:sz w:val="20"/>
          <w:szCs w:val="20"/>
        </w:rPr>
        <w:instrText xml:space="preserve"> \* MERGEFORMAT </w:instrText>
      </w:r>
      <w:r w:rsidRPr="0061436E">
        <w:rPr>
          <w:sz w:val="20"/>
          <w:szCs w:val="20"/>
        </w:rPr>
      </w:r>
      <w:r w:rsidRPr="0061436E">
        <w:rPr>
          <w:sz w:val="20"/>
          <w:szCs w:val="20"/>
        </w:rPr>
        <w:fldChar w:fldCharType="separate"/>
      </w:r>
      <w:r w:rsidR="00996996">
        <w:rPr>
          <w:sz w:val="20"/>
          <w:szCs w:val="20"/>
        </w:rPr>
        <w:t>L3</w:t>
      </w:r>
      <w:r w:rsidRPr="0061436E">
        <w:rPr>
          <w:sz w:val="20"/>
          <w:szCs w:val="20"/>
        </w:rPr>
        <w:fldChar w:fldCharType="end"/>
      </w:r>
      <w:r w:rsidR="008439C3">
        <w:rPr>
          <w:sz w:val="20"/>
          <w:szCs w:val="20"/>
        </w:rPr>
        <w:t>.</w:t>
      </w:r>
    </w:p>
    <w:p w14:paraId="0DA7D5D9" w14:textId="77777777" w:rsidR="00C0475E" w:rsidRPr="0061436E" w:rsidRDefault="00C0475E" w:rsidP="00C0475E">
      <w:pPr>
        <w:rPr>
          <w:sz w:val="20"/>
          <w:szCs w:val="20"/>
        </w:rPr>
      </w:pPr>
    </w:p>
    <w:p w14:paraId="7AC3A658" w14:textId="77777777" w:rsidR="00C0475E" w:rsidRPr="0061436E" w:rsidRDefault="00C0475E" w:rsidP="00C0475E">
      <w:pPr>
        <w:rPr>
          <w:sz w:val="20"/>
          <w:szCs w:val="20"/>
        </w:rPr>
      </w:pPr>
      <w:r w:rsidRPr="0061436E">
        <w:rPr>
          <w:sz w:val="20"/>
          <w:szCs w:val="20"/>
        </w:rPr>
        <w:t>As units move into and through terrain it affects them in various ways.</w:t>
      </w:r>
    </w:p>
    <w:p w14:paraId="3ED166DE" w14:textId="77777777" w:rsidR="00C0475E" w:rsidRPr="0061436E" w:rsidRDefault="00C0475E" w:rsidP="00C0475E">
      <w:pPr>
        <w:rPr>
          <w:sz w:val="20"/>
          <w:szCs w:val="20"/>
        </w:rPr>
      </w:pPr>
    </w:p>
    <w:p w14:paraId="026437E1" w14:textId="77777777" w:rsidR="00C0475E" w:rsidRPr="00EF51BC" w:rsidRDefault="00C0475E" w:rsidP="00C0475E">
      <w:pPr>
        <w:pStyle w:val="ListParagraph"/>
        <w:numPr>
          <w:ilvl w:val="2"/>
          <w:numId w:val="3"/>
        </w:numPr>
        <w:rPr>
          <w:b/>
          <w:szCs w:val="20"/>
          <w:u w:val="single"/>
        </w:rPr>
      </w:pPr>
      <w:r w:rsidRPr="00EF51BC">
        <w:rPr>
          <w:b/>
          <w:szCs w:val="20"/>
          <w:u w:val="single"/>
        </w:rPr>
        <w:t>Speed</w:t>
      </w:r>
    </w:p>
    <w:p w14:paraId="59C0756C" w14:textId="77777777" w:rsidR="00C0475E" w:rsidRPr="0061436E" w:rsidRDefault="00C0475E" w:rsidP="00C0475E">
      <w:pPr>
        <w:rPr>
          <w:b/>
          <w:sz w:val="20"/>
          <w:szCs w:val="20"/>
          <w:u w:val="single"/>
        </w:rPr>
      </w:pPr>
    </w:p>
    <w:p w14:paraId="4765A367" w14:textId="350E063D" w:rsidR="00C0475E" w:rsidRPr="0061436E" w:rsidRDefault="00C0475E" w:rsidP="00C0475E">
      <w:pPr>
        <w:rPr>
          <w:sz w:val="20"/>
          <w:szCs w:val="20"/>
        </w:rPr>
      </w:pPr>
      <w:r w:rsidRPr="0061436E">
        <w:rPr>
          <w:sz w:val="20"/>
          <w:szCs w:val="20"/>
        </w:rPr>
        <w:t xml:space="preserve">If any part of a unit’s move is through </w:t>
      </w:r>
      <w:r w:rsidRPr="0061436E">
        <w:rPr>
          <w:b/>
          <w:sz w:val="20"/>
          <w:szCs w:val="20"/>
        </w:rPr>
        <w:t>Area Terrain</w:t>
      </w:r>
      <w:r w:rsidRPr="0061436E">
        <w:rPr>
          <w:sz w:val="20"/>
          <w:szCs w:val="20"/>
        </w:rPr>
        <w:t xml:space="preserve"> then its movement allowance for the turn is reduced to that of the worst terrain passed through.  If the </w:t>
      </w:r>
      <w:r w:rsidRPr="0061436E">
        <w:rPr>
          <w:b/>
          <w:sz w:val="20"/>
          <w:szCs w:val="20"/>
        </w:rPr>
        <w:t>leading edge</w:t>
      </w:r>
      <w:r w:rsidRPr="0061436E">
        <w:rPr>
          <w:sz w:val="20"/>
          <w:szCs w:val="20"/>
        </w:rPr>
        <w:t xml:space="preserve"> of the unit passes over  </w:t>
      </w:r>
      <w:r w:rsidRPr="0061436E">
        <w:rPr>
          <w:b/>
          <w:sz w:val="20"/>
          <w:szCs w:val="20"/>
        </w:rPr>
        <w:t>Linear Terrain</w:t>
      </w:r>
      <w:r w:rsidRPr="0061436E">
        <w:rPr>
          <w:sz w:val="20"/>
          <w:szCs w:val="20"/>
        </w:rPr>
        <w:t xml:space="preserve"> </w:t>
      </w:r>
      <w:r w:rsidR="00D71EBA">
        <w:rPr>
          <w:sz w:val="20"/>
          <w:szCs w:val="20"/>
        </w:rPr>
        <w:t xml:space="preserve">or the start of a hill </w:t>
      </w:r>
      <w:r w:rsidRPr="0061436E">
        <w:rPr>
          <w:sz w:val="20"/>
          <w:szCs w:val="20"/>
        </w:rPr>
        <w:t>then it costs the unit the proportion of its move shown on the Movement Table.</w:t>
      </w:r>
      <w:r w:rsidR="00D71EBA">
        <w:rPr>
          <w:sz w:val="20"/>
          <w:szCs w:val="20"/>
        </w:rPr>
        <w:t xml:space="preserve">  Once the unit has reduced its movement allowance then it does not have to do it again for that terrain. [</w:t>
      </w:r>
      <w:r w:rsidR="00D71EBA" w:rsidRPr="00D71EBA">
        <w:rPr>
          <w:sz w:val="20"/>
          <w:szCs w:val="20"/>
          <w:highlight w:val="yellow"/>
        </w:rPr>
        <w:t>Do in more detail when one can be bothered</w:t>
      </w:r>
      <w:r w:rsidR="00D71EBA">
        <w:rPr>
          <w:sz w:val="20"/>
          <w:szCs w:val="20"/>
        </w:rPr>
        <w:t xml:space="preserve">] </w:t>
      </w:r>
      <w:r w:rsidRPr="0061436E">
        <w:rPr>
          <w:sz w:val="20"/>
          <w:szCs w:val="20"/>
        </w:rPr>
        <w:t>.  When moving on a road if the whole move is on road and the unit is in road column (which would also include Anklets lined out down the road) the unit may use road movement rates.</w:t>
      </w:r>
    </w:p>
    <w:p w14:paraId="213A77DE" w14:textId="77777777" w:rsidR="00C0475E" w:rsidRPr="0061436E" w:rsidRDefault="00C0475E" w:rsidP="00C0475E">
      <w:pPr>
        <w:rPr>
          <w:b/>
          <w:sz w:val="20"/>
          <w:szCs w:val="20"/>
          <w:u w:val="single"/>
        </w:rPr>
      </w:pPr>
    </w:p>
    <w:p w14:paraId="5B154422" w14:textId="77777777" w:rsidR="00C0475E" w:rsidRPr="00EF51BC" w:rsidRDefault="00C0475E" w:rsidP="00C0475E">
      <w:pPr>
        <w:pStyle w:val="ListParagraph"/>
        <w:numPr>
          <w:ilvl w:val="2"/>
          <w:numId w:val="3"/>
        </w:numPr>
        <w:rPr>
          <w:b/>
          <w:szCs w:val="20"/>
          <w:u w:val="single"/>
        </w:rPr>
      </w:pPr>
      <w:r w:rsidRPr="00EF51BC">
        <w:rPr>
          <w:b/>
          <w:szCs w:val="20"/>
          <w:u w:val="single"/>
        </w:rPr>
        <w:t>Cohesion</w:t>
      </w:r>
    </w:p>
    <w:p w14:paraId="59E3A6F0" w14:textId="77777777" w:rsidR="00C0475E" w:rsidRPr="0061436E" w:rsidRDefault="00C0475E" w:rsidP="00C0475E">
      <w:pPr>
        <w:rPr>
          <w:b/>
          <w:sz w:val="20"/>
          <w:szCs w:val="20"/>
          <w:u w:val="single"/>
        </w:rPr>
      </w:pPr>
    </w:p>
    <w:p w14:paraId="0D88362F" w14:textId="77777777" w:rsidR="00C0475E" w:rsidRPr="0061436E" w:rsidRDefault="00C0475E" w:rsidP="00C0475E">
      <w:pPr>
        <w:rPr>
          <w:sz w:val="20"/>
          <w:szCs w:val="20"/>
        </w:rPr>
      </w:pPr>
      <w:r w:rsidRPr="0061436E">
        <w:rPr>
          <w:sz w:val="20"/>
          <w:szCs w:val="20"/>
        </w:rPr>
        <w:t>If a unit moves in most terrain other than Clear it may need a QC or take a CH automatically.  This is a Terrain CH.  Cohesion recovery is possible in some cases.  This only applies when the leading edge of the unit is passing through the disordering terrain.</w:t>
      </w:r>
    </w:p>
    <w:p w14:paraId="3D935941" w14:textId="77777777" w:rsidR="00C0475E" w:rsidRPr="0061436E" w:rsidRDefault="00C0475E" w:rsidP="00C0475E">
      <w:pPr>
        <w:rPr>
          <w:b/>
          <w:sz w:val="20"/>
          <w:szCs w:val="20"/>
          <w:u w:val="single"/>
        </w:rPr>
      </w:pPr>
    </w:p>
    <w:p w14:paraId="58D3E495" w14:textId="77777777" w:rsidR="00C0475E" w:rsidRPr="00EF51BC" w:rsidRDefault="00C0475E" w:rsidP="00C0475E">
      <w:pPr>
        <w:pStyle w:val="ListParagraph"/>
        <w:numPr>
          <w:ilvl w:val="2"/>
          <w:numId w:val="3"/>
        </w:numPr>
        <w:rPr>
          <w:b/>
          <w:szCs w:val="20"/>
          <w:u w:val="single"/>
        </w:rPr>
      </w:pPr>
      <w:r w:rsidRPr="00EF51BC">
        <w:rPr>
          <w:b/>
          <w:szCs w:val="20"/>
          <w:u w:val="single"/>
        </w:rPr>
        <w:t>Formation</w:t>
      </w:r>
    </w:p>
    <w:p w14:paraId="53F51D64" w14:textId="77777777" w:rsidR="00C0475E" w:rsidRPr="0061436E" w:rsidRDefault="00C0475E" w:rsidP="00C0475E">
      <w:pPr>
        <w:rPr>
          <w:b/>
          <w:sz w:val="20"/>
          <w:szCs w:val="20"/>
          <w:u w:val="single"/>
        </w:rPr>
      </w:pPr>
    </w:p>
    <w:p w14:paraId="7D75696E" w14:textId="77777777" w:rsidR="00C0475E" w:rsidRPr="0061436E" w:rsidRDefault="00C0475E" w:rsidP="00C0475E">
      <w:pPr>
        <w:rPr>
          <w:sz w:val="20"/>
          <w:szCs w:val="20"/>
        </w:rPr>
      </w:pPr>
      <w:r w:rsidRPr="0061436E">
        <w:rPr>
          <w:sz w:val="20"/>
          <w:szCs w:val="20"/>
        </w:rPr>
        <w:t>Formation and density both restrict the terrain a unit can enter.  See the Formation and Terrain charts for details.</w:t>
      </w:r>
    </w:p>
    <w:p w14:paraId="1C5A9494" w14:textId="77777777" w:rsidR="00C0475E" w:rsidRPr="0061436E" w:rsidRDefault="00C0475E" w:rsidP="00C0475E">
      <w:pPr>
        <w:rPr>
          <w:b/>
          <w:sz w:val="20"/>
          <w:szCs w:val="20"/>
          <w:u w:val="single"/>
        </w:rPr>
      </w:pPr>
    </w:p>
    <w:p w14:paraId="5A02AFBB" w14:textId="77777777" w:rsidR="00C0475E" w:rsidRDefault="00C0475E" w:rsidP="00C0475E">
      <w:pPr>
        <w:pStyle w:val="ListParagraph"/>
        <w:numPr>
          <w:ilvl w:val="2"/>
          <w:numId w:val="3"/>
        </w:numPr>
        <w:rPr>
          <w:b/>
          <w:szCs w:val="20"/>
          <w:u w:val="single"/>
        </w:rPr>
      </w:pPr>
      <w:bookmarkStart w:id="84" w:name="_Ref484885012"/>
      <w:r w:rsidRPr="00EF51BC">
        <w:rPr>
          <w:b/>
          <w:szCs w:val="20"/>
          <w:u w:val="single"/>
        </w:rPr>
        <w:t>Special Terrain</w:t>
      </w:r>
      <w:bookmarkEnd w:id="84"/>
    </w:p>
    <w:p w14:paraId="341C7B17" w14:textId="77777777" w:rsidR="00C0475E" w:rsidRPr="00A643B6" w:rsidRDefault="00C0475E" w:rsidP="00C0475E">
      <w:pPr>
        <w:rPr>
          <w:b/>
          <w:szCs w:val="20"/>
          <w:u w:val="single"/>
        </w:rPr>
      </w:pPr>
    </w:p>
    <w:p w14:paraId="43AAF93F" w14:textId="77777777" w:rsidR="00C0475E" w:rsidRPr="00A643B6" w:rsidRDefault="00C0475E" w:rsidP="00C0475E">
      <w:pPr>
        <w:pStyle w:val="ListParagraph"/>
        <w:numPr>
          <w:ilvl w:val="0"/>
          <w:numId w:val="25"/>
        </w:numPr>
        <w:rPr>
          <w:sz w:val="20"/>
          <w:szCs w:val="20"/>
        </w:rPr>
      </w:pPr>
      <w:bookmarkStart w:id="85" w:name="_Ref484884965"/>
      <w:r w:rsidRPr="00A643B6">
        <w:rPr>
          <w:b/>
          <w:szCs w:val="20"/>
          <w:u w:val="single"/>
        </w:rPr>
        <w:t>Built Up Terrain</w:t>
      </w:r>
      <w:bookmarkEnd w:id="85"/>
    </w:p>
    <w:p w14:paraId="1128C234" w14:textId="77777777" w:rsidR="00C0475E" w:rsidRPr="00A643B6" w:rsidRDefault="00C0475E" w:rsidP="00C0475E">
      <w:pPr>
        <w:ind w:left="360"/>
        <w:rPr>
          <w:sz w:val="20"/>
          <w:szCs w:val="20"/>
        </w:rPr>
      </w:pPr>
    </w:p>
    <w:p w14:paraId="63AEEFF9" w14:textId="77777777" w:rsidR="00C0475E" w:rsidRPr="0061436E" w:rsidRDefault="00C0475E" w:rsidP="00C0475E">
      <w:pPr>
        <w:pStyle w:val="ListParagraph"/>
        <w:ind w:left="397"/>
        <w:rPr>
          <w:color w:val="FF0000"/>
          <w:sz w:val="20"/>
          <w:szCs w:val="20"/>
        </w:rPr>
      </w:pPr>
      <w:r w:rsidRPr="0061436E">
        <w:rPr>
          <w:sz w:val="20"/>
          <w:szCs w:val="20"/>
        </w:rPr>
        <w:t xml:space="preserve">Units enter </w:t>
      </w:r>
      <w:r w:rsidRPr="0061436E">
        <w:rPr>
          <w:b/>
          <w:sz w:val="20"/>
          <w:szCs w:val="20"/>
        </w:rPr>
        <w:t>built up</w:t>
      </w:r>
      <w:r w:rsidRPr="0061436E">
        <w:rPr>
          <w:sz w:val="20"/>
          <w:szCs w:val="20"/>
        </w:rPr>
        <w:t xml:space="preserve"> terrain (villages etc) by moving to the edge of the terrain one turn then entering the next;  they will automatically enter FoP (Formation 23) without a QC irrespective of the presence of CZ / MZ / FMZ (although they may need a Contact Command and QC.   When exiting they move to the edge of the terrain then exit, adopting any desired formation, but taking a Terrain CH</w:t>
      </w:r>
      <w:r w:rsidRPr="0061436E">
        <w:rPr>
          <w:color w:val="FF0000"/>
          <w:sz w:val="20"/>
          <w:szCs w:val="20"/>
        </w:rPr>
        <w:t>.</w:t>
      </w:r>
    </w:p>
    <w:p w14:paraId="49390E4E" w14:textId="77777777" w:rsidR="00C0475E" w:rsidRPr="0061436E" w:rsidRDefault="00C0475E" w:rsidP="00C0475E">
      <w:pPr>
        <w:pStyle w:val="ListParagraph"/>
        <w:ind w:left="567"/>
        <w:rPr>
          <w:color w:val="FF0000"/>
          <w:sz w:val="20"/>
          <w:szCs w:val="20"/>
        </w:rPr>
      </w:pPr>
    </w:p>
    <w:p w14:paraId="2CE6A0ED" w14:textId="77777777" w:rsidR="00C0475E" w:rsidRPr="0061436E" w:rsidRDefault="00C0475E" w:rsidP="00C0475E">
      <w:pPr>
        <w:pStyle w:val="ListParagraph"/>
        <w:ind w:left="397"/>
        <w:rPr>
          <w:sz w:val="20"/>
          <w:szCs w:val="20"/>
        </w:rPr>
      </w:pPr>
      <w:r w:rsidRPr="0061436E">
        <w:rPr>
          <w:sz w:val="20"/>
          <w:szCs w:val="20"/>
        </w:rPr>
        <w:t xml:space="preserve">In some cases this will involve changing out of FoP in a Zone.  When leaving FoP to  exit built up and exit is into a Zone the unit checks the Hostile Zone Effect chart prior to exit in the normal way.  Failure means the unit remains in FoP and does not exit the village, as well as any other normal penalties.  Note that this means that in some cases units cannot exit the Built Up area (shades of Blenheim). </w:t>
      </w:r>
    </w:p>
    <w:p w14:paraId="26B86EBA" w14:textId="77777777" w:rsidR="00C0475E" w:rsidRPr="0061436E" w:rsidRDefault="00C0475E" w:rsidP="00C0475E">
      <w:pPr>
        <w:pStyle w:val="ListParagraph"/>
        <w:ind w:left="397"/>
        <w:rPr>
          <w:sz w:val="20"/>
          <w:szCs w:val="20"/>
        </w:rPr>
      </w:pPr>
    </w:p>
    <w:p w14:paraId="0C7CAC1E" w14:textId="77777777" w:rsidR="00C0475E" w:rsidRPr="0061436E" w:rsidRDefault="00C0475E" w:rsidP="00C0475E">
      <w:pPr>
        <w:pStyle w:val="ListParagraph"/>
        <w:ind w:left="397"/>
        <w:rPr>
          <w:sz w:val="20"/>
          <w:szCs w:val="20"/>
        </w:rPr>
      </w:pPr>
      <w:r w:rsidRPr="0061436E">
        <w:rPr>
          <w:sz w:val="20"/>
          <w:szCs w:val="20"/>
        </w:rPr>
        <w:t xml:space="preserve">A unit may pass a </w:t>
      </w:r>
      <w:r w:rsidRPr="0061436E">
        <w:rPr>
          <w:b/>
          <w:sz w:val="20"/>
          <w:szCs w:val="20"/>
        </w:rPr>
        <w:t>building</w:t>
      </w:r>
      <w:r w:rsidRPr="0061436E">
        <w:rPr>
          <w:sz w:val="20"/>
          <w:szCs w:val="20"/>
        </w:rPr>
        <w:t xml:space="preserve"> in normal formation, in which case no men go inside the building, or it may enter </w:t>
      </w:r>
      <w:r>
        <w:rPr>
          <w:sz w:val="20"/>
          <w:szCs w:val="20"/>
        </w:rPr>
        <w:t xml:space="preserve">the building in </w:t>
      </w:r>
      <w:r w:rsidRPr="0061436E">
        <w:rPr>
          <w:sz w:val="20"/>
          <w:szCs w:val="20"/>
        </w:rPr>
        <w:t xml:space="preserve"> FoP.  </w:t>
      </w:r>
    </w:p>
    <w:p w14:paraId="25E3A682" w14:textId="77777777" w:rsidR="00C0475E" w:rsidRPr="00EF51BC" w:rsidRDefault="00C0475E" w:rsidP="00C0475E">
      <w:pPr>
        <w:pStyle w:val="ListParagraph"/>
        <w:ind w:left="0"/>
        <w:rPr>
          <w:szCs w:val="20"/>
        </w:rPr>
      </w:pPr>
    </w:p>
    <w:p w14:paraId="29779821" w14:textId="77777777" w:rsidR="00C0475E" w:rsidRPr="00EF51BC" w:rsidRDefault="00C0475E" w:rsidP="00C0475E">
      <w:pPr>
        <w:pStyle w:val="ListParagraph"/>
        <w:numPr>
          <w:ilvl w:val="0"/>
          <w:numId w:val="25"/>
        </w:numPr>
        <w:rPr>
          <w:b/>
          <w:szCs w:val="20"/>
          <w:u w:val="single"/>
        </w:rPr>
      </w:pPr>
      <w:r w:rsidRPr="00EF51BC">
        <w:rPr>
          <w:b/>
          <w:szCs w:val="20"/>
          <w:u w:val="single"/>
        </w:rPr>
        <w:t>Field Fortification II</w:t>
      </w:r>
    </w:p>
    <w:p w14:paraId="6C13E7BA" w14:textId="77777777" w:rsidR="00C0475E" w:rsidRPr="0061436E" w:rsidRDefault="00C0475E" w:rsidP="00C0475E">
      <w:pPr>
        <w:pStyle w:val="ListParagraph"/>
        <w:ind w:left="454"/>
        <w:rPr>
          <w:sz w:val="20"/>
          <w:szCs w:val="20"/>
        </w:rPr>
      </w:pPr>
    </w:p>
    <w:p w14:paraId="52ADBE2F" w14:textId="2BF99CB1" w:rsidR="00C0475E" w:rsidRDefault="00C0475E" w:rsidP="00C0475E">
      <w:pPr>
        <w:pStyle w:val="ListParagraph"/>
        <w:ind w:left="454"/>
        <w:rPr>
          <w:sz w:val="20"/>
          <w:szCs w:val="20"/>
        </w:rPr>
      </w:pPr>
      <w:r w:rsidRPr="0061436E">
        <w:rPr>
          <w:sz w:val="20"/>
          <w:szCs w:val="20"/>
        </w:rPr>
        <w:t xml:space="preserve">Units moving to </w:t>
      </w:r>
      <w:r w:rsidRPr="0061436E">
        <w:rPr>
          <w:b/>
          <w:sz w:val="20"/>
          <w:szCs w:val="20"/>
        </w:rPr>
        <w:t>garrison FFII</w:t>
      </w:r>
      <w:r>
        <w:rPr>
          <w:sz w:val="20"/>
          <w:szCs w:val="20"/>
        </w:rPr>
        <w:t xml:space="preserve"> may if they wish</w:t>
      </w:r>
      <w:r w:rsidRPr="0061436E">
        <w:rPr>
          <w:sz w:val="20"/>
          <w:szCs w:val="20"/>
        </w:rPr>
        <w:t xml:space="preserve"> a</w:t>
      </w:r>
      <w:r>
        <w:rPr>
          <w:sz w:val="20"/>
          <w:szCs w:val="20"/>
        </w:rPr>
        <w:t>utomatically enter FoP, or can stay in or can stay in any formation appropriate to the shape of the FF (</w:t>
      </w:r>
      <w:r>
        <w:rPr>
          <w:sz w:val="20"/>
          <w:szCs w:val="20"/>
        </w:rPr>
        <w:fldChar w:fldCharType="begin"/>
      </w:r>
      <w:r>
        <w:rPr>
          <w:sz w:val="20"/>
          <w:szCs w:val="20"/>
        </w:rPr>
        <w:instrText xml:space="preserve"> REF _Ref484905020 \w \h  \* MERGEFORMAT </w:instrText>
      </w:r>
      <w:r>
        <w:rPr>
          <w:sz w:val="20"/>
          <w:szCs w:val="20"/>
        </w:rPr>
      </w:r>
      <w:r>
        <w:rPr>
          <w:sz w:val="20"/>
          <w:szCs w:val="20"/>
        </w:rPr>
        <w:fldChar w:fldCharType="separate"/>
      </w:r>
      <w:r w:rsidR="00996996" w:rsidRPr="00996996">
        <w:rPr>
          <w:b/>
          <w:sz w:val="20"/>
          <w:szCs w:val="20"/>
        </w:rPr>
        <w:t>L</w:t>
      </w:r>
      <w:r w:rsidR="00996996">
        <w:rPr>
          <w:sz w:val="20"/>
          <w:szCs w:val="20"/>
        </w:rPr>
        <w:t>.</w:t>
      </w:r>
      <w:r w:rsidR="00996996" w:rsidRPr="00996996">
        <w:rPr>
          <w:b/>
          <w:sz w:val="20"/>
          <w:szCs w:val="20"/>
        </w:rPr>
        <w:t>4.1</w:t>
      </w:r>
      <w:r>
        <w:rPr>
          <w:sz w:val="20"/>
          <w:szCs w:val="20"/>
        </w:rPr>
        <w:fldChar w:fldCharType="end"/>
      </w:r>
      <w:r>
        <w:rPr>
          <w:sz w:val="20"/>
          <w:szCs w:val="20"/>
        </w:rPr>
        <w:t>).  When they leave but do not pass over the FFII they can automatically adopt any other desired formation as long as not in any Zone. Zones do not</w:t>
      </w:r>
      <w:r w:rsidRPr="0061436E">
        <w:rPr>
          <w:sz w:val="20"/>
          <w:szCs w:val="20"/>
        </w:rPr>
        <w:t xml:space="preserve"> project over the line of the FFII;  any other Zones </w:t>
      </w:r>
      <w:r>
        <w:rPr>
          <w:sz w:val="20"/>
          <w:szCs w:val="20"/>
        </w:rPr>
        <w:t xml:space="preserve">(ie from flank or rear) </w:t>
      </w:r>
      <w:r w:rsidRPr="0061436E">
        <w:rPr>
          <w:sz w:val="20"/>
          <w:szCs w:val="20"/>
        </w:rPr>
        <w:t xml:space="preserve">have the normal effect.  </w:t>
      </w:r>
    </w:p>
    <w:p w14:paraId="6E65F567" w14:textId="77777777" w:rsidR="00C0475E" w:rsidRDefault="00C0475E" w:rsidP="00C0475E">
      <w:pPr>
        <w:pStyle w:val="ListParagraph"/>
        <w:ind w:left="454"/>
        <w:rPr>
          <w:sz w:val="20"/>
          <w:szCs w:val="20"/>
        </w:rPr>
      </w:pPr>
    </w:p>
    <w:p w14:paraId="58845293" w14:textId="77777777" w:rsidR="00C0475E" w:rsidRPr="0061436E" w:rsidRDefault="00C0475E" w:rsidP="00C0475E">
      <w:pPr>
        <w:pStyle w:val="ListParagraph"/>
        <w:ind w:left="454"/>
        <w:rPr>
          <w:sz w:val="20"/>
          <w:szCs w:val="20"/>
        </w:rPr>
      </w:pPr>
      <w:r>
        <w:rPr>
          <w:sz w:val="20"/>
          <w:szCs w:val="20"/>
        </w:rPr>
        <w:t xml:space="preserve">If the unit leaving moves through the FFII </w:t>
      </w:r>
      <w:r w:rsidRPr="0061436E">
        <w:rPr>
          <w:sz w:val="20"/>
          <w:szCs w:val="20"/>
        </w:rPr>
        <w:t xml:space="preserve">Zone the unit checks the Hostile Zone Effect chart prior to exit in the normal way.  Failure means the unit remains in FoP and does not exit the </w:t>
      </w:r>
      <w:r>
        <w:rPr>
          <w:sz w:val="20"/>
          <w:szCs w:val="20"/>
        </w:rPr>
        <w:t>FF</w:t>
      </w:r>
      <w:r w:rsidRPr="0061436E">
        <w:rPr>
          <w:sz w:val="20"/>
          <w:szCs w:val="20"/>
        </w:rPr>
        <w:t xml:space="preserve">, as well as any other normal penalties.  </w:t>
      </w:r>
      <w:r>
        <w:rPr>
          <w:sz w:val="20"/>
          <w:szCs w:val="20"/>
        </w:rPr>
        <w:t>It will also take the usual penalties for passing FFII.</w:t>
      </w:r>
    </w:p>
    <w:p w14:paraId="6760A971" w14:textId="77777777" w:rsidR="00C0475E" w:rsidRPr="0061436E" w:rsidRDefault="00C0475E" w:rsidP="00C0475E">
      <w:pPr>
        <w:pStyle w:val="ListParagraph"/>
        <w:ind w:left="454"/>
        <w:rPr>
          <w:b/>
          <w:sz w:val="20"/>
          <w:szCs w:val="20"/>
          <w:u w:val="single"/>
        </w:rPr>
      </w:pPr>
    </w:p>
    <w:p w14:paraId="02513E4E" w14:textId="77777777" w:rsidR="00C0475E" w:rsidRPr="0061436E" w:rsidRDefault="00C0475E" w:rsidP="00C0475E">
      <w:pPr>
        <w:rPr>
          <w:b/>
          <w:sz w:val="20"/>
          <w:szCs w:val="20"/>
          <w:u w:val="single"/>
        </w:rPr>
      </w:pPr>
    </w:p>
    <w:p w14:paraId="01CFD92F" w14:textId="77777777" w:rsidR="00C0475E" w:rsidRDefault="00C0475E" w:rsidP="00C0475E">
      <w:pPr>
        <w:pStyle w:val="ListParagraph"/>
        <w:numPr>
          <w:ilvl w:val="1"/>
          <w:numId w:val="3"/>
        </w:numPr>
        <w:rPr>
          <w:b/>
          <w:szCs w:val="20"/>
          <w:u w:val="single"/>
        </w:rPr>
      </w:pPr>
      <w:bookmarkStart w:id="86" w:name="_Ref4872021"/>
      <w:r w:rsidRPr="00C878D7">
        <w:rPr>
          <w:b/>
          <w:szCs w:val="20"/>
          <w:u w:val="single"/>
        </w:rPr>
        <w:t xml:space="preserve">MOVEMENT </w:t>
      </w:r>
      <w:r>
        <w:rPr>
          <w:b/>
          <w:szCs w:val="20"/>
          <w:u w:val="single"/>
        </w:rPr>
        <w:t xml:space="preserve">INTO MELEE ZONE AND </w:t>
      </w:r>
      <w:r w:rsidRPr="00C878D7">
        <w:rPr>
          <w:b/>
          <w:szCs w:val="20"/>
          <w:u w:val="single"/>
        </w:rPr>
        <w:t>TO CONTACT</w:t>
      </w:r>
      <w:bookmarkEnd w:id="86"/>
    </w:p>
    <w:p w14:paraId="4FB56DA8" w14:textId="77777777" w:rsidR="009A067F" w:rsidRDefault="009A067F" w:rsidP="009A067F">
      <w:pPr>
        <w:pStyle w:val="ListParagraph"/>
        <w:ind w:left="227"/>
        <w:rPr>
          <w:b/>
          <w:szCs w:val="20"/>
          <w:u w:val="single"/>
        </w:rPr>
      </w:pPr>
    </w:p>
    <w:p w14:paraId="67E99F14" w14:textId="77777777" w:rsidR="009A067F" w:rsidRDefault="009A067F" w:rsidP="009A067F">
      <w:pPr>
        <w:rPr>
          <w:b/>
          <w:szCs w:val="20"/>
          <w:u w:val="single"/>
        </w:rPr>
      </w:pPr>
      <w:r w:rsidRPr="009824A1">
        <w:rPr>
          <w:b/>
          <w:szCs w:val="20"/>
          <w:highlight w:val="yellow"/>
          <w:u w:val="single"/>
        </w:rPr>
        <w:t>[Rewrite for further testing]</w:t>
      </w:r>
    </w:p>
    <w:p w14:paraId="0888A0AE" w14:textId="77777777" w:rsidR="009A067F" w:rsidRDefault="009A067F" w:rsidP="009A067F">
      <w:pPr>
        <w:rPr>
          <w:b/>
          <w:szCs w:val="20"/>
          <w:u w:val="single"/>
        </w:rPr>
      </w:pPr>
    </w:p>
    <w:p w14:paraId="7C88E197" w14:textId="77777777" w:rsidR="009A067F" w:rsidRDefault="009A067F" w:rsidP="009A067F">
      <w:pPr>
        <w:rPr>
          <w:bCs/>
          <w:sz w:val="20"/>
          <w:szCs w:val="16"/>
          <w:highlight w:val="yellow"/>
        </w:rPr>
      </w:pPr>
      <w:r w:rsidRPr="009824A1">
        <w:rPr>
          <w:bCs/>
          <w:sz w:val="20"/>
          <w:szCs w:val="16"/>
          <w:highlight w:val="yellow"/>
        </w:rPr>
        <w:t xml:space="preserve">There are two steps to Contact.  First, the moving unit moves up to the MZ of an enemy unit and notes whether it is in the MZ (so no death by tape measure) so a Contact Command is permitted, or outside it.  </w:t>
      </w:r>
    </w:p>
    <w:p w14:paraId="2A434868" w14:textId="77777777" w:rsidR="009A067F" w:rsidRDefault="009A067F" w:rsidP="009A067F">
      <w:pPr>
        <w:rPr>
          <w:bCs/>
          <w:sz w:val="20"/>
          <w:szCs w:val="16"/>
          <w:highlight w:val="yellow"/>
        </w:rPr>
      </w:pPr>
      <w:r>
        <w:rPr>
          <w:bCs/>
          <w:sz w:val="20"/>
          <w:szCs w:val="16"/>
          <w:highlight w:val="yellow"/>
        </w:rPr>
        <w:t xml:space="preserve">A unit spinning towards an enemy is always treated as being more than 50mm away so it has to move after spinning to be in contact range.  </w:t>
      </w:r>
    </w:p>
    <w:p w14:paraId="723D7CA5" w14:textId="77777777" w:rsidR="009A067F" w:rsidRDefault="009A067F" w:rsidP="009A067F">
      <w:pPr>
        <w:rPr>
          <w:bCs/>
          <w:sz w:val="20"/>
          <w:szCs w:val="16"/>
          <w:highlight w:val="yellow"/>
        </w:rPr>
      </w:pPr>
    </w:p>
    <w:p w14:paraId="3BE3AEFE" w14:textId="77777777" w:rsidR="009A067F" w:rsidRPr="009824A1" w:rsidRDefault="009A067F" w:rsidP="009A067F">
      <w:pPr>
        <w:rPr>
          <w:bCs/>
          <w:sz w:val="20"/>
          <w:szCs w:val="16"/>
          <w:highlight w:val="yellow"/>
        </w:rPr>
      </w:pPr>
      <w:r w:rsidRPr="009824A1">
        <w:rPr>
          <w:bCs/>
          <w:sz w:val="20"/>
          <w:szCs w:val="16"/>
          <w:highlight w:val="yellow"/>
        </w:rPr>
        <w:t>To deal with the various issues that arise in battle as units approach each other at different angles the following applies:</w:t>
      </w:r>
    </w:p>
    <w:p w14:paraId="28BD133A" w14:textId="77777777" w:rsidR="009A067F" w:rsidRPr="009824A1" w:rsidRDefault="009A067F" w:rsidP="009A067F">
      <w:pPr>
        <w:rPr>
          <w:bCs/>
          <w:sz w:val="20"/>
          <w:szCs w:val="16"/>
          <w:highlight w:val="yellow"/>
        </w:rPr>
      </w:pPr>
    </w:p>
    <w:p w14:paraId="78976073" w14:textId="77777777" w:rsidR="009A067F" w:rsidRPr="009824A1" w:rsidRDefault="009A067F" w:rsidP="009A067F">
      <w:pPr>
        <w:pStyle w:val="ListParagraph"/>
        <w:numPr>
          <w:ilvl w:val="0"/>
          <w:numId w:val="45"/>
        </w:numPr>
        <w:rPr>
          <w:bCs/>
          <w:sz w:val="20"/>
          <w:szCs w:val="16"/>
          <w:highlight w:val="yellow"/>
        </w:rPr>
      </w:pPr>
      <w:r w:rsidRPr="009824A1">
        <w:rPr>
          <w:bCs/>
          <w:sz w:val="20"/>
          <w:szCs w:val="16"/>
          <w:highlight w:val="yellow"/>
        </w:rPr>
        <w:t>It may only enter the MZ if some part of the enemy unit is within  its FMZ (so you cannot slide past enemy units like ships passing in the night).</w:t>
      </w:r>
      <w:r>
        <w:rPr>
          <w:bCs/>
          <w:sz w:val="20"/>
          <w:szCs w:val="16"/>
          <w:highlight w:val="yellow"/>
        </w:rPr>
        <w:t xml:space="preserve"> [</w:t>
      </w:r>
      <w:r w:rsidRPr="00380EA0">
        <w:rPr>
          <w:bCs/>
          <w:sz w:val="20"/>
          <w:szCs w:val="16"/>
          <w:highlight w:val="cyan"/>
        </w:rPr>
        <w:t>Not sure this works in practice, treat with care</w:t>
      </w:r>
      <w:r>
        <w:rPr>
          <w:bCs/>
          <w:sz w:val="20"/>
          <w:szCs w:val="16"/>
          <w:highlight w:val="yellow"/>
        </w:rPr>
        <w:t>.]</w:t>
      </w:r>
    </w:p>
    <w:p w14:paraId="625C0773" w14:textId="77777777" w:rsidR="009A067F" w:rsidRPr="009824A1" w:rsidRDefault="009A067F" w:rsidP="009A067F">
      <w:pPr>
        <w:pStyle w:val="ListParagraph"/>
        <w:numPr>
          <w:ilvl w:val="0"/>
          <w:numId w:val="45"/>
        </w:numPr>
        <w:rPr>
          <w:bCs/>
          <w:sz w:val="20"/>
          <w:szCs w:val="16"/>
          <w:highlight w:val="yellow"/>
        </w:rPr>
      </w:pPr>
      <w:r w:rsidRPr="009824A1">
        <w:rPr>
          <w:bCs/>
          <w:sz w:val="20"/>
          <w:szCs w:val="16"/>
          <w:highlight w:val="yellow"/>
        </w:rPr>
        <w:t>If it does enter the MZ determine which front of the enemy unit it is facing.  In the case of units in blocks (ie Stone Mountain) the moving unit faces the front which is touched by a perpendicular coming its own centre.  If a line is being approached  (ie Waves) then it is a flank position if the perpendicular points in the direction of the flank (ie not away from it) AND either touches the flank or passes to the other side of the unit being approached (so if from front to the rear and vice versa).</w:t>
      </w:r>
    </w:p>
    <w:p w14:paraId="7F96A15D" w14:textId="022105C4" w:rsidR="009A067F" w:rsidRPr="00694FCB" w:rsidRDefault="009A067F" w:rsidP="009A067F">
      <w:pPr>
        <w:pStyle w:val="ListParagraph"/>
        <w:numPr>
          <w:ilvl w:val="0"/>
          <w:numId w:val="45"/>
        </w:numPr>
        <w:rPr>
          <w:bCs/>
          <w:sz w:val="20"/>
          <w:szCs w:val="16"/>
          <w:highlight w:val="yellow"/>
        </w:rPr>
      </w:pPr>
      <w:r w:rsidRPr="009824A1">
        <w:rPr>
          <w:bCs/>
          <w:sz w:val="20"/>
          <w:szCs w:val="16"/>
          <w:highlight w:val="yellow"/>
        </w:rPr>
        <w:t xml:space="preserve">As long as the other unit is in its FMZ either unit may be issued a Contact Command in accordance with IAP sequencing.  </w:t>
      </w:r>
      <w:r w:rsidRPr="009824A1">
        <w:rPr>
          <w:b/>
          <w:sz w:val="20"/>
          <w:szCs w:val="16"/>
          <w:highlight w:val="yellow"/>
        </w:rPr>
        <w:t>That unit must take a QC to execute the action</w:t>
      </w:r>
      <w:r w:rsidRPr="009824A1">
        <w:rPr>
          <w:bCs/>
          <w:sz w:val="20"/>
          <w:szCs w:val="16"/>
          <w:highlight w:val="yellow"/>
        </w:rPr>
        <w:t xml:space="preserve">.  </w:t>
      </w:r>
      <w:r w:rsidRPr="009824A1">
        <w:rPr>
          <w:sz w:val="20"/>
          <w:szCs w:val="20"/>
          <w:highlight w:val="yellow"/>
        </w:rPr>
        <w:t xml:space="preserve">If the Unit passes this check and moves to contact both the unit attacking and the unit being attacked may fire their Javelin and pistol crossbow weapons per </w:t>
      </w:r>
      <w:r w:rsidRPr="009824A1">
        <w:rPr>
          <w:sz w:val="20"/>
          <w:szCs w:val="20"/>
          <w:highlight w:val="yellow"/>
        </w:rPr>
        <w:fldChar w:fldCharType="begin"/>
      </w:r>
      <w:r w:rsidRPr="009824A1">
        <w:rPr>
          <w:sz w:val="20"/>
          <w:szCs w:val="20"/>
          <w:highlight w:val="yellow"/>
        </w:rPr>
        <w:instrText xml:space="preserve"> REF _Ref484858407 \r \h  \* MERGEFORMAT </w:instrText>
      </w:r>
      <w:r w:rsidRPr="009824A1">
        <w:rPr>
          <w:sz w:val="20"/>
          <w:szCs w:val="20"/>
          <w:highlight w:val="yellow"/>
        </w:rPr>
      </w:r>
      <w:r w:rsidRPr="009824A1">
        <w:rPr>
          <w:sz w:val="20"/>
          <w:szCs w:val="20"/>
          <w:highlight w:val="yellow"/>
        </w:rPr>
        <w:fldChar w:fldCharType="separate"/>
      </w:r>
      <w:r w:rsidR="00996996">
        <w:rPr>
          <w:sz w:val="20"/>
          <w:szCs w:val="20"/>
          <w:highlight w:val="yellow"/>
        </w:rPr>
        <w:t>J7</w:t>
      </w:r>
      <w:r w:rsidRPr="009824A1">
        <w:rPr>
          <w:sz w:val="20"/>
          <w:szCs w:val="20"/>
          <w:highlight w:val="yellow"/>
        </w:rPr>
        <w:fldChar w:fldCharType="end"/>
      </w:r>
      <w:r w:rsidRPr="009824A1">
        <w:rPr>
          <w:sz w:val="20"/>
          <w:szCs w:val="20"/>
          <w:highlight w:val="yellow"/>
        </w:rPr>
        <w:t xml:space="preserve">.  </w:t>
      </w:r>
      <w:r w:rsidRPr="009824A1">
        <w:rPr>
          <w:bCs/>
          <w:sz w:val="20"/>
          <w:szCs w:val="20"/>
          <w:highlight w:val="yellow"/>
        </w:rPr>
        <w:t>As per the Hostile Zone table there is no deduction for EQ.</w:t>
      </w:r>
    </w:p>
    <w:p w14:paraId="50B95DC7" w14:textId="77777777" w:rsidR="009A067F" w:rsidRDefault="009A067F" w:rsidP="009A067F">
      <w:pPr>
        <w:pStyle w:val="ListParagraph"/>
        <w:numPr>
          <w:ilvl w:val="0"/>
          <w:numId w:val="45"/>
        </w:numPr>
        <w:rPr>
          <w:bCs/>
          <w:sz w:val="20"/>
          <w:szCs w:val="16"/>
          <w:highlight w:val="yellow"/>
        </w:rPr>
      </w:pPr>
      <w:bookmarkStart w:id="87" w:name="_Hlk143532927"/>
      <w:r w:rsidRPr="009824A1">
        <w:rPr>
          <w:bCs/>
          <w:sz w:val="20"/>
          <w:szCs w:val="16"/>
          <w:highlight w:val="yellow"/>
        </w:rPr>
        <w:t xml:space="preserve">If a successful Contact Command is made then square up the </w:t>
      </w:r>
      <w:r>
        <w:rPr>
          <w:bCs/>
          <w:sz w:val="20"/>
          <w:szCs w:val="16"/>
          <w:highlight w:val="yellow"/>
        </w:rPr>
        <w:t>attacking unit</w:t>
      </w:r>
      <w:r w:rsidRPr="009824A1">
        <w:rPr>
          <w:bCs/>
          <w:sz w:val="20"/>
          <w:szCs w:val="16"/>
          <w:highlight w:val="yellow"/>
        </w:rPr>
        <w:t xml:space="preserve"> so that the relevant fronts are parallel and meet mid point to mid point</w:t>
      </w:r>
      <w:r>
        <w:rPr>
          <w:bCs/>
          <w:sz w:val="20"/>
          <w:szCs w:val="16"/>
          <w:highlight w:val="yellow"/>
        </w:rPr>
        <w:t>.</w:t>
      </w:r>
      <w:r w:rsidRPr="009824A1">
        <w:rPr>
          <w:bCs/>
          <w:sz w:val="20"/>
          <w:szCs w:val="16"/>
          <w:highlight w:val="yellow"/>
        </w:rPr>
        <w:t>.  Then move the attacking unit into contact.</w:t>
      </w:r>
    </w:p>
    <w:p w14:paraId="724F71D5" w14:textId="77777777" w:rsidR="009A067F" w:rsidRPr="009824A1" w:rsidRDefault="009A067F" w:rsidP="009A067F">
      <w:pPr>
        <w:pStyle w:val="ListParagraph"/>
        <w:numPr>
          <w:ilvl w:val="0"/>
          <w:numId w:val="45"/>
        </w:numPr>
        <w:rPr>
          <w:bCs/>
          <w:sz w:val="20"/>
          <w:szCs w:val="16"/>
          <w:highlight w:val="yellow"/>
        </w:rPr>
      </w:pPr>
      <w:bookmarkStart w:id="88" w:name="_Ref146376056"/>
      <w:r>
        <w:rPr>
          <w:bCs/>
          <w:sz w:val="20"/>
          <w:szCs w:val="16"/>
          <w:highlight w:val="yellow"/>
        </w:rPr>
        <w:t>Anomalous cases can arise where to get the unit fronts parallel would require turning the attacker more than 45%.  In this case two Contact Commands are required, each with QC.  If the first is successful (and ignore the +2 bonus for a GaG result)  then turn the attacking unit so it is parallel and aligned but do NOT move it to contact.  A second Contact Command may then be issued (even in the same turn) which permits it to move into contact.</w:t>
      </w:r>
      <w:bookmarkEnd w:id="88"/>
    </w:p>
    <w:bookmarkEnd w:id="87"/>
    <w:p w14:paraId="6CCEF0B6" w14:textId="77777777" w:rsidR="009A067F" w:rsidRDefault="009A067F" w:rsidP="009A067F">
      <w:pPr>
        <w:pStyle w:val="ListParagraph"/>
        <w:numPr>
          <w:ilvl w:val="0"/>
          <w:numId w:val="45"/>
        </w:numPr>
        <w:rPr>
          <w:b/>
          <w:sz w:val="20"/>
          <w:szCs w:val="20"/>
          <w:highlight w:val="yellow"/>
        </w:rPr>
      </w:pPr>
      <w:r w:rsidRPr="009824A1">
        <w:rPr>
          <w:b/>
          <w:sz w:val="20"/>
          <w:szCs w:val="20"/>
          <w:highlight w:val="yellow"/>
        </w:rPr>
        <w:t xml:space="preserve">Only one unit may be in contact with each edge (front / flank / rear) of an enemy unit.  </w:t>
      </w:r>
    </w:p>
    <w:p w14:paraId="307BBACB" w14:textId="740AE36B" w:rsidR="009A067F" w:rsidRPr="009824A1" w:rsidRDefault="009A067F" w:rsidP="009A067F">
      <w:pPr>
        <w:pStyle w:val="ListParagraph"/>
        <w:numPr>
          <w:ilvl w:val="0"/>
          <w:numId w:val="45"/>
        </w:numPr>
        <w:rPr>
          <w:b/>
          <w:sz w:val="20"/>
          <w:szCs w:val="20"/>
          <w:highlight w:val="yellow"/>
        </w:rPr>
      </w:pPr>
      <w:r>
        <w:rPr>
          <w:b/>
          <w:sz w:val="20"/>
          <w:szCs w:val="20"/>
          <w:highlight w:val="yellow"/>
        </w:rPr>
        <w:lastRenderedPageBreak/>
        <w:t>Unless the Bamberger Glorious Destiny exception applies to a unit that has clearly strung itself out to speed bump more than one enemy unit.</w:t>
      </w:r>
    </w:p>
    <w:p w14:paraId="59F56B87" w14:textId="77777777" w:rsidR="009A067F" w:rsidRDefault="009A067F" w:rsidP="009A067F">
      <w:pPr>
        <w:pStyle w:val="ListParagraph"/>
        <w:numPr>
          <w:ilvl w:val="0"/>
          <w:numId w:val="45"/>
        </w:numPr>
        <w:rPr>
          <w:sz w:val="20"/>
          <w:szCs w:val="20"/>
          <w:highlight w:val="yellow"/>
        </w:rPr>
      </w:pPr>
      <w:r w:rsidRPr="009824A1">
        <w:rPr>
          <w:sz w:val="20"/>
          <w:szCs w:val="20"/>
          <w:highlight w:val="yellow"/>
        </w:rPr>
        <w:t>Units moving into / across terrain into contact apply a CH / QCs before contact is made but after their Contact QC.</w:t>
      </w:r>
    </w:p>
    <w:p w14:paraId="372B0C29" w14:textId="77777777" w:rsidR="009A067F" w:rsidRDefault="009A067F" w:rsidP="009A067F">
      <w:pPr>
        <w:pStyle w:val="ListParagraph"/>
        <w:numPr>
          <w:ilvl w:val="0"/>
          <w:numId w:val="45"/>
        </w:numPr>
        <w:rPr>
          <w:sz w:val="20"/>
          <w:szCs w:val="20"/>
          <w:highlight w:val="yellow"/>
        </w:rPr>
      </w:pPr>
      <w:r>
        <w:rPr>
          <w:sz w:val="20"/>
          <w:szCs w:val="20"/>
          <w:highlight w:val="yellow"/>
        </w:rPr>
        <w:t>These requirements do not apply when contacting skirmishers and artillery.</w:t>
      </w:r>
    </w:p>
    <w:p w14:paraId="097E4CE0" w14:textId="77777777" w:rsidR="009A067F" w:rsidRDefault="009A067F" w:rsidP="009A067F">
      <w:pPr>
        <w:pStyle w:val="ListParagraph"/>
        <w:numPr>
          <w:ilvl w:val="0"/>
          <w:numId w:val="45"/>
        </w:numPr>
        <w:rPr>
          <w:sz w:val="20"/>
          <w:szCs w:val="20"/>
          <w:highlight w:val="yellow"/>
        </w:rPr>
      </w:pPr>
      <w:r>
        <w:rPr>
          <w:sz w:val="20"/>
          <w:szCs w:val="20"/>
          <w:highlight w:val="yellow"/>
        </w:rPr>
        <w:t>And finally use common sense in odd situations where units are in a line but not straight (for example the alignment sometimes referred to as “hook” in boardgames).  There is strong prejudice in these cases that combat is frontal and not a flank attack.</w:t>
      </w:r>
    </w:p>
    <w:p w14:paraId="4D57E7E5" w14:textId="77777777" w:rsidR="009A067F" w:rsidRDefault="009A067F" w:rsidP="009A067F">
      <w:pPr>
        <w:rPr>
          <w:sz w:val="20"/>
          <w:szCs w:val="20"/>
          <w:highlight w:val="yellow"/>
        </w:rPr>
      </w:pPr>
    </w:p>
    <w:p w14:paraId="406810B6" w14:textId="77777777" w:rsidR="009A067F" w:rsidRPr="00FB3EB6" w:rsidRDefault="009A067F" w:rsidP="009A067F">
      <w:pPr>
        <w:rPr>
          <w:sz w:val="20"/>
          <w:szCs w:val="20"/>
          <w:highlight w:val="yellow"/>
        </w:rPr>
      </w:pPr>
    </w:p>
    <w:p w14:paraId="7355EBC2" w14:textId="77777777" w:rsidR="009A067F" w:rsidRPr="00214EB4" w:rsidRDefault="009A067F" w:rsidP="009A067F">
      <w:pPr>
        <w:pStyle w:val="ListParagraph"/>
        <w:ind w:left="1080"/>
        <w:rPr>
          <w:bCs/>
          <w:sz w:val="20"/>
          <w:szCs w:val="16"/>
        </w:rPr>
      </w:pPr>
    </w:p>
    <w:p w14:paraId="424262EB" w14:textId="77777777" w:rsidR="009A067F" w:rsidRPr="009824A1" w:rsidRDefault="009A067F" w:rsidP="009A067F">
      <w:pPr>
        <w:rPr>
          <w:sz w:val="20"/>
          <w:szCs w:val="20"/>
          <w:highlight w:val="green"/>
        </w:rPr>
      </w:pPr>
      <w:r>
        <w:rPr>
          <w:sz w:val="20"/>
          <w:szCs w:val="20"/>
        </w:rPr>
        <w:t>[</w:t>
      </w:r>
      <w:r w:rsidRPr="009824A1">
        <w:rPr>
          <w:sz w:val="20"/>
          <w:szCs w:val="20"/>
          <w:highlight w:val="green"/>
        </w:rPr>
        <w:t>PREVIOUS VERSION, DO NOT APPLY CURRENTLY.</w:t>
      </w:r>
    </w:p>
    <w:p w14:paraId="07D9AB83" w14:textId="77777777" w:rsidR="009A067F" w:rsidRPr="009824A1" w:rsidRDefault="009A067F" w:rsidP="009A067F">
      <w:pPr>
        <w:rPr>
          <w:sz w:val="20"/>
          <w:szCs w:val="20"/>
          <w:highlight w:val="green"/>
        </w:rPr>
      </w:pPr>
    </w:p>
    <w:p w14:paraId="449587C6" w14:textId="77777777" w:rsidR="009A067F" w:rsidRPr="009824A1" w:rsidRDefault="009A067F" w:rsidP="009A067F">
      <w:pPr>
        <w:rPr>
          <w:sz w:val="20"/>
          <w:szCs w:val="20"/>
          <w:highlight w:val="green"/>
        </w:rPr>
      </w:pPr>
      <w:r w:rsidRPr="009824A1">
        <w:rPr>
          <w:sz w:val="20"/>
          <w:szCs w:val="20"/>
          <w:highlight w:val="green"/>
        </w:rPr>
        <w:t>A number of special restrictions apply to moving to contact with formed enemy troops (excluding artillery and skirmishers).</w:t>
      </w:r>
    </w:p>
    <w:p w14:paraId="37867FD6" w14:textId="77777777" w:rsidR="009A067F" w:rsidRPr="009824A1" w:rsidRDefault="009A067F" w:rsidP="009A067F">
      <w:pPr>
        <w:rPr>
          <w:sz w:val="20"/>
          <w:szCs w:val="20"/>
          <w:highlight w:val="green"/>
        </w:rPr>
      </w:pPr>
    </w:p>
    <w:p w14:paraId="3DE30477" w14:textId="77777777" w:rsidR="009A067F" w:rsidRPr="009824A1" w:rsidRDefault="009A067F" w:rsidP="009A067F">
      <w:pPr>
        <w:ind w:left="720" w:hanging="720"/>
        <w:rPr>
          <w:sz w:val="20"/>
          <w:szCs w:val="20"/>
          <w:highlight w:val="green"/>
        </w:rPr>
      </w:pPr>
      <w:r w:rsidRPr="009824A1">
        <w:rPr>
          <w:sz w:val="20"/>
          <w:szCs w:val="20"/>
          <w:highlight w:val="green"/>
        </w:rPr>
        <w:t>i)</w:t>
      </w:r>
      <w:r w:rsidRPr="009824A1">
        <w:rPr>
          <w:sz w:val="20"/>
          <w:szCs w:val="20"/>
          <w:highlight w:val="green"/>
        </w:rPr>
        <w:tab/>
        <w:t>A unit may not wheel into contact.  However, the unit may angle its move by up to 30 degrees as usual, or it can wheel first then move into contact.</w:t>
      </w:r>
    </w:p>
    <w:p w14:paraId="492F2D42" w14:textId="77777777" w:rsidR="009A067F" w:rsidRPr="009824A1" w:rsidRDefault="009A067F" w:rsidP="009A067F">
      <w:pPr>
        <w:ind w:left="720" w:hanging="720"/>
        <w:rPr>
          <w:sz w:val="20"/>
          <w:szCs w:val="20"/>
          <w:highlight w:val="green"/>
        </w:rPr>
      </w:pPr>
      <w:r w:rsidRPr="009824A1">
        <w:rPr>
          <w:sz w:val="20"/>
          <w:szCs w:val="20"/>
          <w:highlight w:val="green"/>
        </w:rPr>
        <w:t>ii)</w:t>
      </w:r>
      <w:r w:rsidRPr="009824A1">
        <w:rPr>
          <w:sz w:val="20"/>
          <w:szCs w:val="20"/>
          <w:highlight w:val="green"/>
        </w:rPr>
        <w:tab/>
        <w:t>A  unit may not make contact with the side of an enemy unit at angles great than 30 degrees from perpendicular.</w:t>
      </w:r>
    </w:p>
    <w:p w14:paraId="31E829A0" w14:textId="77777777" w:rsidR="009A067F" w:rsidRPr="009824A1" w:rsidRDefault="009A067F" w:rsidP="009A067F">
      <w:pPr>
        <w:ind w:left="720" w:hanging="720"/>
        <w:rPr>
          <w:sz w:val="20"/>
          <w:szCs w:val="20"/>
          <w:highlight w:val="green"/>
        </w:rPr>
      </w:pPr>
      <w:r w:rsidRPr="009824A1">
        <w:rPr>
          <w:sz w:val="20"/>
          <w:szCs w:val="20"/>
          <w:highlight w:val="green"/>
        </w:rPr>
        <w:t>iii)</w:t>
      </w:r>
      <w:r w:rsidRPr="009824A1">
        <w:rPr>
          <w:sz w:val="20"/>
          <w:szCs w:val="20"/>
          <w:highlight w:val="green"/>
        </w:rPr>
        <w:tab/>
        <w:t>The mid point of at least one of the units in contact must be in contact with the other unit;  contact is not permitted between the ends of two lines for example.(skirmishers excepted).</w:t>
      </w:r>
    </w:p>
    <w:p w14:paraId="3291A123" w14:textId="77777777" w:rsidR="009A067F" w:rsidRPr="009824A1" w:rsidRDefault="009A067F" w:rsidP="009A067F">
      <w:pPr>
        <w:ind w:left="720" w:hanging="720"/>
        <w:rPr>
          <w:sz w:val="20"/>
          <w:szCs w:val="20"/>
          <w:highlight w:val="green"/>
        </w:rPr>
      </w:pPr>
      <w:r w:rsidRPr="009824A1">
        <w:rPr>
          <w:sz w:val="20"/>
          <w:szCs w:val="20"/>
          <w:highlight w:val="green"/>
        </w:rPr>
        <w:t>iv)</w:t>
      </w:r>
      <w:r w:rsidRPr="009824A1">
        <w:rPr>
          <w:sz w:val="20"/>
          <w:szCs w:val="20"/>
          <w:highlight w:val="green"/>
        </w:rPr>
        <w:tab/>
        <w:t xml:space="preserve">Once the units are in contact adjust their facing so that their fronts are parallel and move them sideways so that either one front is completely covered or their mid points coincide (whichever requires the smallest movement).  This is done at the start of the melee phase </w:t>
      </w:r>
      <w:r w:rsidRPr="009824A1">
        <w:rPr>
          <w:b/>
          <w:bCs/>
          <w:sz w:val="20"/>
          <w:szCs w:val="20"/>
          <w:highlight w:val="green"/>
        </w:rPr>
        <w:t>after</w:t>
      </w:r>
      <w:r w:rsidRPr="009824A1">
        <w:rPr>
          <w:sz w:val="20"/>
          <w:szCs w:val="20"/>
          <w:highlight w:val="green"/>
        </w:rPr>
        <w:t xml:space="preserve"> all movement is completed.</w:t>
      </w:r>
    </w:p>
    <w:p w14:paraId="17DF9688" w14:textId="77777777" w:rsidR="009A067F" w:rsidRPr="009824A1" w:rsidRDefault="009A067F" w:rsidP="009A067F">
      <w:pPr>
        <w:pStyle w:val="ListParagraph"/>
        <w:numPr>
          <w:ilvl w:val="0"/>
          <w:numId w:val="26"/>
        </w:numPr>
        <w:rPr>
          <w:sz w:val="20"/>
          <w:szCs w:val="20"/>
          <w:highlight w:val="green"/>
        </w:rPr>
      </w:pPr>
      <w:r w:rsidRPr="009824A1">
        <w:rPr>
          <w:sz w:val="20"/>
          <w:szCs w:val="20"/>
          <w:highlight w:val="green"/>
        </w:rPr>
        <w:t>An attacking unit may may make contact with the corner of an enemy unit even though the two fronts are both more acute than 30 degrees.  This is a frontal attack; adjust both units (or parts thereof) to achieve this with minimum disruption.</w:t>
      </w:r>
    </w:p>
    <w:p w14:paraId="779E9893" w14:textId="77777777" w:rsidR="009A067F" w:rsidRPr="009824A1" w:rsidRDefault="009A067F" w:rsidP="009A067F">
      <w:pPr>
        <w:pStyle w:val="ListParagraph"/>
        <w:numPr>
          <w:ilvl w:val="0"/>
          <w:numId w:val="26"/>
        </w:numPr>
        <w:rPr>
          <w:sz w:val="20"/>
          <w:szCs w:val="20"/>
          <w:highlight w:val="green"/>
        </w:rPr>
      </w:pPr>
      <w:r w:rsidRPr="009824A1">
        <w:rPr>
          <w:sz w:val="20"/>
          <w:szCs w:val="20"/>
          <w:highlight w:val="green"/>
        </w:rPr>
        <w:t>If there is a unit already engaged at the front then the second unit cannot move to contact by contacting a corner.</w:t>
      </w:r>
    </w:p>
    <w:p w14:paraId="1A502FF3" w14:textId="77777777" w:rsidR="009A067F" w:rsidRPr="009824A1" w:rsidRDefault="009A067F" w:rsidP="009A067F">
      <w:pPr>
        <w:ind w:left="720" w:hanging="720"/>
        <w:rPr>
          <w:sz w:val="20"/>
          <w:szCs w:val="20"/>
          <w:highlight w:val="green"/>
        </w:rPr>
      </w:pPr>
      <w:r w:rsidRPr="009824A1">
        <w:rPr>
          <w:sz w:val="20"/>
          <w:szCs w:val="20"/>
          <w:highlight w:val="green"/>
        </w:rPr>
        <w:t>vi)</w:t>
      </w:r>
      <w:r w:rsidRPr="009824A1">
        <w:rPr>
          <w:sz w:val="20"/>
          <w:szCs w:val="20"/>
          <w:highlight w:val="green"/>
        </w:rPr>
        <w:tab/>
        <w:t xml:space="preserve">To achieve a flank attack the attacking unit must be able to cover  the whole flank or get mid point to mid point (of flank) otherwise the attack counts as frontal.  </w:t>
      </w:r>
    </w:p>
    <w:p w14:paraId="114C2A2A" w14:textId="77777777" w:rsidR="009A067F" w:rsidRPr="009824A1" w:rsidRDefault="009A067F" w:rsidP="009A067F">
      <w:pPr>
        <w:pStyle w:val="ListParagraph"/>
        <w:numPr>
          <w:ilvl w:val="0"/>
          <w:numId w:val="26"/>
        </w:numPr>
        <w:rPr>
          <w:sz w:val="20"/>
          <w:szCs w:val="20"/>
          <w:highlight w:val="green"/>
        </w:rPr>
      </w:pPr>
      <w:r w:rsidRPr="009824A1">
        <w:rPr>
          <w:sz w:val="20"/>
          <w:szCs w:val="20"/>
          <w:highlight w:val="green"/>
        </w:rPr>
        <w:t>Units moving into / across terrain into contact apply an CH / QCs before contact is made but after their Contact QC.]</w:t>
      </w:r>
    </w:p>
    <w:p w14:paraId="31FA392B" w14:textId="77777777" w:rsidR="009A067F" w:rsidRPr="0061436E" w:rsidRDefault="009A067F" w:rsidP="009A067F">
      <w:pPr>
        <w:ind w:left="720" w:hanging="720"/>
        <w:rPr>
          <w:sz w:val="20"/>
          <w:szCs w:val="20"/>
        </w:rPr>
      </w:pPr>
    </w:p>
    <w:p w14:paraId="676FEB07" w14:textId="77777777" w:rsidR="009A067F" w:rsidRPr="0061436E" w:rsidRDefault="009A067F" w:rsidP="009A067F">
      <w:pPr>
        <w:ind w:left="720" w:hanging="720"/>
        <w:rPr>
          <w:sz w:val="20"/>
          <w:szCs w:val="20"/>
        </w:rPr>
      </w:pPr>
      <w:r w:rsidRPr="0061436E">
        <w:rPr>
          <w:sz w:val="20"/>
          <w:szCs w:val="20"/>
        </w:rPr>
        <w:t xml:space="preserve">The diagrams in </w:t>
      </w:r>
      <w:r>
        <w:rPr>
          <w:sz w:val="20"/>
          <w:szCs w:val="20"/>
        </w:rPr>
        <w:t>[</w:t>
      </w:r>
      <w:r w:rsidRPr="00E50375">
        <w:rPr>
          <w:color w:val="FF0000"/>
          <w:sz w:val="20"/>
          <w:szCs w:val="20"/>
        </w:rPr>
        <w:t xml:space="preserve">DO APPENDIX]   </w:t>
      </w:r>
      <w:r w:rsidRPr="0061436E">
        <w:rPr>
          <w:sz w:val="20"/>
          <w:szCs w:val="20"/>
        </w:rPr>
        <w:t>illustrate these restrictions.</w:t>
      </w:r>
    </w:p>
    <w:p w14:paraId="77101CB5" w14:textId="77777777" w:rsidR="009A067F" w:rsidRPr="009A067F" w:rsidRDefault="009A067F" w:rsidP="009A067F">
      <w:pPr>
        <w:rPr>
          <w:b/>
          <w:szCs w:val="20"/>
          <w:u w:val="single"/>
        </w:rPr>
      </w:pPr>
    </w:p>
    <w:p w14:paraId="5CF10C68" w14:textId="5E41C0E8" w:rsidR="001F383C" w:rsidRDefault="001F383C" w:rsidP="001F383C">
      <w:pPr>
        <w:pStyle w:val="ListParagraph"/>
        <w:numPr>
          <w:ilvl w:val="2"/>
          <w:numId w:val="3"/>
        </w:numPr>
        <w:rPr>
          <w:b/>
          <w:szCs w:val="20"/>
          <w:u w:val="single"/>
        </w:rPr>
      </w:pPr>
      <w:r>
        <w:rPr>
          <w:b/>
          <w:szCs w:val="20"/>
          <w:u w:val="single"/>
        </w:rPr>
        <w:t>Contact Across Affecting Terrain</w:t>
      </w:r>
    </w:p>
    <w:p w14:paraId="544E10C3" w14:textId="77777777" w:rsidR="001F383C" w:rsidRDefault="001F383C" w:rsidP="001F383C">
      <w:pPr>
        <w:rPr>
          <w:b/>
          <w:szCs w:val="20"/>
          <w:u w:val="single"/>
        </w:rPr>
      </w:pPr>
    </w:p>
    <w:p w14:paraId="773193F9" w14:textId="5B510F19" w:rsidR="001F383C" w:rsidRPr="009A067F" w:rsidRDefault="001F383C" w:rsidP="001F383C">
      <w:pPr>
        <w:rPr>
          <w:bCs/>
          <w:sz w:val="20"/>
          <w:szCs w:val="16"/>
        </w:rPr>
      </w:pPr>
      <w:r w:rsidRPr="009A067F">
        <w:rPr>
          <w:bCs/>
          <w:sz w:val="20"/>
          <w:szCs w:val="16"/>
        </w:rPr>
        <w:t>A unit making contact across affecting terrain, for example up a hill, can only do so if it was able to move to 50mm away with its reduced speed for affecting terrain.  This avoids moving up to terrain at full speed then using a Contact command to avoid the terrain speed restriction.</w:t>
      </w:r>
    </w:p>
    <w:p w14:paraId="1DCB7EF3" w14:textId="77777777" w:rsidR="00C0475E" w:rsidRPr="001F383C" w:rsidRDefault="00C0475E" w:rsidP="00C0475E">
      <w:pPr>
        <w:rPr>
          <w:bCs/>
          <w:sz w:val="22"/>
          <w:szCs w:val="18"/>
        </w:rPr>
      </w:pPr>
    </w:p>
    <w:p w14:paraId="22D1F476" w14:textId="77777777" w:rsidR="00C0475E" w:rsidRDefault="00C0475E" w:rsidP="00C0475E">
      <w:pPr>
        <w:rPr>
          <w:b/>
          <w:szCs w:val="20"/>
          <w:u w:val="single"/>
        </w:rPr>
      </w:pPr>
    </w:p>
    <w:p w14:paraId="6D7A2C30" w14:textId="77777777" w:rsidR="00C0475E" w:rsidRDefault="00C0475E" w:rsidP="00C0475E">
      <w:pPr>
        <w:rPr>
          <w:b/>
          <w:sz w:val="20"/>
          <w:szCs w:val="20"/>
          <w:u w:val="single"/>
        </w:rPr>
      </w:pPr>
    </w:p>
    <w:p w14:paraId="02FE0C13" w14:textId="77777777" w:rsidR="00C0475E" w:rsidRPr="0061436E" w:rsidRDefault="00C0475E" w:rsidP="00C0475E">
      <w:pPr>
        <w:pStyle w:val="ListParagraph"/>
        <w:numPr>
          <w:ilvl w:val="1"/>
          <w:numId w:val="3"/>
        </w:numPr>
        <w:rPr>
          <w:b/>
          <w:sz w:val="20"/>
          <w:szCs w:val="20"/>
          <w:u w:val="single"/>
        </w:rPr>
      </w:pPr>
      <w:r w:rsidRPr="00C878D7">
        <w:rPr>
          <w:b/>
          <w:szCs w:val="20"/>
          <w:u w:val="single"/>
        </w:rPr>
        <w:t>FACING</w:t>
      </w:r>
    </w:p>
    <w:p w14:paraId="6721F843" w14:textId="77777777" w:rsidR="00C0475E" w:rsidRPr="0061436E" w:rsidRDefault="00C0475E" w:rsidP="00C0475E">
      <w:pPr>
        <w:rPr>
          <w:b/>
          <w:sz w:val="20"/>
          <w:szCs w:val="20"/>
          <w:u w:val="single"/>
        </w:rPr>
      </w:pPr>
    </w:p>
    <w:p w14:paraId="1D3E077F" w14:textId="77777777" w:rsidR="00C0475E" w:rsidRPr="0061436E" w:rsidRDefault="00C0475E" w:rsidP="00C0475E">
      <w:pPr>
        <w:rPr>
          <w:sz w:val="20"/>
          <w:szCs w:val="20"/>
        </w:rPr>
      </w:pPr>
      <w:r w:rsidRPr="0061436E">
        <w:rPr>
          <w:sz w:val="20"/>
          <w:szCs w:val="20"/>
        </w:rPr>
        <w:t>Most formations have a particular facing, so that the unit faces to the front and has flanks and a rear.  Certain formations have no flanks, only front and rear, and a few have no particular facing and are treated as facing all round, for example Bracelet of Kurusenla.  Units generally move in the direction they are facing, though movement to flank / rear is possible with difficulty.   They also fire in this direction.</w:t>
      </w:r>
    </w:p>
    <w:p w14:paraId="6FB265DB" w14:textId="77777777" w:rsidR="00C0475E" w:rsidRPr="0061436E" w:rsidRDefault="00C0475E" w:rsidP="00C0475E">
      <w:pPr>
        <w:rPr>
          <w:sz w:val="20"/>
          <w:szCs w:val="20"/>
        </w:rPr>
      </w:pPr>
    </w:p>
    <w:p w14:paraId="29FA70C8" w14:textId="77777777" w:rsidR="00C0475E" w:rsidRPr="002316C3" w:rsidRDefault="00C0475E" w:rsidP="00C0475E">
      <w:pPr>
        <w:pStyle w:val="ListParagraph"/>
        <w:numPr>
          <w:ilvl w:val="2"/>
          <w:numId w:val="3"/>
        </w:numPr>
        <w:rPr>
          <w:b/>
          <w:szCs w:val="20"/>
          <w:u w:val="single"/>
        </w:rPr>
      </w:pPr>
      <w:bookmarkStart w:id="89" w:name="_Ref402009472"/>
      <w:r w:rsidRPr="002316C3">
        <w:rPr>
          <w:b/>
          <w:szCs w:val="20"/>
          <w:u w:val="single"/>
        </w:rPr>
        <w:t>Changing Facing</w:t>
      </w:r>
      <w:bookmarkEnd w:id="89"/>
    </w:p>
    <w:p w14:paraId="07C563A1" w14:textId="77777777" w:rsidR="00C0475E" w:rsidRPr="0061436E" w:rsidRDefault="00C0475E" w:rsidP="00C0475E">
      <w:pPr>
        <w:rPr>
          <w:b/>
          <w:sz w:val="20"/>
          <w:szCs w:val="20"/>
          <w:u w:val="single"/>
        </w:rPr>
      </w:pPr>
    </w:p>
    <w:p w14:paraId="3A8BC917" w14:textId="77777777" w:rsidR="00C0475E" w:rsidRDefault="00C0475E" w:rsidP="00C0475E">
      <w:pPr>
        <w:rPr>
          <w:sz w:val="20"/>
          <w:szCs w:val="20"/>
        </w:rPr>
      </w:pPr>
      <w:r w:rsidRPr="0061436E">
        <w:rPr>
          <w:sz w:val="20"/>
          <w:szCs w:val="20"/>
        </w:rPr>
        <w:t xml:space="preserve">This can be done either during </w:t>
      </w:r>
      <w:r>
        <w:rPr>
          <w:sz w:val="20"/>
          <w:szCs w:val="20"/>
        </w:rPr>
        <w:t>execution of a Movement Command,</w:t>
      </w:r>
      <w:r w:rsidRPr="0061436E">
        <w:rPr>
          <w:sz w:val="20"/>
          <w:szCs w:val="20"/>
        </w:rPr>
        <w:t xml:space="preserve"> or </w:t>
      </w:r>
      <w:r>
        <w:rPr>
          <w:sz w:val="20"/>
          <w:szCs w:val="20"/>
        </w:rPr>
        <w:t>using</w:t>
      </w:r>
      <w:r w:rsidRPr="0061436E">
        <w:rPr>
          <w:sz w:val="20"/>
          <w:szCs w:val="20"/>
        </w:rPr>
        <w:t xml:space="preserve"> a </w:t>
      </w:r>
      <w:r>
        <w:rPr>
          <w:sz w:val="20"/>
          <w:szCs w:val="20"/>
        </w:rPr>
        <w:t>Formation Change command</w:t>
      </w:r>
      <w:r w:rsidRPr="0061436E">
        <w:rPr>
          <w:sz w:val="20"/>
          <w:szCs w:val="20"/>
        </w:rPr>
        <w:t xml:space="preserve">. </w:t>
      </w:r>
    </w:p>
    <w:p w14:paraId="1FAE5AA3" w14:textId="77777777" w:rsidR="00C0475E" w:rsidRDefault="00C0475E" w:rsidP="00C0475E">
      <w:pPr>
        <w:rPr>
          <w:sz w:val="20"/>
          <w:szCs w:val="20"/>
        </w:rPr>
      </w:pPr>
    </w:p>
    <w:p w14:paraId="7ED7EC8A" w14:textId="77777777" w:rsidR="00C0475E" w:rsidRDefault="00C0475E" w:rsidP="00C0475E">
      <w:pPr>
        <w:rPr>
          <w:sz w:val="20"/>
          <w:szCs w:val="20"/>
        </w:rPr>
      </w:pPr>
    </w:p>
    <w:p w14:paraId="3C9A555B" w14:textId="77777777" w:rsidR="00C0475E" w:rsidRPr="002316C3" w:rsidRDefault="00C0475E" w:rsidP="00C0475E">
      <w:pPr>
        <w:rPr>
          <w:b/>
          <w:sz w:val="22"/>
          <w:szCs w:val="20"/>
          <w:u w:val="single"/>
        </w:rPr>
      </w:pPr>
      <w:r w:rsidRPr="002316C3">
        <w:rPr>
          <w:b/>
          <w:sz w:val="22"/>
          <w:szCs w:val="20"/>
          <w:u w:val="single"/>
        </w:rPr>
        <w:t>Changing Facing During Movement</w:t>
      </w:r>
    </w:p>
    <w:p w14:paraId="07C95B34" w14:textId="77777777" w:rsidR="00C0475E" w:rsidRDefault="00C0475E" w:rsidP="00C0475E">
      <w:pPr>
        <w:rPr>
          <w:sz w:val="20"/>
          <w:szCs w:val="20"/>
        </w:rPr>
      </w:pPr>
    </w:p>
    <w:p w14:paraId="52BC96E2" w14:textId="77777777" w:rsidR="00C0475E" w:rsidRDefault="00C0475E" w:rsidP="00C0475E">
      <w:pPr>
        <w:rPr>
          <w:sz w:val="20"/>
          <w:szCs w:val="20"/>
        </w:rPr>
      </w:pPr>
      <w:r>
        <w:rPr>
          <w:sz w:val="20"/>
          <w:szCs w:val="20"/>
        </w:rPr>
        <w:t>This can be done in two ways:</w:t>
      </w:r>
    </w:p>
    <w:p w14:paraId="27F53066" w14:textId="77777777" w:rsidR="00C0475E" w:rsidRDefault="00C0475E" w:rsidP="00C0475E">
      <w:pPr>
        <w:rPr>
          <w:sz w:val="20"/>
          <w:szCs w:val="20"/>
        </w:rPr>
      </w:pPr>
    </w:p>
    <w:p w14:paraId="51A33830" w14:textId="73F0C801" w:rsidR="00C0475E" w:rsidRDefault="00C0475E" w:rsidP="00C0475E">
      <w:pPr>
        <w:numPr>
          <w:ilvl w:val="0"/>
          <w:numId w:val="17"/>
        </w:numPr>
        <w:rPr>
          <w:sz w:val="20"/>
          <w:szCs w:val="20"/>
        </w:rPr>
      </w:pPr>
      <w:r w:rsidRPr="0034371F">
        <w:rPr>
          <w:b/>
          <w:sz w:val="20"/>
          <w:szCs w:val="20"/>
        </w:rPr>
        <w:lastRenderedPageBreak/>
        <w:t>Wheel</w:t>
      </w:r>
      <w:r w:rsidRPr="0034371F">
        <w:rPr>
          <w:sz w:val="20"/>
          <w:szCs w:val="20"/>
        </w:rPr>
        <w:t xml:space="preserve">   -  </w:t>
      </w:r>
      <w:r w:rsidR="003121E2">
        <w:rPr>
          <w:sz w:val="20"/>
          <w:szCs w:val="20"/>
        </w:rPr>
        <w:t>Pivot about a corner.  All units are considered to be 150mm wide so a 90 degree wheel requires a move of 200mm (and yes mathematical pedants, I know this is not exactly right so if you want to</w:t>
      </w:r>
      <w:r w:rsidR="008D62D3">
        <w:rPr>
          <w:sz w:val="20"/>
          <w:szCs w:val="20"/>
        </w:rPr>
        <w:t xml:space="preserve"> use</w:t>
      </w:r>
      <w:r w:rsidR="003121E2">
        <w:rPr>
          <w:sz w:val="20"/>
          <w:szCs w:val="20"/>
        </w:rPr>
        <w:t xml:space="preserve"> 0.5 x Pi x R knock yourselves out!).  Greater or lesser wheels are proportional.  Move the figure 75mm from the unit centre the correct distance and conform the rest to that.  If desperate you can wheel about the centre in which case move</w:t>
      </w:r>
      <w:r w:rsidR="005B7747">
        <w:rPr>
          <w:sz w:val="20"/>
          <w:szCs w:val="20"/>
        </w:rPr>
        <w:t xml:space="preserve"> required is </w:t>
      </w:r>
      <w:r w:rsidR="003121E2">
        <w:rPr>
          <w:sz w:val="20"/>
          <w:szCs w:val="20"/>
        </w:rPr>
        <w:t>the same (</w:t>
      </w:r>
      <w:r w:rsidR="005B7747">
        <w:rPr>
          <w:sz w:val="20"/>
          <w:szCs w:val="20"/>
        </w:rPr>
        <w:t>shorter distance is neutralised by part of the unit having to move backwards) but a QC is required.</w:t>
      </w:r>
    </w:p>
    <w:p w14:paraId="12449275" w14:textId="77777777" w:rsidR="0034371F" w:rsidRPr="0034371F" w:rsidRDefault="0034371F" w:rsidP="0034371F">
      <w:pPr>
        <w:ind w:left="720"/>
        <w:rPr>
          <w:sz w:val="20"/>
          <w:szCs w:val="20"/>
        </w:rPr>
      </w:pPr>
    </w:p>
    <w:p w14:paraId="7DAF624D" w14:textId="4067F61C" w:rsidR="00C0475E" w:rsidRPr="0061436E" w:rsidRDefault="00C0475E" w:rsidP="00C0475E">
      <w:pPr>
        <w:numPr>
          <w:ilvl w:val="0"/>
          <w:numId w:val="17"/>
        </w:numPr>
        <w:rPr>
          <w:b/>
          <w:sz w:val="20"/>
          <w:szCs w:val="20"/>
        </w:rPr>
      </w:pPr>
      <w:r w:rsidRPr="0061436E">
        <w:rPr>
          <w:b/>
          <w:sz w:val="20"/>
          <w:szCs w:val="20"/>
        </w:rPr>
        <w:t>Spin</w:t>
      </w:r>
      <w:r w:rsidRPr="0061436E">
        <w:rPr>
          <w:sz w:val="20"/>
          <w:szCs w:val="20"/>
        </w:rPr>
        <w:t xml:space="preserve">  -  Each man turns to flank or rear maintaining formation.  Due to the need to retain formation this is impossible for many formations;  details are on the Formation Table. This spin will use </w:t>
      </w:r>
      <w:r w:rsidRPr="0061436E">
        <w:rPr>
          <w:b/>
          <w:sz w:val="20"/>
          <w:szCs w:val="20"/>
        </w:rPr>
        <w:t>quarter</w:t>
      </w:r>
      <w:r w:rsidRPr="0061436E">
        <w:rPr>
          <w:sz w:val="20"/>
          <w:szCs w:val="20"/>
        </w:rPr>
        <w:t xml:space="preserve"> of the unit’s movement allowance</w:t>
      </w:r>
      <w:r>
        <w:rPr>
          <w:sz w:val="20"/>
          <w:szCs w:val="20"/>
        </w:rPr>
        <w:t xml:space="preserve"> (after adjustment for Affecting Terrain if applicable). </w:t>
      </w:r>
      <w:r w:rsidRPr="0061436E">
        <w:rPr>
          <w:sz w:val="20"/>
          <w:szCs w:val="20"/>
        </w:rPr>
        <w:t xml:space="preserve">   It will </w:t>
      </w:r>
      <w:r w:rsidR="0034371F">
        <w:rPr>
          <w:sz w:val="20"/>
          <w:szCs w:val="20"/>
        </w:rPr>
        <w:t>may</w:t>
      </w:r>
      <w:r w:rsidRPr="0061436E">
        <w:rPr>
          <w:sz w:val="20"/>
          <w:szCs w:val="20"/>
        </w:rPr>
        <w:t xml:space="preserve"> require a QC in a Zone (see Hostile Zone Effects chart).</w:t>
      </w:r>
    </w:p>
    <w:p w14:paraId="4C5B0E25" w14:textId="77777777" w:rsidR="00C0475E" w:rsidRPr="0061436E" w:rsidRDefault="00C0475E" w:rsidP="00C0475E">
      <w:pPr>
        <w:rPr>
          <w:sz w:val="20"/>
          <w:szCs w:val="20"/>
        </w:rPr>
      </w:pPr>
    </w:p>
    <w:p w14:paraId="5C3A8A1D" w14:textId="77777777" w:rsidR="00C0475E" w:rsidRPr="002316C3" w:rsidRDefault="00C0475E" w:rsidP="00C0475E">
      <w:pPr>
        <w:rPr>
          <w:b/>
          <w:sz w:val="20"/>
          <w:szCs w:val="20"/>
          <w:u w:val="single"/>
        </w:rPr>
      </w:pPr>
      <w:r w:rsidRPr="002316C3">
        <w:rPr>
          <w:b/>
          <w:sz w:val="20"/>
          <w:szCs w:val="20"/>
          <w:u w:val="single"/>
        </w:rPr>
        <w:t>Changing Facing During Formation Change</w:t>
      </w:r>
    </w:p>
    <w:p w14:paraId="4CD17139" w14:textId="77777777" w:rsidR="00C0475E" w:rsidRDefault="00C0475E" w:rsidP="00C0475E">
      <w:pPr>
        <w:rPr>
          <w:sz w:val="20"/>
          <w:szCs w:val="20"/>
        </w:rPr>
      </w:pPr>
    </w:p>
    <w:p w14:paraId="19F166C2" w14:textId="77777777" w:rsidR="00C0475E" w:rsidRDefault="00C0475E" w:rsidP="00C0475E">
      <w:pPr>
        <w:rPr>
          <w:sz w:val="20"/>
          <w:szCs w:val="20"/>
        </w:rPr>
      </w:pPr>
      <w:r>
        <w:rPr>
          <w:sz w:val="20"/>
          <w:szCs w:val="20"/>
        </w:rPr>
        <w:t xml:space="preserve">When a unit receives a Formation Change Command  it can change its </w:t>
      </w:r>
      <w:r w:rsidRPr="002316C3">
        <w:rPr>
          <w:b/>
          <w:sz w:val="20"/>
          <w:szCs w:val="20"/>
        </w:rPr>
        <w:t>facing</w:t>
      </w:r>
      <w:r>
        <w:rPr>
          <w:sz w:val="20"/>
          <w:szCs w:val="20"/>
        </w:rPr>
        <w:t xml:space="preserve"> in any way desired.  It may perform a refacing only or combine it with a formation change.  In either case a Formation Change  QC may be required.</w:t>
      </w:r>
      <w:r w:rsidRPr="0061436E">
        <w:rPr>
          <w:sz w:val="20"/>
          <w:szCs w:val="20"/>
        </w:rPr>
        <w:t xml:space="preserve"> This is the only way certain formations (ie Embrace of Nayari</w:t>
      </w:r>
      <w:r>
        <w:rPr>
          <w:sz w:val="20"/>
          <w:szCs w:val="20"/>
        </w:rPr>
        <w:t xml:space="preserve">) </w:t>
      </w:r>
      <w:r w:rsidRPr="0061436E">
        <w:rPr>
          <w:sz w:val="20"/>
          <w:szCs w:val="20"/>
        </w:rPr>
        <w:t>can change facing without wheeling.</w:t>
      </w:r>
    </w:p>
    <w:p w14:paraId="5CFFEC27" w14:textId="77777777" w:rsidR="00C0475E" w:rsidRDefault="00C0475E" w:rsidP="00C0475E">
      <w:pPr>
        <w:rPr>
          <w:sz w:val="20"/>
          <w:szCs w:val="20"/>
        </w:rPr>
      </w:pPr>
    </w:p>
    <w:p w14:paraId="61137F8A" w14:textId="77777777" w:rsidR="00C0475E" w:rsidRDefault="00C0475E" w:rsidP="00C0475E">
      <w:pPr>
        <w:rPr>
          <w:sz w:val="20"/>
          <w:szCs w:val="20"/>
        </w:rPr>
      </w:pPr>
      <w:r>
        <w:rPr>
          <w:sz w:val="20"/>
          <w:szCs w:val="20"/>
        </w:rPr>
        <w:t>Having refaced it may place its front anywhere within the area covered by the unit prior to reforming / refacing.  This can have quite a strong effect if a line formation such as Waves executes this.</w:t>
      </w:r>
    </w:p>
    <w:p w14:paraId="4410B623" w14:textId="77777777" w:rsidR="00C0475E" w:rsidRPr="0061436E" w:rsidRDefault="00C0475E" w:rsidP="00C0475E">
      <w:pPr>
        <w:rPr>
          <w:sz w:val="20"/>
          <w:szCs w:val="20"/>
        </w:rPr>
      </w:pPr>
    </w:p>
    <w:p w14:paraId="502830DC" w14:textId="77777777" w:rsidR="00C0475E" w:rsidRPr="00C878D7" w:rsidRDefault="00C0475E" w:rsidP="00C0475E">
      <w:pPr>
        <w:pStyle w:val="ListParagraph"/>
        <w:numPr>
          <w:ilvl w:val="1"/>
          <w:numId w:val="3"/>
        </w:numPr>
        <w:rPr>
          <w:b/>
          <w:szCs w:val="20"/>
          <w:u w:val="single"/>
        </w:rPr>
      </w:pPr>
      <w:bookmarkStart w:id="90" w:name="_Ref486118489"/>
      <w:r>
        <w:rPr>
          <w:b/>
          <w:szCs w:val="20"/>
          <w:u w:val="single"/>
        </w:rPr>
        <w:t xml:space="preserve">INTERPENETRATION, </w:t>
      </w:r>
      <w:r w:rsidRPr="00C878D7">
        <w:rPr>
          <w:b/>
          <w:szCs w:val="20"/>
          <w:u w:val="single"/>
        </w:rPr>
        <w:t>GAPS</w:t>
      </w:r>
      <w:bookmarkEnd w:id="90"/>
      <w:r>
        <w:rPr>
          <w:b/>
          <w:szCs w:val="20"/>
          <w:u w:val="single"/>
        </w:rPr>
        <w:t xml:space="preserve"> AND SWITCHING</w:t>
      </w:r>
    </w:p>
    <w:p w14:paraId="30E74116" w14:textId="77777777" w:rsidR="00C0475E" w:rsidRPr="0061436E" w:rsidRDefault="00C0475E" w:rsidP="00C0475E">
      <w:pPr>
        <w:rPr>
          <w:b/>
          <w:sz w:val="20"/>
          <w:szCs w:val="20"/>
          <w:u w:val="single"/>
        </w:rPr>
      </w:pPr>
    </w:p>
    <w:p w14:paraId="32B8C8AD" w14:textId="77777777" w:rsidR="00C0475E" w:rsidRPr="00EF51BC" w:rsidRDefault="00C0475E" w:rsidP="00C0475E">
      <w:pPr>
        <w:pStyle w:val="ListParagraph"/>
        <w:numPr>
          <w:ilvl w:val="2"/>
          <w:numId w:val="3"/>
        </w:numPr>
        <w:rPr>
          <w:b/>
          <w:sz w:val="22"/>
          <w:szCs w:val="20"/>
          <w:u w:val="single"/>
        </w:rPr>
      </w:pPr>
      <w:r w:rsidRPr="00EF51BC">
        <w:rPr>
          <w:b/>
          <w:sz w:val="22"/>
          <w:szCs w:val="20"/>
          <w:u w:val="single"/>
        </w:rPr>
        <w:t>Interpenetration</w:t>
      </w:r>
    </w:p>
    <w:p w14:paraId="75F76CF6" w14:textId="77777777" w:rsidR="00C0475E" w:rsidRPr="0061436E" w:rsidRDefault="00C0475E" w:rsidP="00C0475E">
      <w:pPr>
        <w:rPr>
          <w:b/>
          <w:sz w:val="20"/>
          <w:szCs w:val="20"/>
          <w:u w:val="single"/>
        </w:rPr>
      </w:pPr>
    </w:p>
    <w:p w14:paraId="301C0A96" w14:textId="7E748A7F" w:rsidR="00C0475E" w:rsidRDefault="00C0475E" w:rsidP="00C0475E">
      <w:pPr>
        <w:rPr>
          <w:sz w:val="20"/>
          <w:szCs w:val="20"/>
        </w:rPr>
      </w:pPr>
      <w:r w:rsidRPr="0061436E">
        <w:rPr>
          <w:b/>
          <w:sz w:val="20"/>
          <w:szCs w:val="20"/>
        </w:rPr>
        <w:t>Interpenetration</w:t>
      </w:r>
      <w:r w:rsidRPr="0061436E">
        <w:rPr>
          <w:sz w:val="20"/>
          <w:szCs w:val="20"/>
        </w:rPr>
        <w:t xml:space="preserve"> occurs when a moving unit attempts to pass through a stationary friendly unit</w:t>
      </w:r>
      <w:r>
        <w:rPr>
          <w:sz w:val="20"/>
          <w:szCs w:val="20"/>
        </w:rPr>
        <w:t xml:space="preserve"> (Exception Artillery (</w:t>
      </w:r>
      <w:r w:rsidRPr="00EC36AC">
        <w:rPr>
          <w:color w:val="FFFF00"/>
          <w:sz w:val="20"/>
          <w:szCs w:val="20"/>
          <w:highlight w:val="red"/>
        </w:rPr>
        <w:fldChar w:fldCharType="begin"/>
      </w:r>
      <w:r w:rsidRPr="00EC36AC">
        <w:rPr>
          <w:color w:val="FFFF00"/>
          <w:sz w:val="20"/>
          <w:szCs w:val="20"/>
          <w:highlight w:val="red"/>
        </w:rPr>
        <w:instrText xml:space="preserve"> REF _Ref484726904 \r \h  \* MERGEFORMAT </w:instrText>
      </w:r>
      <w:r w:rsidRPr="00EC36AC">
        <w:rPr>
          <w:color w:val="FFFF00"/>
          <w:sz w:val="20"/>
          <w:szCs w:val="20"/>
          <w:highlight w:val="red"/>
        </w:rPr>
      </w:r>
      <w:r w:rsidRPr="00EC36AC">
        <w:rPr>
          <w:color w:val="FFFF00"/>
          <w:sz w:val="20"/>
          <w:szCs w:val="20"/>
          <w:highlight w:val="red"/>
        </w:rPr>
        <w:fldChar w:fldCharType="separate"/>
      </w:r>
      <w:r w:rsidR="00996996">
        <w:rPr>
          <w:color w:val="FFFF00"/>
          <w:sz w:val="20"/>
          <w:szCs w:val="20"/>
          <w:highlight w:val="red"/>
        </w:rPr>
        <w:t>0</w:t>
      </w:r>
      <w:r w:rsidRPr="00EC36AC">
        <w:rPr>
          <w:color w:val="FFFF00"/>
          <w:sz w:val="20"/>
          <w:szCs w:val="20"/>
          <w:highlight w:val="red"/>
        </w:rPr>
        <w:fldChar w:fldCharType="end"/>
      </w:r>
      <w:r w:rsidR="000738BC">
        <w:rPr>
          <w:color w:val="FFFF00"/>
          <w:sz w:val="20"/>
          <w:szCs w:val="20"/>
        </w:rPr>
        <w:t>(</w:t>
      </w:r>
      <w:r w:rsidRPr="00EC36AC">
        <w:rPr>
          <w:color w:val="FFFF00"/>
          <w:sz w:val="20"/>
          <w:szCs w:val="20"/>
        </w:rPr>
        <w:t>)</w:t>
      </w:r>
      <w:r w:rsidRPr="0061436E">
        <w:rPr>
          <w:sz w:val="20"/>
          <w:szCs w:val="20"/>
        </w:rPr>
        <w:t xml:space="preserve">.  The front of the unit passing through </w:t>
      </w:r>
      <w:r>
        <w:rPr>
          <w:sz w:val="20"/>
          <w:szCs w:val="20"/>
        </w:rPr>
        <w:t>must</w:t>
      </w:r>
      <w:r w:rsidRPr="0061436E">
        <w:rPr>
          <w:sz w:val="20"/>
          <w:szCs w:val="20"/>
        </w:rPr>
        <w:t xml:space="preserve"> clear the front of the other unit by at least 50m</w:t>
      </w:r>
      <w:r>
        <w:rPr>
          <w:sz w:val="20"/>
          <w:szCs w:val="20"/>
        </w:rPr>
        <w:t>m</w:t>
      </w:r>
      <w:r w:rsidRPr="0061436E">
        <w:rPr>
          <w:sz w:val="20"/>
          <w:szCs w:val="20"/>
        </w:rPr>
        <w:t xml:space="preserve">.  If the entire moving unit does not clear the front of the stationary unit move the latter back enough to just clear it.  The Interpenetration Table should be consulted to determine if the move is possible and if so whether a QC is required.  </w:t>
      </w:r>
      <w:r>
        <w:rPr>
          <w:sz w:val="20"/>
          <w:szCs w:val="20"/>
        </w:rPr>
        <w:t>This is determined by</w:t>
      </w:r>
      <w:r w:rsidRPr="0061436E">
        <w:rPr>
          <w:sz w:val="20"/>
          <w:szCs w:val="20"/>
        </w:rPr>
        <w:t xml:space="preserve"> the </w:t>
      </w:r>
      <w:r>
        <w:rPr>
          <w:sz w:val="20"/>
          <w:szCs w:val="20"/>
        </w:rPr>
        <w:t>density</w:t>
      </w:r>
      <w:r w:rsidRPr="0061436E">
        <w:rPr>
          <w:sz w:val="20"/>
          <w:szCs w:val="20"/>
        </w:rPr>
        <w:t xml:space="preserve"> of the two units.  The QC is executed using the Quality of the moving unit with the following effects</w:t>
      </w:r>
      <w:r>
        <w:rPr>
          <w:sz w:val="20"/>
          <w:szCs w:val="20"/>
        </w:rPr>
        <w:t xml:space="preserve">.  If the pass fails </w:t>
      </w:r>
      <w:r w:rsidRPr="0061436E">
        <w:rPr>
          <w:sz w:val="20"/>
          <w:szCs w:val="20"/>
        </w:rPr>
        <w:t xml:space="preserve">the moving unit stops </w:t>
      </w:r>
      <w:r>
        <w:rPr>
          <w:sz w:val="20"/>
          <w:szCs w:val="20"/>
        </w:rPr>
        <w:t>10mm behind the non-moving unit.</w:t>
      </w:r>
    </w:p>
    <w:p w14:paraId="3ECEE1A7" w14:textId="77777777" w:rsidR="00C0475E" w:rsidRDefault="00C0475E" w:rsidP="00C0475E">
      <w:pPr>
        <w:rPr>
          <w:sz w:val="20"/>
          <w:szCs w:val="20"/>
        </w:rPr>
      </w:pPr>
    </w:p>
    <w:p w14:paraId="21B3903F" w14:textId="77777777" w:rsidR="00C0475E" w:rsidRPr="003B0F79" w:rsidRDefault="00C0475E" w:rsidP="00C0475E">
      <w:pPr>
        <w:rPr>
          <w:b/>
          <w:sz w:val="20"/>
          <w:szCs w:val="20"/>
        </w:rPr>
      </w:pPr>
      <w:r>
        <w:rPr>
          <w:b/>
          <w:sz w:val="20"/>
          <w:szCs w:val="20"/>
        </w:rPr>
        <w:t>Hostile Zone Effects per the Table apply but only to the moving unit.</w:t>
      </w:r>
    </w:p>
    <w:p w14:paraId="00B18CCB" w14:textId="77777777" w:rsidR="00C0475E" w:rsidRPr="0061436E" w:rsidRDefault="00C0475E" w:rsidP="00C0475E">
      <w:pPr>
        <w:rPr>
          <w:b/>
          <w:sz w:val="20"/>
          <w:szCs w:val="20"/>
          <w:u w:val="single"/>
        </w:rPr>
      </w:pPr>
    </w:p>
    <w:p w14:paraId="3672FB4C" w14:textId="77777777" w:rsidR="00C0475E" w:rsidRPr="00EF51BC" w:rsidRDefault="00C0475E" w:rsidP="00C0475E">
      <w:pPr>
        <w:pStyle w:val="ListParagraph"/>
        <w:numPr>
          <w:ilvl w:val="2"/>
          <w:numId w:val="3"/>
        </w:numPr>
        <w:rPr>
          <w:b/>
          <w:sz w:val="22"/>
          <w:szCs w:val="20"/>
          <w:u w:val="single"/>
        </w:rPr>
      </w:pPr>
      <w:r w:rsidRPr="00EF51BC">
        <w:rPr>
          <w:b/>
          <w:sz w:val="22"/>
          <w:szCs w:val="20"/>
          <w:u w:val="single"/>
        </w:rPr>
        <w:t>Passing Gaps</w:t>
      </w:r>
    </w:p>
    <w:p w14:paraId="741F6B3F" w14:textId="77777777" w:rsidR="00C0475E" w:rsidRPr="0061436E" w:rsidRDefault="00C0475E" w:rsidP="00C0475E">
      <w:pPr>
        <w:rPr>
          <w:b/>
          <w:sz w:val="20"/>
          <w:szCs w:val="20"/>
          <w:u w:val="single"/>
        </w:rPr>
      </w:pPr>
    </w:p>
    <w:p w14:paraId="746256FB" w14:textId="66D83943" w:rsidR="00C0475E" w:rsidRPr="0061436E" w:rsidRDefault="00C0475E" w:rsidP="00C0475E">
      <w:pPr>
        <w:rPr>
          <w:sz w:val="20"/>
          <w:szCs w:val="20"/>
        </w:rPr>
      </w:pPr>
      <w:r w:rsidRPr="0061436E">
        <w:rPr>
          <w:b/>
          <w:sz w:val="20"/>
          <w:szCs w:val="20"/>
        </w:rPr>
        <w:t>Passing through gaps</w:t>
      </w:r>
      <w:r w:rsidRPr="0061436E">
        <w:rPr>
          <w:sz w:val="20"/>
          <w:szCs w:val="20"/>
        </w:rPr>
        <w:t xml:space="preserve"> depends on the formation of the unit</w:t>
      </w:r>
      <w:r>
        <w:rPr>
          <w:sz w:val="20"/>
          <w:szCs w:val="20"/>
        </w:rPr>
        <w:t xml:space="preserve"> and proximity to the enemy.  If outside an enemy CZ formations can pass through gaps of 50mm. </w:t>
      </w:r>
      <w:r w:rsidRPr="0061436E">
        <w:rPr>
          <w:sz w:val="20"/>
          <w:szCs w:val="20"/>
        </w:rPr>
        <w:t xml:space="preserve"> Ignore the actual figure frontage of the unit passing (representational only).  The gap can be between friendly units or terrain or combination of the two.  </w:t>
      </w:r>
      <w:r>
        <w:rPr>
          <w:sz w:val="20"/>
          <w:szCs w:val="20"/>
        </w:rPr>
        <w:t xml:space="preserve">If within an enemy CZ  larger gaps are required depending on formation.  </w:t>
      </w:r>
    </w:p>
    <w:p w14:paraId="7BAFC833" w14:textId="77777777" w:rsidR="00C0475E" w:rsidRPr="0061436E" w:rsidRDefault="00C0475E" w:rsidP="00C0475E">
      <w:pPr>
        <w:rPr>
          <w:sz w:val="20"/>
          <w:szCs w:val="20"/>
        </w:rPr>
      </w:pPr>
    </w:p>
    <w:p w14:paraId="3C93F263" w14:textId="3B1DCC1C" w:rsidR="00C0475E" w:rsidRPr="0061436E" w:rsidRDefault="00C0475E" w:rsidP="00C0475E">
      <w:pPr>
        <w:rPr>
          <w:sz w:val="20"/>
          <w:szCs w:val="20"/>
        </w:rPr>
      </w:pPr>
      <w:r w:rsidRPr="0061436E">
        <w:rPr>
          <w:sz w:val="20"/>
          <w:szCs w:val="20"/>
        </w:rPr>
        <w:t>Linear</w:t>
      </w:r>
      <w:r w:rsidRPr="0061436E">
        <w:rPr>
          <w:sz w:val="20"/>
          <w:szCs w:val="20"/>
        </w:rPr>
        <w:tab/>
        <w:t>(</w:t>
      </w:r>
      <w:r w:rsidR="00DB43DE">
        <w:rPr>
          <w:sz w:val="20"/>
          <w:szCs w:val="20"/>
        </w:rPr>
        <w:t>Formations 3, 14</w:t>
      </w:r>
      <w:r w:rsidRPr="0061436E">
        <w:rPr>
          <w:sz w:val="20"/>
          <w:szCs w:val="20"/>
        </w:rPr>
        <w:t>):</w:t>
      </w:r>
      <w:r w:rsidRPr="0061436E">
        <w:rPr>
          <w:sz w:val="20"/>
          <w:szCs w:val="20"/>
        </w:rPr>
        <w:tab/>
      </w:r>
      <w:r w:rsidRPr="0061436E">
        <w:rPr>
          <w:sz w:val="20"/>
          <w:szCs w:val="20"/>
        </w:rPr>
        <w:tab/>
        <w:t>200mm</w:t>
      </w:r>
    </w:p>
    <w:p w14:paraId="12C69B28" w14:textId="30214B8C" w:rsidR="00C0475E" w:rsidRDefault="00C0475E" w:rsidP="00C0475E">
      <w:pPr>
        <w:rPr>
          <w:sz w:val="20"/>
          <w:szCs w:val="20"/>
        </w:rPr>
      </w:pPr>
      <w:r w:rsidRPr="0061436E">
        <w:rPr>
          <w:sz w:val="20"/>
          <w:szCs w:val="20"/>
        </w:rPr>
        <w:t>Column ( Formation</w:t>
      </w:r>
      <w:r w:rsidR="00DB43DE">
        <w:rPr>
          <w:sz w:val="20"/>
          <w:szCs w:val="20"/>
        </w:rPr>
        <w:t>s</w:t>
      </w:r>
      <w:r w:rsidRPr="0061436E">
        <w:rPr>
          <w:sz w:val="20"/>
          <w:szCs w:val="20"/>
        </w:rPr>
        <w:t xml:space="preserve"> 4</w:t>
      </w:r>
      <w:r w:rsidR="00DB43DE">
        <w:rPr>
          <w:sz w:val="20"/>
          <w:szCs w:val="20"/>
        </w:rPr>
        <w:t>, 22</w:t>
      </w:r>
      <w:r w:rsidRPr="0061436E">
        <w:rPr>
          <w:sz w:val="20"/>
          <w:szCs w:val="20"/>
        </w:rPr>
        <w:t>)</w:t>
      </w:r>
      <w:r w:rsidRPr="0061436E">
        <w:rPr>
          <w:sz w:val="20"/>
          <w:szCs w:val="20"/>
        </w:rPr>
        <w:tab/>
      </w:r>
      <w:r w:rsidR="00DB43DE">
        <w:rPr>
          <w:sz w:val="20"/>
          <w:szCs w:val="20"/>
        </w:rPr>
        <w:tab/>
      </w:r>
      <w:r w:rsidRPr="0061436E">
        <w:rPr>
          <w:sz w:val="20"/>
          <w:szCs w:val="20"/>
        </w:rPr>
        <w:t>30</w:t>
      </w:r>
      <w:r w:rsidR="00DB43DE">
        <w:rPr>
          <w:sz w:val="20"/>
          <w:szCs w:val="20"/>
        </w:rPr>
        <w:t>mm</w:t>
      </w:r>
    </w:p>
    <w:p w14:paraId="666D2680" w14:textId="2B585358" w:rsidR="00DB43DE" w:rsidRPr="0061436E" w:rsidRDefault="00DB43DE" w:rsidP="00C0475E">
      <w:pPr>
        <w:rPr>
          <w:sz w:val="20"/>
          <w:szCs w:val="20"/>
        </w:rPr>
      </w:pPr>
      <w:r>
        <w:rPr>
          <w:sz w:val="20"/>
          <w:szCs w:val="20"/>
        </w:rPr>
        <w:t>Blocks (The rest):</w:t>
      </w:r>
      <w:r>
        <w:rPr>
          <w:sz w:val="20"/>
          <w:szCs w:val="20"/>
        </w:rPr>
        <w:tab/>
      </w:r>
      <w:r>
        <w:rPr>
          <w:sz w:val="20"/>
          <w:szCs w:val="20"/>
        </w:rPr>
        <w:tab/>
      </w:r>
      <w:r>
        <w:rPr>
          <w:sz w:val="20"/>
          <w:szCs w:val="20"/>
        </w:rPr>
        <w:tab/>
        <w:t>150mm</w:t>
      </w:r>
    </w:p>
    <w:p w14:paraId="683B032E" w14:textId="3B0B2307" w:rsidR="00C0475E" w:rsidRPr="0061436E" w:rsidRDefault="00C0475E" w:rsidP="00C0475E">
      <w:pPr>
        <w:rPr>
          <w:sz w:val="20"/>
          <w:szCs w:val="20"/>
        </w:rPr>
      </w:pPr>
    </w:p>
    <w:p w14:paraId="3AF5D7A6" w14:textId="77777777" w:rsidR="00C0475E" w:rsidRPr="0061436E" w:rsidRDefault="00C0475E" w:rsidP="00C0475E">
      <w:pPr>
        <w:rPr>
          <w:sz w:val="20"/>
          <w:szCs w:val="20"/>
        </w:rPr>
      </w:pPr>
    </w:p>
    <w:p w14:paraId="045ED047" w14:textId="56A517E5" w:rsidR="00C0475E" w:rsidRPr="0049052A" w:rsidRDefault="00C0475E" w:rsidP="00C0475E">
      <w:pPr>
        <w:pStyle w:val="ListParagraph"/>
        <w:numPr>
          <w:ilvl w:val="1"/>
          <w:numId w:val="3"/>
        </w:numPr>
        <w:rPr>
          <w:b/>
          <w:color w:val="FF0000"/>
          <w:szCs w:val="20"/>
          <w:u w:val="single"/>
        </w:rPr>
      </w:pPr>
      <w:bookmarkStart w:id="91" w:name="_Ref5409688"/>
      <w:bookmarkStart w:id="92" w:name="_Ref119453531"/>
      <w:r w:rsidRPr="0049052A">
        <w:rPr>
          <w:b/>
          <w:color w:val="FF0000"/>
          <w:szCs w:val="20"/>
          <w:u w:val="single"/>
        </w:rPr>
        <w:t xml:space="preserve">REAR AREA </w:t>
      </w:r>
      <w:r w:rsidR="006F5AB8">
        <w:rPr>
          <w:b/>
          <w:color w:val="FF0000"/>
          <w:szCs w:val="20"/>
          <w:u w:val="single"/>
        </w:rPr>
        <w:t xml:space="preserve">(AND RETREAT) </w:t>
      </w:r>
      <w:r w:rsidRPr="0049052A">
        <w:rPr>
          <w:b/>
          <w:color w:val="FF0000"/>
          <w:szCs w:val="20"/>
          <w:u w:val="single"/>
        </w:rPr>
        <w:t>MOVEMENT</w:t>
      </w:r>
      <w:bookmarkEnd w:id="91"/>
      <w:bookmarkEnd w:id="92"/>
    </w:p>
    <w:p w14:paraId="4468E685" w14:textId="77777777" w:rsidR="00C0475E" w:rsidRPr="0061436E" w:rsidRDefault="00C0475E" w:rsidP="00C0475E">
      <w:pPr>
        <w:rPr>
          <w:b/>
          <w:sz w:val="20"/>
          <w:szCs w:val="20"/>
          <w:u w:val="single"/>
        </w:rPr>
      </w:pPr>
    </w:p>
    <w:p w14:paraId="07605509" w14:textId="2AFCEE88" w:rsidR="00C0475E" w:rsidRDefault="00C0475E" w:rsidP="00C0475E">
      <w:pPr>
        <w:rPr>
          <w:sz w:val="20"/>
          <w:szCs w:val="20"/>
        </w:rPr>
      </w:pPr>
      <w:r w:rsidRPr="0061436E">
        <w:rPr>
          <w:sz w:val="20"/>
          <w:szCs w:val="20"/>
        </w:rPr>
        <w:t xml:space="preserve">Troops with a </w:t>
      </w:r>
      <w:r>
        <w:rPr>
          <w:sz w:val="20"/>
          <w:szCs w:val="20"/>
        </w:rPr>
        <w:t>Rear Area</w:t>
      </w:r>
      <w:r w:rsidRPr="0061436E">
        <w:rPr>
          <w:sz w:val="20"/>
          <w:szCs w:val="20"/>
        </w:rPr>
        <w:t xml:space="preserve"> Movement command m</w:t>
      </w:r>
      <w:r>
        <w:rPr>
          <w:sz w:val="20"/>
          <w:szCs w:val="20"/>
        </w:rPr>
        <w:t xml:space="preserve">ay move at 3 x standard movement </w:t>
      </w:r>
      <w:r w:rsidRPr="0061436E">
        <w:rPr>
          <w:sz w:val="20"/>
          <w:szCs w:val="20"/>
        </w:rPr>
        <w:t xml:space="preserve">allowance and may not move closer than </w:t>
      </w:r>
      <w:r w:rsidR="008B7637">
        <w:rPr>
          <w:sz w:val="20"/>
          <w:szCs w:val="20"/>
        </w:rPr>
        <w:t>500</w:t>
      </w:r>
      <w:r w:rsidRPr="0061436E">
        <w:rPr>
          <w:sz w:val="20"/>
          <w:szCs w:val="20"/>
        </w:rPr>
        <w:t>mm to enemy</w:t>
      </w:r>
      <w:r w:rsidR="008B7637">
        <w:rPr>
          <w:sz w:val="20"/>
          <w:szCs w:val="20"/>
        </w:rPr>
        <w:t xml:space="preserve"> formed</w:t>
      </w:r>
      <w:r w:rsidRPr="0061436E">
        <w:rPr>
          <w:sz w:val="20"/>
          <w:szCs w:val="20"/>
        </w:rPr>
        <w:t xml:space="preserve"> units</w:t>
      </w:r>
      <w:r w:rsidR="006F5AB8">
        <w:rPr>
          <w:sz w:val="20"/>
          <w:szCs w:val="20"/>
        </w:rPr>
        <w:t>.  Their movement may not be generally towards the front line but may be towards a flanking enemy movement.</w:t>
      </w:r>
    </w:p>
    <w:p w14:paraId="70F009CF" w14:textId="36A6A3A0" w:rsidR="006F5AB8" w:rsidRPr="0061436E" w:rsidRDefault="006F5AB8" w:rsidP="00C0475E">
      <w:pPr>
        <w:rPr>
          <w:sz w:val="20"/>
          <w:szCs w:val="20"/>
        </w:rPr>
      </w:pPr>
      <w:r>
        <w:rPr>
          <w:sz w:val="20"/>
          <w:szCs w:val="20"/>
        </w:rPr>
        <w:t>If a battle is lost units may also retreat towards their baseline at 3 x standard movement allowances to break contact.</w:t>
      </w:r>
    </w:p>
    <w:p w14:paraId="15AAF025" w14:textId="77777777" w:rsidR="00C0475E" w:rsidRPr="0061436E" w:rsidRDefault="00C0475E" w:rsidP="00C0475E">
      <w:pPr>
        <w:rPr>
          <w:sz w:val="20"/>
          <w:szCs w:val="20"/>
        </w:rPr>
      </w:pPr>
    </w:p>
    <w:p w14:paraId="59CB85EB" w14:textId="77777777" w:rsidR="00C0475E" w:rsidRDefault="00C0475E" w:rsidP="00C0475E">
      <w:pPr>
        <w:pStyle w:val="ListParagraph"/>
        <w:numPr>
          <w:ilvl w:val="1"/>
          <w:numId w:val="3"/>
        </w:numPr>
        <w:rPr>
          <w:b/>
          <w:szCs w:val="20"/>
          <w:u w:val="single"/>
        </w:rPr>
      </w:pPr>
      <w:bookmarkStart w:id="93" w:name="_Ref486118505"/>
      <w:r w:rsidRPr="00C878D7">
        <w:rPr>
          <w:b/>
          <w:szCs w:val="20"/>
          <w:u w:val="single"/>
        </w:rPr>
        <w:t>SWITCHING UNITS</w:t>
      </w:r>
      <w:bookmarkEnd w:id="93"/>
    </w:p>
    <w:p w14:paraId="6FDD7756" w14:textId="77777777" w:rsidR="00C0475E" w:rsidRDefault="00C0475E" w:rsidP="00C0475E">
      <w:pPr>
        <w:rPr>
          <w:b/>
          <w:szCs w:val="20"/>
          <w:u w:val="single"/>
        </w:rPr>
      </w:pPr>
    </w:p>
    <w:p w14:paraId="1E381ED2" w14:textId="77777777" w:rsidR="00C0475E" w:rsidRDefault="00C0475E" w:rsidP="00C0475E">
      <w:pPr>
        <w:rPr>
          <w:sz w:val="20"/>
          <w:szCs w:val="20"/>
        </w:rPr>
      </w:pPr>
      <w:r w:rsidRPr="0061436E">
        <w:rPr>
          <w:sz w:val="20"/>
          <w:szCs w:val="20"/>
        </w:rPr>
        <w:t>Kenengs can flexibly</w:t>
      </w:r>
      <w:r>
        <w:rPr>
          <w:sz w:val="20"/>
          <w:szCs w:val="20"/>
        </w:rPr>
        <w:t xml:space="preserve"> adjust the order of his lines of troops and</w:t>
      </w:r>
      <w:r w:rsidRPr="0061436E">
        <w:rPr>
          <w:sz w:val="20"/>
          <w:szCs w:val="20"/>
        </w:rPr>
        <w:t xml:space="preserve"> reinforce the front line by </w:t>
      </w:r>
      <w:r>
        <w:rPr>
          <w:sz w:val="20"/>
          <w:szCs w:val="20"/>
        </w:rPr>
        <w:t>swapping units</w:t>
      </w:r>
      <w:r w:rsidRPr="0061436E">
        <w:rPr>
          <w:sz w:val="20"/>
          <w:szCs w:val="20"/>
        </w:rPr>
        <w:t xml:space="preserve"> using the Switch Command</w:t>
      </w:r>
      <w:r>
        <w:rPr>
          <w:sz w:val="20"/>
          <w:szCs w:val="20"/>
        </w:rPr>
        <w:t>, allowing a unit (the relieving unit) to swap places with another unit (the relieved unit) in the line ahead.  They will find effective use of this is an essential part of good battle management.</w:t>
      </w:r>
    </w:p>
    <w:p w14:paraId="6A032C70" w14:textId="77777777" w:rsidR="00C0475E" w:rsidRDefault="00C0475E" w:rsidP="00C0475E">
      <w:pPr>
        <w:rPr>
          <w:sz w:val="20"/>
          <w:szCs w:val="20"/>
        </w:rPr>
      </w:pPr>
    </w:p>
    <w:p w14:paraId="16CCAFD6" w14:textId="7EBCAF74" w:rsidR="00C0475E" w:rsidRDefault="00C0475E" w:rsidP="00C0475E">
      <w:pPr>
        <w:rPr>
          <w:sz w:val="20"/>
          <w:szCs w:val="20"/>
        </w:rPr>
      </w:pPr>
      <w:r>
        <w:rPr>
          <w:sz w:val="20"/>
          <w:szCs w:val="20"/>
        </w:rPr>
        <w:lastRenderedPageBreak/>
        <w:t xml:space="preserve">To do so a </w:t>
      </w:r>
      <w:r w:rsidR="00D671E4">
        <w:rPr>
          <w:sz w:val="20"/>
          <w:szCs w:val="20"/>
        </w:rPr>
        <w:t>C</w:t>
      </w:r>
      <w:r>
        <w:rPr>
          <w:sz w:val="20"/>
          <w:szCs w:val="20"/>
        </w:rPr>
        <w:t>ommand is issued to the lead units(</w:t>
      </w:r>
      <w:r>
        <w:rPr>
          <w:sz w:val="20"/>
          <w:szCs w:val="20"/>
        </w:rPr>
        <w:fldChar w:fldCharType="begin"/>
      </w:r>
      <w:r>
        <w:rPr>
          <w:sz w:val="20"/>
          <w:szCs w:val="20"/>
        </w:rPr>
        <w:instrText xml:space="preserve"> REF _Ref487057696 \r \h </w:instrText>
      </w:r>
      <w:r>
        <w:rPr>
          <w:sz w:val="20"/>
          <w:szCs w:val="20"/>
        </w:rPr>
      </w:r>
      <w:r>
        <w:rPr>
          <w:sz w:val="20"/>
          <w:szCs w:val="20"/>
        </w:rPr>
        <w:fldChar w:fldCharType="separate"/>
      </w:r>
      <w:r w:rsidR="00996996">
        <w:rPr>
          <w:sz w:val="20"/>
          <w:szCs w:val="20"/>
        </w:rPr>
        <w:t>D.3.13</w:t>
      </w:r>
      <w:r>
        <w:rPr>
          <w:sz w:val="20"/>
          <w:szCs w:val="20"/>
        </w:rPr>
        <w:fldChar w:fldCharType="end"/>
      </w:r>
      <w:r>
        <w:rPr>
          <w:sz w:val="20"/>
          <w:szCs w:val="20"/>
        </w:rPr>
        <w:t xml:space="preserve">).  The units switching must </w:t>
      </w:r>
      <w:r w:rsidR="00D671E4">
        <w:rPr>
          <w:sz w:val="20"/>
          <w:szCs w:val="20"/>
        </w:rPr>
        <w:t>be</w:t>
      </w:r>
      <w:r>
        <w:rPr>
          <w:sz w:val="20"/>
          <w:szCs w:val="20"/>
        </w:rPr>
        <w:t xml:space="preserve"> facing in the same direction (for pedants 30 degree offset is permitted), and must have sufficient space around them to conduct the manoeuver.  </w:t>
      </w:r>
    </w:p>
    <w:p w14:paraId="458274D7" w14:textId="77777777" w:rsidR="00C0475E" w:rsidRDefault="00C0475E" w:rsidP="00C0475E">
      <w:pPr>
        <w:rPr>
          <w:sz w:val="20"/>
          <w:szCs w:val="20"/>
        </w:rPr>
      </w:pPr>
    </w:p>
    <w:p w14:paraId="38C93C9D" w14:textId="6266C370" w:rsidR="00C0475E" w:rsidRDefault="00D671E4" w:rsidP="00C0475E">
      <w:pPr>
        <w:rPr>
          <w:sz w:val="20"/>
          <w:szCs w:val="20"/>
        </w:rPr>
      </w:pPr>
      <w:r>
        <w:rPr>
          <w:sz w:val="20"/>
          <w:szCs w:val="20"/>
        </w:rPr>
        <w:t>T</w:t>
      </w:r>
      <w:r w:rsidR="00C0475E">
        <w:rPr>
          <w:sz w:val="20"/>
          <w:szCs w:val="20"/>
        </w:rPr>
        <w:t xml:space="preserve">here must be not less than 50mm and not more than 150mm between the switching units.  </w:t>
      </w:r>
      <w:r>
        <w:rPr>
          <w:sz w:val="20"/>
          <w:szCs w:val="20"/>
        </w:rPr>
        <w:t>In addition if the relieving unit is Tigh Density t</w:t>
      </w:r>
      <w:r w:rsidR="00C0475E">
        <w:rPr>
          <w:sz w:val="20"/>
          <w:szCs w:val="20"/>
        </w:rPr>
        <w:t xml:space="preserve">here must also be sufficient spacing around the units so the relieving unit must have no other unit in its melee zone.  </w:t>
      </w:r>
    </w:p>
    <w:p w14:paraId="1B272B14" w14:textId="77777777" w:rsidR="00C0475E" w:rsidRDefault="00C0475E" w:rsidP="00C0475E">
      <w:pPr>
        <w:rPr>
          <w:sz w:val="20"/>
          <w:szCs w:val="20"/>
        </w:rPr>
      </w:pPr>
    </w:p>
    <w:p w14:paraId="48AC6227" w14:textId="02456C42" w:rsidR="00C0475E" w:rsidRDefault="00C0475E" w:rsidP="00C0475E">
      <w:pPr>
        <w:rPr>
          <w:sz w:val="20"/>
          <w:szCs w:val="20"/>
        </w:rPr>
      </w:pPr>
      <w:r>
        <w:rPr>
          <w:sz w:val="20"/>
          <w:szCs w:val="20"/>
        </w:rPr>
        <w:t>If the relieving unit is any other density then there is no a restriction on the presence of other units in it</w:t>
      </w:r>
      <w:r w:rsidR="00D671E4">
        <w:rPr>
          <w:sz w:val="20"/>
          <w:szCs w:val="20"/>
        </w:rPr>
        <w:t>s</w:t>
      </w:r>
      <w:r>
        <w:rPr>
          <w:sz w:val="20"/>
          <w:szCs w:val="20"/>
        </w:rPr>
        <w:t xml:space="preserve"> melee zone.</w:t>
      </w:r>
    </w:p>
    <w:p w14:paraId="183E3B60" w14:textId="77777777" w:rsidR="00C0475E" w:rsidRPr="008F284E" w:rsidRDefault="00C0475E" w:rsidP="00C0475E">
      <w:pPr>
        <w:rPr>
          <w:b/>
          <w:szCs w:val="20"/>
          <w:u w:val="single"/>
        </w:rPr>
      </w:pPr>
    </w:p>
    <w:p w14:paraId="2678971C" w14:textId="77777777" w:rsidR="00C0475E" w:rsidRDefault="00C0475E" w:rsidP="00C0475E">
      <w:pPr>
        <w:pStyle w:val="ListParagraph"/>
        <w:numPr>
          <w:ilvl w:val="2"/>
          <w:numId w:val="3"/>
        </w:numPr>
        <w:rPr>
          <w:b/>
          <w:szCs w:val="20"/>
          <w:u w:val="single"/>
        </w:rPr>
      </w:pPr>
      <w:r>
        <w:rPr>
          <w:b/>
          <w:szCs w:val="20"/>
          <w:u w:val="single"/>
        </w:rPr>
        <w:t>Execution</w:t>
      </w:r>
    </w:p>
    <w:p w14:paraId="7B49E0B7" w14:textId="77777777" w:rsidR="00C0475E" w:rsidRDefault="00C0475E" w:rsidP="00C0475E">
      <w:pPr>
        <w:rPr>
          <w:b/>
          <w:szCs w:val="20"/>
          <w:u w:val="single"/>
        </w:rPr>
      </w:pPr>
    </w:p>
    <w:p w14:paraId="5C3EBAA0" w14:textId="77777777" w:rsidR="00C0475E" w:rsidRDefault="00C0475E" w:rsidP="00C0475E">
      <w:pPr>
        <w:rPr>
          <w:sz w:val="20"/>
          <w:szCs w:val="20"/>
        </w:rPr>
      </w:pPr>
      <w:r>
        <w:rPr>
          <w:sz w:val="20"/>
          <w:szCs w:val="20"/>
        </w:rPr>
        <w:t xml:space="preserve">The switch succeeds automatically outside Hostile Zones, and generally is not permitted or requires a QC within them (see Zone Effects Table).  The relieving unit takes the QC.  </w:t>
      </w:r>
    </w:p>
    <w:p w14:paraId="6D8A6690" w14:textId="77777777" w:rsidR="00C0475E" w:rsidRDefault="00C0475E" w:rsidP="00C0475E">
      <w:pPr>
        <w:rPr>
          <w:b/>
          <w:szCs w:val="20"/>
          <w:u w:val="single"/>
        </w:rPr>
      </w:pPr>
    </w:p>
    <w:p w14:paraId="718D855D" w14:textId="77777777" w:rsidR="00C0475E" w:rsidRDefault="00C0475E" w:rsidP="00C0475E">
      <w:pPr>
        <w:rPr>
          <w:b/>
          <w:szCs w:val="20"/>
          <w:u w:val="single"/>
        </w:rPr>
      </w:pPr>
      <w:r w:rsidRPr="0061436E">
        <w:rPr>
          <w:sz w:val="20"/>
          <w:szCs w:val="20"/>
        </w:rPr>
        <w:t>If successful the relieving unit places its front edge in the same place as the front edge of the relieved unit, and the relieved unit is placed 100mm behind the rear edge of the reliever</w:t>
      </w:r>
      <w:r>
        <w:rPr>
          <w:sz w:val="20"/>
          <w:szCs w:val="20"/>
        </w:rPr>
        <w:t>.  If there is not room to do with because of the presence of other units the Switch is not permitted.</w:t>
      </w:r>
    </w:p>
    <w:p w14:paraId="5D424615" w14:textId="77777777" w:rsidR="00C0475E" w:rsidRPr="0061436E" w:rsidRDefault="00C0475E" w:rsidP="00C0475E">
      <w:pPr>
        <w:rPr>
          <w:b/>
          <w:sz w:val="20"/>
          <w:szCs w:val="20"/>
          <w:u w:val="single"/>
        </w:rPr>
      </w:pPr>
    </w:p>
    <w:p w14:paraId="4FC13F49" w14:textId="77777777" w:rsidR="00FA6B3C" w:rsidRPr="00935884" w:rsidRDefault="00FA6B3C" w:rsidP="00935884">
      <w:pPr>
        <w:rPr>
          <w:b/>
          <w:szCs w:val="20"/>
          <w:u w:val="single"/>
        </w:rPr>
      </w:pPr>
      <w:bookmarkStart w:id="94" w:name="_Ref484726904"/>
    </w:p>
    <w:p w14:paraId="528772DD" w14:textId="0EAAF68D" w:rsidR="00C0475E" w:rsidRPr="00C878D7" w:rsidRDefault="00C0475E" w:rsidP="00C0475E">
      <w:pPr>
        <w:pStyle w:val="ListParagraph"/>
        <w:numPr>
          <w:ilvl w:val="1"/>
          <w:numId w:val="3"/>
        </w:numPr>
        <w:rPr>
          <w:b/>
          <w:szCs w:val="20"/>
          <w:u w:val="single"/>
        </w:rPr>
      </w:pPr>
      <w:r w:rsidRPr="00C878D7">
        <w:rPr>
          <w:b/>
          <w:szCs w:val="20"/>
          <w:u w:val="single"/>
        </w:rPr>
        <w:t>ARTILLERY</w:t>
      </w:r>
      <w:bookmarkEnd w:id="94"/>
    </w:p>
    <w:p w14:paraId="314E5CF5" w14:textId="77777777" w:rsidR="00C0475E" w:rsidRPr="0061436E" w:rsidRDefault="00C0475E" w:rsidP="00C0475E">
      <w:pPr>
        <w:rPr>
          <w:b/>
          <w:sz w:val="20"/>
          <w:szCs w:val="20"/>
          <w:u w:val="single"/>
        </w:rPr>
      </w:pPr>
    </w:p>
    <w:p w14:paraId="2650E039" w14:textId="32C0A8C3" w:rsidR="00C0475E" w:rsidRPr="0061436E" w:rsidRDefault="00C0475E" w:rsidP="00C0475E">
      <w:pPr>
        <w:rPr>
          <w:sz w:val="20"/>
          <w:szCs w:val="20"/>
        </w:rPr>
      </w:pPr>
      <w:r>
        <w:rPr>
          <w:sz w:val="20"/>
          <w:szCs w:val="20"/>
        </w:rPr>
        <w:t>Four</w:t>
      </w:r>
      <w:r w:rsidRPr="0061436E">
        <w:rPr>
          <w:sz w:val="20"/>
          <w:szCs w:val="20"/>
        </w:rPr>
        <w:t xml:space="preserve"> special features apply to artillery movement</w:t>
      </w:r>
      <w:r w:rsidR="00D71EBA">
        <w:rPr>
          <w:sz w:val="20"/>
          <w:szCs w:val="20"/>
        </w:rPr>
        <w:t xml:space="preserve"> and facing</w:t>
      </w:r>
      <w:r w:rsidRPr="0061436E">
        <w:rPr>
          <w:sz w:val="20"/>
          <w:szCs w:val="20"/>
        </w:rPr>
        <w:t>:</w:t>
      </w:r>
    </w:p>
    <w:p w14:paraId="07B6AD8C" w14:textId="77777777" w:rsidR="00C0475E" w:rsidRPr="0061436E" w:rsidRDefault="00C0475E" w:rsidP="00C0475E">
      <w:pPr>
        <w:rPr>
          <w:sz w:val="20"/>
          <w:szCs w:val="20"/>
        </w:rPr>
      </w:pPr>
    </w:p>
    <w:p w14:paraId="062C883D" w14:textId="381BEC92" w:rsidR="00C0475E" w:rsidRPr="0061436E" w:rsidRDefault="00C0475E" w:rsidP="00C0475E">
      <w:pPr>
        <w:pStyle w:val="ListParagraph"/>
        <w:numPr>
          <w:ilvl w:val="0"/>
          <w:numId w:val="22"/>
        </w:numPr>
        <w:rPr>
          <w:sz w:val="20"/>
          <w:szCs w:val="20"/>
        </w:rPr>
      </w:pPr>
      <w:r w:rsidRPr="00F275CC">
        <w:rPr>
          <w:b/>
          <w:bCs/>
          <w:sz w:val="20"/>
          <w:szCs w:val="20"/>
        </w:rPr>
        <w:t>Stone throwing artillery</w:t>
      </w:r>
      <w:r w:rsidRPr="0061436E">
        <w:rPr>
          <w:sz w:val="20"/>
          <w:szCs w:val="20"/>
        </w:rPr>
        <w:t xml:space="preserve"> must be limbered and unlimbered before moving and firing. </w:t>
      </w:r>
      <w:r w:rsidR="00CC74BE">
        <w:rPr>
          <w:sz w:val="20"/>
          <w:szCs w:val="20"/>
        </w:rPr>
        <w:t>Limbering takes a turn but the artillery can unlimber at the end of a move for free.  So Turn 1 limber, Turn 2 move and unlimber and Turn 3 fire.</w:t>
      </w:r>
    </w:p>
    <w:p w14:paraId="75733E5C" w14:textId="342EE594" w:rsidR="00C0475E" w:rsidRDefault="00C0475E" w:rsidP="00C0475E">
      <w:pPr>
        <w:pStyle w:val="ListParagraph"/>
        <w:numPr>
          <w:ilvl w:val="0"/>
          <w:numId w:val="22"/>
        </w:numPr>
        <w:rPr>
          <w:sz w:val="20"/>
          <w:szCs w:val="20"/>
        </w:rPr>
      </w:pPr>
      <w:r w:rsidRPr="000F362D">
        <w:rPr>
          <w:b/>
          <w:bCs/>
          <w:sz w:val="20"/>
          <w:szCs w:val="20"/>
        </w:rPr>
        <w:t xml:space="preserve">Artillery units have all round facing </w:t>
      </w:r>
      <w:r w:rsidR="00D71EBA">
        <w:rPr>
          <w:b/>
          <w:bCs/>
          <w:sz w:val="20"/>
          <w:szCs w:val="20"/>
        </w:rPr>
        <w:t xml:space="preserve">so </w:t>
      </w:r>
      <w:r w:rsidRPr="0061436E">
        <w:rPr>
          <w:sz w:val="20"/>
          <w:szCs w:val="20"/>
        </w:rPr>
        <w:t xml:space="preserve">they can move off in any direction without refacing, and can </w:t>
      </w:r>
      <w:r w:rsidR="00D71EBA">
        <w:rPr>
          <w:sz w:val="20"/>
          <w:szCs w:val="20"/>
        </w:rPr>
        <w:t>fire in any direction.  They should be placed so that their front edge faces towards the enemy board edge (reverse when limbered).</w:t>
      </w:r>
    </w:p>
    <w:p w14:paraId="612C4415" w14:textId="77777777" w:rsidR="00C0475E" w:rsidRDefault="00C0475E" w:rsidP="00C0475E">
      <w:pPr>
        <w:pStyle w:val="ListParagraph"/>
        <w:numPr>
          <w:ilvl w:val="0"/>
          <w:numId w:val="22"/>
        </w:numPr>
        <w:rPr>
          <w:sz w:val="20"/>
          <w:szCs w:val="20"/>
        </w:rPr>
      </w:pPr>
      <w:r>
        <w:rPr>
          <w:b/>
          <w:bCs/>
          <w:sz w:val="20"/>
          <w:szCs w:val="20"/>
        </w:rPr>
        <w:t xml:space="preserve">If stone throwing artillery wish to change facing without moving </w:t>
      </w:r>
      <w:r w:rsidRPr="00921405">
        <w:rPr>
          <w:sz w:val="20"/>
          <w:szCs w:val="20"/>
        </w:rPr>
        <w:t>they may do so on receipt of an AC.  While no limbering / unlimbering is required they may not fire that turn.</w:t>
      </w:r>
    </w:p>
    <w:p w14:paraId="7A3CD2C9" w14:textId="77777777" w:rsidR="00C0475E" w:rsidRDefault="00C0475E" w:rsidP="00C0475E">
      <w:pPr>
        <w:pStyle w:val="ListParagraph"/>
        <w:numPr>
          <w:ilvl w:val="0"/>
          <w:numId w:val="22"/>
        </w:numPr>
        <w:rPr>
          <w:sz w:val="20"/>
          <w:szCs w:val="20"/>
        </w:rPr>
      </w:pPr>
      <w:r w:rsidRPr="000F362D">
        <w:rPr>
          <w:b/>
          <w:bCs/>
          <w:sz w:val="20"/>
          <w:szCs w:val="20"/>
        </w:rPr>
        <w:t>Artillery may pass through their own troops</w:t>
      </w:r>
      <w:r>
        <w:rPr>
          <w:sz w:val="20"/>
          <w:szCs w:val="20"/>
        </w:rPr>
        <w:t xml:space="preserve"> and vice versa with no negative effects.</w:t>
      </w:r>
    </w:p>
    <w:p w14:paraId="0A6F5E36" w14:textId="77777777" w:rsidR="00C0475E" w:rsidRDefault="00C0475E" w:rsidP="00C0475E">
      <w:pPr>
        <w:rPr>
          <w:b/>
          <w:sz w:val="20"/>
          <w:szCs w:val="20"/>
          <w:u w:val="single"/>
        </w:rPr>
      </w:pPr>
    </w:p>
    <w:p w14:paraId="6D7DF463" w14:textId="77777777" w:rsidR="00C0475E" w:rsidRPr="0061436E" w:rsidRDefault="00C0475E" w:rsidP="00C0475E">
      <w:pPr>
        <w:rPr>
          <w:b/>
          <w:sz w:val="20"/>
          <w:szCs w:val="20"/>
          <w:u w:val="single"/>
        </w:rPr>
      </w:pPr>
    </w:p>
    <w:p w14:paraId="141571B4" w14:textId="77777777" w:rsidR="00C0475E" w:rsidRPr="00EF51BC" w:rsidRDefault="00C0475E" w:rsidP="00C0475E">
      <w:pPr>
        <w:pStyle w:val="ListParagraph"/>
        <w:numPr>
          <w:ilvl w:val="2"/>
          <w:numId w:val="3"/>
        </w:numPr>
        <w:rPr>
          <w:b/>
          <w:sz w:val="22"/>
          <w:szCs w:val="20"/>
          <w:u w:val="single"/>
        </w:rPr>
      </w:pPr>
      <w:bookmarkStart w:id="95" w:name="_Ref402011556"/>
      <w:r w:rsidRPr="00EF51BC">
        <w:rPr>
          <w:b/>
          <w:sz w:val="22"/>
          <w:szCs w:val="20"/>
          <w:u w:val="single"/>
        </w:rPr>
        <w:t>Artillery Overrun</w:t>
      </w:r>
      <w:bookmarkEnd w:id="95"/>
    </w:p>
    <w:p w14:paraId="15B7C40F" w14:textId="77777777" w:rsidR="00C0475E" w:rsidRPr="0061436E" w:rsidRDefault="00C0475E" w:rsidP="00C0475E">
      <w:pPr>
        <w:rPr>
          <w:b/>
          <w:sz w:val="20"/>
          <w:szCs w:val="20"/>
          <w:u w:val="single"/>
        </w:rPr>
      </w:pPr>
    </w:p>
    <w:p w14:paraId="45E939BB" w14:textId="77777777" w:rsidR="00C0475E" w:rsidRPr="0061436E" w:rsidRDefault="00C0475E" w:rsidP="00C0475E">
      <w:pPr>
        <w:rPr>
          <w:sz w:val="20"/>
          <w:szCs w:val="20"/>
        </w:rPr>
      </w:pPr>
      <w:r w:rsidRPr="0061436E">
        <w:rPr>
          <w:sz w:val="20"/>
          <w:szCs w:val="20"/>
        </w:rPr>
        <w:t>If a formed enemy unit contacts an artillery piece the artillery is removed.  If the formed unit has less than 100mm of its move left it stops, otherwise it may continue with a deduction of 100mm.  It also takes a Battlefield Event 1 CH.</w:t>
      </w:r>
    </w:p>
    <w:p w14:paraId="1F58A350" w14:textId="77777777" w:rsidR="00C0475E" w:rsidRDefault="00C0475E" w:rsidP="00C0475E">
      <w:pPr>
        <w:rPr>
          <w:sz w:val="20"/>
          <w:szCs w:val="20"/>
        </w:rPr>
      </w:pPr>
    </w:p>
    <w:p w14:paraId="267DE884" w14:textId="77777777" w:rsidR="00C0475E" w:rsidRPr="0061436E" w:rsidRDefault="00C0475E" w:rsidP="00C0475E">
      <w:pPr>
        <w:rPr>
          <w:sz w:val="20"/>
          <w:szCs w:val="20"/>
        </w:rPr>
      </w:pPr>
    </w:p>
    <w:p w14:paraId="474DC920" w14:textId="77777777" w:rsidR="00C0475E" w:rsidRDefault="00C0475E" w:rsidP="00C0475E">
      <w:pPr>
        <w:pStyle w:val="ListParagraph"/>
        <w:numPr>
          <w:ilvl w:val="0"/>
          <w:numId w:val="3"/>
        </w:numPr>
        <w:rPr>
          <w:b/>
          <w:sz w:val="28"/>
          <w:szCs w:val="20"/>
          <w:u w:val="single"/>
        </w:rPr>
      </w:pPr>
      <w:bookmarkStart w:id="96" w:name="_Ref394826281"/>
      <w:bookmarkStart w:id="97" w:name="_Ref486119453"/>
      <w:r w:rsidRPr="001832EE">
        <w:rPr>
          <w:b/>
          <w:sz w:val="28"/>
          <w:szCs w:val="20"/>
          <w:u w:val="single"/>
        </w:rPr>
        <w:t>MISSILE</w:t>
      </w:r>
      <w:bookmarkEnd w:id="96"/>
      <w:r w:rsidRPr="001832EE">
        <w:rPr>
          <w:b/>
          <w:sz w:val="28"/>
          <w:szCs w:val="20"/>
          <w:u w:val="single"/>
        </w:rPr>
        <w:t xml:space="preserve"> COMBAT</w:t>
      </w:r>
      <w:bookmarkEnd w:id="97"/>
    </w:p>
    <w:p w14:paraId="0E299ACF" w14:textId="77777777" w:rsidR="00C0475E" w:rsidRPr="001832EE" w:rsidRDefault="00C0475E" w:rsidP="00C0475E">
      <w:pPr>
        <w:pStyle w:val="ListParagraph"/>
        <w:ind w:left="454"/>
        <w:rPr>
          <w:b/>
          <w:sz w:val="28"/>
          <w:szCs w:val="20"/>
          <w:u w:val="single"/>
        </w:rPr>
      </w:pPr>
    </w:p>
    <w:p w14:paraId="6D24A3EE" w14:textId="77777777" w:rsidR="00C0475E" w:rsidRPr="0061436E" w:rsidRDefault="00C0475E" w:rsidP="00C0475E">
      <w:pPr>
        <w:rPr>
          <w:b/>
          <w:sz w:val="20"/>
          <w:szCs w:val="20"/>
          <w:u w:val="single"/>
        </w:rPr>
      </w:pPr>
    </w:p>
    <w:p w14:paraId="31B1CC29" w14:textId="77777777" w:rsidR="00C0475E" w:rsidRPr="0061436E" w:rsidRDefault="00C0475E" w:rsidP="00C0475E">
      <w:pPr>
        <w:rPr>
          <w:b/>
          <w:sz w:val="20"/>
          <w:szCs w:val="20"/>
          <w:u w:val="single"/>
        </w:rPr>
      </w:pPr>
      <w:r w:rsidRPr="0061436E">
        <w:rPr>
          <w:noProof/>
          <w:sz w:val="20"/>
          <w:szCs w:val="20"/>
          <w:lang w:eastAsia="en-GB"/>
        </w:rPr>
        <w:drawing>
          <wp:inline distT="0" distB="0" distL="0" distR="0" wp14:anchorId="39A3040F" wp14:editId="3DDF7C95">
            <wp:extent cx="2569802" cy="1857375"/>
            <wp:effectExtent l="0" t="0" r="2540" b="0"/>
            <wp:docPr id="11" name="Picture 11" descr="http://oi42.tinypic.com/3463u4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i42.tinypic.com/3463u4z.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4544" cy="1868030"/>
                    </a:xfrm>
                    <a:prstGeom prst="rect">
                      <a:avLst/>
                    </a:prstGeom>
                    <a:noFill/>
                    <a:ln>
                      <a:noFill/>
                    </a:ln>
                  </pic:spPr>
                </pic:pic>
              </a:graphicData>
            </a:graphic>
          </wp:inline>
        </w:drawing>
      </w:r>
      <w:r>
        <w:rPr>
          <w:b/>
          <w:noProof/>
          <w:sz w:val="20"/>
          <w:szCs w:val="20"/>
          <w:u w:val="single"/>
          <w:lang w:eastAsia="en-GB"/>
        </w:rPr>
        <w:drawing>
          <wp:inline distT="0" distB="0" distL="0" distR="0" wp14:anchorId="41BB3566" wp14:editId="45FC58A8">
            <wp:extent cx="2526983" cy="1876425"/>
            <wp:effectExtent l="0" t="0" r="6985" b="0"/>
            <wp:docPr id="3" name="Picture 3" descr="A couple of men in armor with weap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uple of men in armor with weapon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7777" cy="1884440"/>
                    </a:xfrm>
                    <a:prstGeom prst="rect">
                      <a:avLst/>
                    </a:prstGeom>
                    <a:noFill/>
                    <a:ln>
                      <a:noFill/>
                    </a:ln>
                  </pic:spPr>
                </pic:pic>
              </a:graphicData>
            </a:graphic>
          </wp:inline>
        </w:drawing>
      </w:r>
    </w:p>
    <w:p w14:paraId="0CF20D8D" w14:textId="77777777" w:rsidR="00C0475E" w:rsidRPr="0061436E" w:rsidRDefault="00C0475E" w:rsidP="00C0475E">
      <w:pPr>
        <w:rPr>
          <w:b/>
          <w:sz w:val="20"/>
          <w:szCs w:val="20"/>
          <w:u w:val="single"/>
        </w:rPr>
      </w:pPr>
    </w:p>
    <w:p w14:paraId="3CFE86BB" w14:textId="77777777" w:rsidR="00C0475E" w:rsidRDefault="00C0475E" w:rsidP="00C0475E">
      <w:pPr>
        <w:rPr>
          <w:sz w:val="20"/>
          <w:szCs w:val="20"/>
        </w:rPr>
      </w:pPr>
      <w:r w:rsidRPr="0061436E">
        <w:rPr>
          <w:sz w:val="20"/>
          <w:szCs w:val="20"/>
        </w:rPr>
        <w:lastRenderedPageBreak/>
        <w:t>Unit</w:t>
      </w:r>
      <w:r>
        <w:rPr>
          <w:sz w:val="20"/>
          <w:szCs w:val="20"/>
        </w:rPr>
        <w:t>s</w:t>
      </w:r>
      <w:r w:rsidRPr="0061436E">
        <w:rPr>
          <w:sz w:val="20"/>
          <w:szCs w:val="20"/>
        </w:rPr>
        <w:t xml:space="preserve"> </w:t>
      </w:r>
      <w:r>
        <w:rPr>
          <w:sz w:val="20"/>
          <w:szCs w:val="20"/>
        </w:rPr>
        <w:t>take a Fire Action</w:t>
      </w:r>
      <w:r w:rsidRPr="0061436E">
        <w:rPr>
          <w:sz w:val="20"/>
          <w:szCs w:val="20"/>
        </w:rPr>
        <w:t xml:space="preserve"> when given a Fire Command.  </w:t>
      </w:r>
      <w:r>
        <w:rPr>
          <w:sz w:val="20"/>
          <w:szCs w:val="20"/>
        </w:rPr>
        <w:t xml:space="preserve"> Ranges are shown on the Missile Data Table.  </w:t>
      </w:r>
      <w:r w:rsidRPr="0061436E">
        <w:rPr>
          <w:sz w:val="20"/>
          <w:szCs w:val="20"/>
        </w:rPr>
        <w:t xml:space="preserve">When firing </w:t>
      </w:r>
      <w:r>
        <w:rPr>
          <w:sz w:val="20"/>
          <w:szCs w:val="20"/>
        </w:rPr>
        <w:t xml:space="preserve">use the Missile Tables.  </w:t>
      </w:r>
    </w:p>
    <w:p w14:paraId="0B8389BB" w14:textId="77777777" w:rsidR="00C0475E" w:rsidRDefault="00C0475E" w:rsidP="00C0475E">
      <w:pPr>
        <w:rPr>
          <w:sz w:val="20"/>
          <w:szCs w:val="20"/>
        </w:rPr>
      </w:pPr>
    </w:p>
    <w:p w14:paraId="50477D96" w14:textId="77777777" w:rsidR="00C0475E" w:rsidRDefault="00C0475E" w:rsidP="00C0475E">
      <w:pPr>
        <w:rPr>
          <w:sz w:val="20"/>
          <w:szCs w:val="20"/>
        </w:rPr>
      </w:pPr>
      <w:r>
        <w:rPr>
          <w:sz w:val="20"/>
          <w:szCs w:val="20"/>
        </w:rPr>
        <w:t xml:space="preserve">Determine the modifiers from the Missile Bender Table, including calculation of odds.  Apply these modifiers to a </w:t>
      </w:r>
      <w:r w:rsidRPr="0061436E">
        <w:rPr>
          <w:sz w:val="20"/>
          <w:szCs w:val="20"/>
        </w:rPr>
        <w:t xml:space="preserve">2D6 </w:t>
      </w:r>
      <w:r>
        <w:rPr>
          <w:sz w:val="20"/>
          <w:szCs w:val="20"/>
        </w:rPr>
        <w:t>roll and apply results shown on the Missile Fire ResultsTable to determine the outcome.</w:t>
      </w:r>
      <w:r w:rsidRPr="0061436E">
        <w:rPr>
          <w:sz w:val="20"/>
          <w:szCs w:val="20"/>
        </w:rPr>
        <w:t xml:space="preserve"> </w:t>
      </w:r>
      <w:r>
        <w:rPr>
          <w:sz w:val="20"/>
          <w:szCs w:val="20"/>
        </w:rPr>
        <w:t xml:space="preserve"> </w:t>
      </w:r>
      <w:r w:rsidRPr="00D30D17">
        <w:rPr>
          <w:sz w:val="20"/>
          <w:szCs w:val="20"/>
          <w:highlight w:val="green"/>
        </w:rPr>
        <w:t xml:space="preserve">The CH column shows automatic Missile Cohesion Hits inflicted, the QC? Column shows if a Missile QC check is also required, including potential modifier to the QC roll.  </w:t>
      </w:r>
      <w:r w:rsidRPr="00D30D17">
        <w:rPr>
          <w:b/>
          <w:bCs/>
          <w:sz w:val="20"/>
          <w:szCs w:val="20"/>
          <w:highlight w:val="green"/>
        </w:rPr>
        <w:t>Execute the QC first</w:t>
      </w:r>
      <w:r w:rsidRPr="00D30D17">
        <w:rPr>
          <w:sz w:val="20"/>
          <w:szCs w:val="20"/>
          <w:highlight w:val="green"/>
        </w:rPr>
        <w:t xml:space="preserve"> before deducting the automatic CHs.</w:t>
      </w:r>
    </w:p>
    <w:p w14:paraId="1327B6D9" w14:textId="77777777" w:rsidR="00425D78" w:rsidRDefault="00425D78" w:rsidP="00C0475E">
      <w:pPr>
        <w:rPr>
          <w:sz w:val="20"/>
          <w:szCs w:val="20"/>
        </w:rPr>
      </w:pPr>
    </w:p>
    <w:p w14:paraId="469AC585" w14:textId="6B541147" w:rsidR="00C0475E" w:rsidRDefault="00C0475E" w:rsidP="00C0475E">
      <w:pPr>
        <w:rPr>
          <w:sz w:val="20"/>
          <w:szCs w:val="20"/>
        </w:rPr>
      </w:pPr>
      <w:r w:rsidRPr="0061436E">
        <w:rPr>
          <w:sz w:val="20"/>
          <w:szCs w:val="20"/>
        </w:rPr>
        <w:t>Fire</w:t>
      </w:r>
      <w:r>
        <w:rPr>
          <w:sz w:val="20"/>
          <w:szCs w:val="20"/>
        </w:rPr>
        <w:t xml:space="preserve"> Actions are executed</w:t>
      </w:r>
      <w:r w:rsidRPr="0061436E">
        <w:rPr>
          <w:sz w:val="20"/>
          <w:szCs w:val="20"/>
        </w:rPr>
        <w:t xml:space="preserve"> by individual units so fire may not be combined.  Units may </w:t>
      </w:r>
      <w:r>
        <w:rPr>
          <w:sz w:val="20"/>
          <w:szCs w:val="20"/>
        </w:rPr>
        <w:t xml:space="preserve">generally </w:t>
      </w:r>
      <w:r w:rsidRPr="0061436E">
        <w:rPr>
          <w:sz w:val="20"/>
          <w:szCs w:val="20"/>
        </w:rPr>
        <w:t>not split fire</w:t>
      </w:r>
      <w:r>
        <w:rPr>
          <w:sz w:val="20"/>
          <w:szCs w:val="20"/>
        </w:rPr>
        <w:t xml:space="preserve"> between different targets.  However,</w:t>
      </w:r>
      <w:r w:rsidRPr="0061436E">
        <w:rPr>
          <w:sz w:val="20"/>
          <w:szCs w:val="20"/>
        </w:rPr>
        <w:t xml:space="preserve"> </w:t>
      </w:r>
      <w:r>
        <w:rPr>
          <w:sz w:val="20"/>
          <w:szCs w:val="20"/>
        </w:rPr>
        <w:t xml:space="preserve"> as shown on the Formation Multiplier Table </w:t>
      </w:r>
      <w:r w:rsidRPr="0061436E">
        <w:rPr>
          <w:sz w:val="20"/>
          <w:szCs w:val="20"/>
        </w:rPr>
        <w:t xml:space="preserve">Units in </w:t>
      </w:r>
      <w:r>
        <w:rPr>
          <w:sz w:val="20"/>
          <w:szCs w:val="20"/>
        </w:rPr>
        <w:t xml:space="preserve">Formations 7 &amp; 8 </w:t>
      </w:r>
      <w:r w:rsidRPr="0061436E">
        <w:rPr>
          <w:sz w:val="20"/>
          <w:szCs w:val="20"/>
        </w:rPr>
        <w:t xml:space="preserve">may fire at two targets with Formation Multiplier of </w:t>
      </w:r>
      <w:r>
        <w:rPr>
          <w:sz w:val="20"/>
          <w:szCs w:val="20"/>
        </w:rPr>
        <w:t xml:space="preserve"> 1 as may </w:t>
      </w:r>
      <w:r w:rsidRPr="0061436E">
        <w:rPr>
          <w:sz w:val="20"/>
          <w:szCs w:val="20"/>
        </w:rPr>
        <w:t>Formation 24 deployed in Built Up</w:t>
      </w:r>
      <w:r>
        <w:rPr>
          <w:sz w:val="20"/>
          <w:szCs w:val="20"/>
        </w:rPr>
        <w:t xml:space="preserve"> or FF2</w:t>
      </w:r>
      <w:r w:rsidRPr="0061436E">
        <w:rPr>
          <w:sz w:val="20"/>
          <w:szCs w:val="20"/>
        </w:rPr>
        <w:t xml:space="preserve"> for all round defence.</w:t>
      </w:r>
      <w:r>
        <w:rPr>
          <w:sz w:val="20"/>
          <w:szCs w:val="20"/>
        </w:rPr>
        <w:t xml:space="preserve">  </w:t>
      </w:r>
    </w:p>
    <w:p w14:paraId="58AC4BFD" w14:textId="77777777" w:rsidR="00425D78" w:rsidRDefault="00425D78" w:rsidP="00C0475E">
      <w:pPr>
        <w:rPr>
          <w:sz w:val="20"/>
          <w:szCs w:val="20"/>
        </w:rPr>
      </w:pPr>
    </w:p>
    <w:p w14:paraId="4DA54C40" w14:textId="714A44EE" w:rsidR="00425D78" w:rsidRDefault="00425D78" w:rsidP="00C0475E">
      <w:pPr>
        <w:rPr>
          <w:sz w:val="20"/>
          <w:szCs w:val="20"/>
        </w:rPr>
      </w:pPr>
      <w:r>
        <w:rPr>
          <w:sz w:val="20"/>
          <w:szCs w:val="20"/>
        </w:rPr>
        <w:t>Each Fire Action is performed and executed before the next so the State of the target unit will deteriorate as each action is completed.</w:t>
      </w:r>
    </w:p>
    <w:p w14:paraId="6C419A90" w14:textId="77777777" w:rsidR="00256812" w:rsidRDefault="00256812" w:rsidP="00C0475E">
      <w:pPr>
        <w:rPr>
          <w:sz w:val="20"/>
          <w:szCs w:val="20"/>
        </w:rPr>
      </w:pPr>
    </w:p>
    <w:p w14:paraId="6B583915" w14:textId="10724A53" w:rsidR="00256812" w:rsidRPr="0061436E" w:rsidRDefault="00256812" w:rsidP="00C0475E">
      <w:pPr>
        <w:rPr>
          <w:sz w:val="20"/>
          <w:szCs w:val="20"/>
        </w:rPr>
      </w:pPr>
      <w:r>
        <w:rPr>
          <w:sz w:val="20"/>
          <w:szCs w:val="20"/>
        </w:rPr>
        <w:t>[</w:t>
      </w:r>
      <w:r w:rsidRPr="00256812">
        <w:rPr>
          <w:sz w:val="20"/>
          <w:szCs w:val="20"/>
          <w:highlight w:val="yellow"/>
        </w:rPr>
        <w:t>When playing Rod to keep him happy targets are determined for all firing target units when the fire commands are issued each cycle to prevent switching after seeing results. Note that this does apply at all time for artillery targets, which does matter when used with an artillery commander</w:t>
      </w:r>
      <w:r>
        <w:rPr>
          <w:sz w:val="20"/>
          <w:szCs w:val="20"/>
        </w:rPr>
        <w:t>.]</w:t>
      </w:r>
    </w:p>
    <w:p w14:paraId="7F45805C" w14:textId="77777777" w:rsidR="00C0475E" w:rsidRDefault="00C0475E" w:rsidP="00C0475E">
      <w:pPr>
        <w:rPr>
          <w:b/>
          <w:sz w:val="20"/>
          <w:szCs w:val="20"/>
          <w:u w:val="single"/>
        </w:rPr>
      </w:pPr>
    </w:p>
    <w:p w14:paraId="285A383E" w14:textId="77777777" w:rsidR="00C0475E" w:rsidRPr="0061436E" w:rsidRDefault="00C0475E" w:rsidP="00C0475E">
      <w:pPr>
        <w:rPr>
          <w:b/>
          <w:sz w:val="20"/>
          <w:szCs w:val="20"/>
          <w:u w:val="single"/>
        </w:rPr>
      </w:pPr>
    </w:p>
    <w:p w14:paraId="282C6EE1" w14:textId="77777777" w:rsidR="00C0475E" w:rsidRDefault="00C0475E" w:rsidP="00C0475E">
      <w:pPr>
        <w:pStyle w:val="ListParagraph"/>
        <w:numPr>
          <w:ilvl w:val="1"/>
          <w:numId w:val="3"/>
        </w:numPr>
        <w:rPr>
          <w:b/>
          <w:szCs w:val="20"/>
          <w:u w:val="single"/>
        </w:rPr>
      </w:pPr>
      <w:bookmarkStart w:id="98" w:name="_Ref486119495"/>
      <w:r w:rsidRPr="00C878D7">
        <w:rPr>
          <w:b/>
          <w:szCs w:val="20"/>
          <w:u w:val="single"/>
        </w:rPr>
        <w:t>MODIFIERS</w:t>
      </w:r>
      <w:bookmarkEnd w:id="98"/>
    </w:p>
    <w:p w14:paraId="4BA664BC" w14:textId="77777777" w:rsidR="00C0475E" w:rsidRPr="00AE7EA0" w:rsidRDefault="00C0475E" w:rsidP="00C0475E">
      <w:pPr>
        <w:rPr>
          <w:b/>
          <w:szCs w:val="20"/>
          <w:u w:val="single"/>
        </w:rPr>
      </w:pPr>
    </w:p>
    <w:p w14:paraId="6B32ECEB" w14:textId="43A5B8F9" w:rsidR="00C0475E" w:rsidRDefault="00C0475E" w:rsidP="00C0475E">
      <w:pPr>
        <w:rPr>
          <w:b/>
          <w:sz w:val="22"/>
          <w:szCs w:val="20"/>
          <w:u w:val="single"/>
        </w:rPr>
      </w:pPr>
      <w:r w:rsidRPr="00EF51BC">
        <w:rPr>
          <w:b/>
          <w:sz w:val="22"/>
          <w:szCs w:val="20"/>
          <w:u w:val="single"/>
        </w:rPr>
        <w:t>Cover</w:t>
      </w:r>
      <w:r>
        <w:rPr>
          <w:b/>
          <w:sz w:val="22"/>
          <w:szCs w:val="20"/>
          <w:u w:val="single"/>
        </w:rPr>
        <w:t xml:space="preserve"> (for Target)</w:t>
      </w:r>
    </w:p>
    <w:p w14:paraId="2C2CB32A" w14:textId="77777777" w:rsidR="00FA6B3C" w:rsidRPr="00EF51BC" w:rsidRDefault="00FA6B3C" w:rsidP="00C0475E">
      <w:pPr>
        <w:rPr>
          <w:b/>
          <w:sz w:val="22"/>
          <w:szCs w:val="20"/>
          <w:u w:val="single"/>
        </w:rPr>
      </w:pPr>
    </w:p>
    <w:p w14:paraId="1BB7D335" w14:textId="593B94F4" w:rsidR="00C0475E" w:rsidRPr="0061436E" w:rsidRDefault="00C0475E" w:rsidP="00C0475E">
      <w:pPr>
        <w:rPr>
          <w:sz w:val="20"/>
          <w:szCs w:val="20"/>
        </w:rPr>
      </w:pPr>
      <w:r w:rsidRPr="0061436E">
        <w:rPr>
          <w:sz w:val="20"/>
          <w:szCs w:val="20"/>
        </w:rPr>
        <w:t xml:space="preserve">The level of cover provided by terrain a </w:t>
      </w:r>
      <w:r w:rsidRPr="00AE7EA0">
        <w:rPr>
          <w:sz w:val="20"/>
          <w:szCs w:val="20"/>
        </w:rPr>
        <w:t>target</w:t>
      </w:r>
      <w:r w:rsidRPr="0061436E">
        <w:rPr>
          <w:sz w:val="20"/>
          <w:szCs w:val="20"/>
        </w:rPr>
        <w:t xml:space="preserve"> unit is in (or behind) is shown on the Terrain Table.  </w:t>
      </w:r>
      <w:r>
        <w:rPr>
          <w:sz w:val="20"/>
          <w:szCs w:val="20"/>
        </w:rPr>
        <w:t>T</w:t>
      </w:r>
      <w:r w:rsidRPr="0061436E">
        <w:rPr>
          <w:sz w:val="20"/>
          <w:szCs w:val="20"/>
        </w:rPr>
        <w:t xml:space="preserve">he terrain a unit is in </w:t>
      </w:r>
      <w:r w:rsidRPr="003A2312">
        <w:rPr>
          <w:sz w:val="20"/>
          <w:szCs w:val="20"/>
        </w:rPr>
        <w:t xml:space="preserve">is determined in accordance with </w:t>
      </w:r>
      <w:r w:rsidRPr="003A2312">
        <w:rPr>
          <w:b/>
          <w:sz w:val="20"/>
          <w:szCs w:val="20"/>
        </w:rPr>
        <w:fldChar w:fldCharType="begin"/>
      </w:r>
      <w:r w:rsidRPr="003A2312">
        <w:rPr>
          <w:b/>
          <w:sz w:val="20"/>
          <w:szCs w:val="20"/>
        </w:rPr>
        <w:instrText xml:space="preserve"> REF _Ref4974827 \r \h  \* MERGEFORMAT </w:instrText>
      </w:r>
      <w:r w:rsidRPr="003A2312">
        <w:rPr>
          <w:b/>
          <w:sz w:val="20"/>
          <w:szCs w:val="20"/>
        </w:rPr>
      </w:r>
      <w:r w:rsidRPr="003A2312">
        <w:rPr>
          <w:b/>
          <w:sz w:val="20"/>
          <w:szCs w:val="20"/>
        </w:rPr>
        <w:fldChar w:fldCharType="separate"/>
      </w:r>
      <w:r w:rsidR="00996996">
        <w:rPr>
          <w:b/>
          <w:sz w:val="20"/>
          <w:szCs w:val="20"/>
        </w:rPr>
        <w:t>I3</w:t>
      </w:r>
      <w:r w:rsidRPr="003A2312">
        <w:rPr>
          <w:b/>
          <w:sz w:val="20"/>
          <w:szCs w:val="20"/>
        </w:rPr>
        <w:fldChar w:fldCharType="end"/>
      </w:r>
      <w:r w:rsidRPr="003A2312">
        <w:rPr>
          <w:b/>
          <w:sz w:val="20"/>
          <w:szCs w:val="20"/>
        </w:rPr>
        <w:t>.</w:t>
      </w:r>
    </w:p>
    <w:p w14:paraId="6AF38165" w14:textId="77777777" w:rsidR="00C0475E" w:rsidRPr="0061436E" w:rsidRDefault="00C0475E" w:rsidP="00C0475E">
      <w:pPr>
        <w:rPr>
          <w:b/>
          <w:sz w:val="20"/>
          <w:szCs w:val="20"/>
          <w:u w:val="single"/>
        </w:rPr>
      </w:pPr>
    </w:p>
    <w:p w14:paraId="1AB7E7EB" w14:textId="77777777" w:rsidR="00C0475E" w:rsidRPr="00EF51BC" w:rsidRDefault="00C0475E" w:rsidP="00C0475E">
      <w:pPr>
        <w:rPr>
          <w:b/>
          <w:sz w:val="22"/>
          <w:szCs w:val="20"/>
          <w:u w:val="single"/>
        </w:rPr>
      </w:pPr>
      <w:r w:rsidRPr="00EF51BC">
        <w:rPr>
          <w:b/>
          <w:sz w:val="22"/>
          <w:szCs w:val="20"/>
          <w:u w:val="single"/>
        </w:rPr>
        <w:t>Density</w:t>
      </w:r>
      <w:r>
        <w:rPr>
          <w:b/>
          <w:sz w:val="22"/>
          <w:szCs w:val="20"/>
          <w:u w:val="single"/>
        </w:rPr>
        <w:t xml:space="preserve"> (of Target)</w:t>
      </w:r>
    </w:p>
    <w:p w14:paraId="1C48EF53" w14:textId="77777777" w:rsidR="00C0475E" w:rsidRPr="0061436E" w:rsidRDefault="00C0475E" w:rsidP="00C0475E">
      <w:pPr>
        <w:rPr>
          <w:b/>
          <w:sz w:val="20"/>
          <w:szCs w:val="20"/>
          <w:u w:val="single"/>
        </w:rPr>
      </w:pPr>
    </w:p>
    <w:p w14:paraId="35120B89" w14:textId="77777777" w:rsidR="00C0475E" w:rsidRPr="0061436E" w:rsidRDefault="00C0475E" w:rsidP="00C0475E">
      <w:pPr>
        <w:rPr>
          <w:sz w:val="20"/>
          <w:szCs w:val="20"/>
        </w:rPr>
      </w:pPr>
      <w:r w:rsidRPr="0061436E">
        <w:rPr>
          <w:sz w:val="20"/>
          <w:szCs w:val="20"/>
        </w:rPr>
        <w:t>This is shown on the Formation Chart</w:t>
      </w:r>
      <w:r>
        <w:rPr>
          <w:sz w:val="20"/>
          <w:szCs w:val="20"/>
        </w:rPr>
        <w:t>.</w:t>
      </w:r>
    </w:p>
    <w:p w14:paraId="10514C15" w14:textId="77777777" w:rsidR="00C0475E" w:rsidRPr="0061436E" w:rsidRDefault="00C0475E" w:rsidP="00C0475E">
      <w:pPr>
        <w:rPr>
          <w:b/>
          <w:sz w:val="20"/>
          <w:szCs w:val="20"/>
          <w:u w:val="single"/>
        </w:rPr>
      </w:pPr>
    </w:p>
    <w:p w14:paraId="19E075C8" w14:textId="77777777" w:rsidR="00C0475E" w:rsidRPr="00EF51BC" w:rsidRDefault="00C0475E" w:rsidP="00C0475E">
      <w:pPr>
        <w:rPr>
          <w:b/>
          <w:sz w:val="22"/>
          <w:szCs w:val="20"/>
          <w:u w:val="single"/>
        </w:rPr>
      </w:pPr>
      <w:r w:rsidRPr="00EF51BC">
        <w:rPr>
          <w:b/>
          <w:sz w:val="22"/>
          <w:szCs w:val="20"/>
          <w:u w:val="single"/>
        </w:rPr>
        <w:t>Range</w:t>
      </w:r>
    </w:p>
    <w:p w14:paraId="53133D51" w14:textId="77777777" w:rsidR="00C0475E" w:rsidRPr="0061436E" w:rsidRDefault="00C0475E" w:rsidP="00C0475E">
      <w:pPr>
        <w:rPr>
          <w:b/>
          <w:sz w:val="20"/>
          <w:szCs w:val="20"/>
          <w:u w:val="single"/>
        </w:rPr>
      </w:pPr>
    </w:p>
    <w:p w14:paraId="24242717" w14:textId="57B8DF29" w:rsidR="00C0475E" w:rsidRPr="009B7EB6" w:rsidRDefault="00C0475E" w:rsidP="00C0475E">
      <w:pPr>
        <w:rPr>
          <w:sz w:val="20"/>
          <w:szCs w:val="20"/>
        </w:rPr>
      </w:pPr>
      <w:r w:rsidRPr="0061436E">
        <w:rPr>
          <w:sz w:val="20"/>
          <w:szCs w:val="20"/>
        </w:rPr>
        <w:t>The range of different weapon systems is shown on the Missile Data Chart</w:t>
      </w:r>
      <w:r w:rsidRPr="00E869DC">
        <w:rPr>
          <w:b/>
          <w:bCs/>
          <w:sz w:val="20"/>
          <w:szCs w:val="20"/>
        </w:rPr>
        <w:t>.  Distance</w:t>
      </w:r>
      <w:r w:rsidR="00AB6243">
        <w:rPr>
          <w:b/>
          <w:bCs/>
          <w:sz w:val="20"/>
          <w:szCs w:val="20"/>
        </w:rPr>
        <w:t xml:space="preserve"> </w:t>
      </w:r>
      <w:r w:rsidRPr="00E869DC">
        <w:rPr>
          <w:b/>
          <w:bCs/>
          <w:sz w:val="20"/>
          <w:szCs w:val="20"/>
        </w:rPr>
        <w:t xml:space="preserve">is determined by measuring from the central point of troops firing to the </w:t>
      </w:r>
      <w:r w:rsidR="009B7EB6">
        <w:rPr>
          <w:b/>
          <w:bCs/>
          <w:sz w:val="20"/>
          <w:szCs w:val="20"/>
        </w:rPr>
        <w:t>centre of the front of the unit</w:t>
      </w:r>
      <w:r w:rsidR="00AB6243">
        <w:rPr>
          <w:b/>
          <w:bCs/>
          <w:sz w:val="20"/>
          <w:szCs w:val="20"/>
        </w:rPr>
        <w:t>.</w:t>
      </w:r>
      <w:r w:rsidR="009B7EB6">
        <w:rPr>
          <w:b/>
          <w:bCs/>
          <w:sz w:val="20"/>
          <w:szCs w:val="20"/>
        </w:rPr>
        <w:t xml:space="preserve"> </w:t>
      </w:r>
      <w:r w:rsidR="009B7EB6" w:rsidRPr="009B7EB6">
        <w:rPr>
          <w:sz w:val="20"/>
          <w:szCs w:val="20"/>
          <w:highlight w:val="yellow"/>
        </w:rPr>
        <w:t>[If players want they can just measure to any point on the unit but having played this the Designer is not very fond of the mechanism.]</w:t>
      </w:r>
    </w:p>
    <w:p w14:paraId="19FC6EF4" w14:textId="77777777" w:rsidR="00C0475E" w:rsidRPr="009B7EB6" w:rsidRDefault="00C0475E" w:rsidP="00C0475E">
      <w:pPr>
        <w:rPr>
          <w:sz w:val="20"/>
          <w:szCs w:val="20"/>
        </w:rPr>
      </w:pPr>
    </w:p>
    <w:p w14:paraId="04395911" w14:textId="77777777" w:rsidR="00C0475E" w:rsidRPr="00EF51BC" w:rsidRDefault="00C0475E" w:rsidP="00C0475E">
      <w:pPr>
        <w:spacing w:before="240"/>
        <w:rPr>
          <w:sz w:val="22"/>
          <w:szCs w:val="20"/>
        </w:rPr>
      </w:pPr>
      <w:r w:rsidRPr="00EF51BC">
        <w:rPr>
          <w:b/>
          <w:sz w:val="22"/>
          <w:szCs w:val="20"/>
          <w:u w:val="single"/>
        </w:rPr>
        <w:t>State</w:t>
      </w:r>
      <w:r>
        <w:rPr>
          <w:b/>
          <w:sz w:val="22"/>
          <w:szCs w:val="20"/>
          <w:u w:val="single"/>
        </w:rPr>
        <w:t xml:space="preserve"> (of </w:t>
      </w:r>
      <w:r w:rsidRPr="00EF51BC">
        <w:rPr>
          <w:b/>
          <w:sz w:val="22"/>
          <w:szCs w:val="20"/>
          <w:u w:val="single"/>
        </w:rPr>
        <w:t>Firing Unit</w:t>
      </w:r>
      <w:r>
        <w:rPr>
          <w:b/>
          <w:sz w:val="22"/>
          <w:szCs w:val="20"/>
          <w:u w:val="single"/>
        </w:rPr>
        <w:t>)</w:t>
      </w:r>
    </w:p>
    <w:p w14:paraId="271A8D29" w14:textId="77777777" w:rsidR="00C0475E" w:rsidRDefault="00C0475E" w:rsidP="00C0475E">
      <w:pPr>
        <w:rPr>
          <w:sz w:val="20"/>
          <w:szCs w:val="20"/>
        </w:rPr>
      </w:pPr>
    </w:p>
    <w:p w14:paraId="40A62946" w14:textId="77777777" w:rsidR="00C0475E" w:rsidRDefault="00C0475E" w:rsidP="00C0475E">
      <w:pPr>
        <w:rPr>
          <w:sz w:val="20"/>
          <w:szCs w:val="20"/>
        </w:rPr>
      </w:pPr>
      <w:r>
        <w:rPr>
          <w:sz w:val="20"/>
          <w:szCs w:val="20"/>
        </w:rPr>
        <w:t>The current S</w:t>
      </w:r>
      <w:r w:rsidRPr="0061436E">
        <w:rPr>
          <w:sz w:val="20"/>
          <w:szCs w:val="20"/>
        </w:rPr>
        <w:t>tate of the firi</w:t>
      </w:r>
      <w:r>
        <w:rPr>
          <w:sz w:val="20"/>
          <w:szCs w:val="20"/>
        </w:rPr>
        <w:t>ng unit shown on its Unit Card.</w:t>
      </w:r>
    </w:p>
    <w:p w14:paraId="418A31EE" w14:textId="77777777" w:rsidR="00C0475E" w:rsidRDefault="00C0475E" w:rsidP="00C0475E">
      <w:pPr>
        <w:rPr>
          <w:sz w:val="20"/>
          <w:szCs w:val="20"/>
        </w:rPr>
      </w:pPr>
    </w:p>
    <w:p w14:paraId="6DAA4695" w14:textId="77777777" w:rsidR="00C0475E" w:rsidRDefault="00C0475E" w:rsidP="00C0475E">
      <w:pPr>
        <w:rPr>
          <w:b/>
          <w:sz w:val="22"/>
          <w:szCs w:val="20"/>
          <w:u w:val="single"/>
        </w:rPr>
      </w:pPr>
      <w:r>
        <w:rPr>
          <w:b/>
          <w:sz w:val="22"/>
          <w:szCs w:val="20"/>
          <w:u w:val="single"/>
        </w:rPr>
        <w:t>Odds</w:t>
      </w:r>
    </w:p>
    <w:p w14:paraId="3862BB24" w14:textId="77777777" w:rsidR="00C0475E" w:rsidRPr="0061436E" w:rsidRDefault="00C0475E" w:rsidP="00C0475E">
      <w:pPr>
        <w:rPr>
          <w:sz w:val="20"/>
          <w:szCs w:val="20"/>
        </w:rPr>
      </w:pPr>
    </w:p>
    <w:p w14:paraId="3EB2150B" w14:textId="77777777" w:rsidR="00C0475E" w:rsidRPr="0061436E" w:rsidRDefault="00C0475E" w:rsidP="00C0475E">
      <w:pPr>
        <w:rPr>
          <w:sz w:val="20"/>
          <w:szCs w:val="20"/>
        </w:rPr>
      </w:pPr>
      <w:r w:rsidRPr="0061436E">
        <w:rPr>
          <w:sz w:val="20"/>
          <w:szCs w:val="20"/>
        </w:rPr>
        <w:t>This reflects the power of the attacking missile</w:t>
      </w:r>
      <w:r>
        <w:rPr>
          <w:sz w:val="20"/>
          <w:szCs w:val="20"/>
        </w:rPr>
        <w:t>s</w:t>
      </w:r>
      <w:r w:rsidRPr="0061436E">
        <w:rPr>
          <w:sz w:val="20"/>
          <w:szCs w:val="20"/>
        </w:rPr>
        <w:t xml:space="preserve"> compared to the defensive armour and shielding of the defender.  </w:t>
      </w:r>
      <w:r>
        <w:rPr>
          <w:sz w:val="20"/>
          <w:szCs w:val="20"/>
        </w:rPr>
        <w:t>It</w:t>
      </w:r>
      <w:r w:rsidRPr="0061436E">
        <w:rPr>
          <w:sz w:val="20"/>
          <w:szCs w:val="20"/>
        </w:rPr>
        <w:t xml:space="preserve"> is determined in two stages:</w:t>
      </w:r>
    </w:p>
    <w:p w14:paraId="50DE0CFA" w14:textId="77777777" w:rsidR="00C0475E" w:rsidRPr="0061436E" w:rsidRDefault="00C0475E" w:rsidP="00C0475E">
      <w:pPr>
        <w:rPr>
          <w:sz w:val="20"/>
          <w:szCs w:val="20"/>
        </w:rPr>
      </w:pPr>
    </w:p>
    <w:p w14:paraId="71A4C5AF" w14:textId="77777777" w:rsidR="00C0475E" w:rsidRPr="0061436E" w:rsidRDefault="00C0475E" w:rsidP="00C0475E">
      <w:pPr>
        <w:rPr>
          <w:sz w:val="20"/>
          <w:szCs w:val="20"/>
        </w:rPr>
      </w:pPr>
      <w:r w:rsidRPr="0061436E">
        <w:rPr>
          <w:sz w:val="20"/>
          <w:szCs w:val="20"/>
        </w:rPr>
        <w:t xml:space="preserve">Firstly determine the Formation Multiplier from the </w:t>
      </w:r>
      <w:r>
        <w:rPr>
          <w:sz w:val="20"/>
          <w:szCs w:val="20"/>
        </w:rPr>
        <w:t>Formation Multiplier Table.</w:t>
      </w:r>
      <w:r w:rsidRPr="0061436E">
        <w:rPr>
          <w:sz w:val="20"/>
          <w:szCs w:val="20"/>
        </w:rPr>
        <w:t xml:space="preserve">  Multiply the firing unit’s Missile Attack factor (shown on its Unit Card) by Formation Multiplier to g</w:t>
      </w:r>
      <w:r>
        <w:rPr>
          <w:sz w:val="20"/>
          <w:szCs w:val="20"/>
        </w:rPr>
        <w:t>et the Adjusted Missile Attack.</w:t>
      </w:r>
    </w:p>
    <w:p w14:paraId="5940B5DF" w14:textId="77777777" w:rsidR="00C0475E" w:rsidRPr="0061436E" w:rsidRDefault="00C0475E" w:rsidP="00C0475E">
      <w:pPr>
        <w:rPr>
          <w:sz w:val="20"/>
          <w:szCs w:val="20"/>
        </w:rPr>
      </w:pPr>
    </w:p>
    <w:p w14:paraId="228E0A0D" w14:textId="77777777" w:rsidR="00C0475E" w:rsidRPr="0061436E" w:rsidRDefault="00C0475E" w:rsidP="00C0475E">
      <w:pPr>
        <w:rPr>
          <w:sz w:val="20"/>
          <w:szCs w:val="20"/>
        </w:rPr>
      </w:pPr>
      <w:r w:rsidRPr="0061436E">
        <w:rPr>
          <w:sz w:val="20"/>
          <w:szCs w:val="20"/>
        </w:rPr>
        <w:t>Secondly, divide this by the target unit’s missile defence factor shown on its Unit Card to obtain the odds.  Read off the modifier from the Missile Bender Table.</w:t>
      </w:r>
    </w:p>
    <w:p w14:paraId="3E2446A0" w14:textId="77777777" w:rsidR="00C0475E" w:rsidRPr="0061436E" w:rsidRDefault="00C0475E" w:rsidP="00C0475E">
      <w:pPr>
        <w:rPr>
          <w:sz w:val="20"/>
          <w:szCs w:val="20"/>
        </w:rPr>
      </w:pPr>
    </w:p>
    <w:p w14:paraId="10B640EB" w14:textId="77777777" w:rsidR="00C0475E" w:rsidRPr="00EF51BC" w:rsidRDefault="00C0475E" w:rsidP="00C0475E">
      <w:pPr>
        <w:rPr>
          <w:b/>
          <w:sz w:val="22"/>
          <w:szCs w:val="20"/>
          <w:u w:val="single"/>
        </w:rPr>
      </w:pPr>
      <w:r w:rsidRPr="00EF51BC">
        <w:rPr>
          <w:b/>
          <w:sz w:val="22"/>
          <w:szCs w:val="20"/>
          <w:u w:val="single"/>
        </w:rPr>
        <w:t>Example</w:t>
      </w:r>
    </w:p>
    <w:p w14:paraId="3AE53437" w14:textId="77777777" w:rsidR="00C0475E" w:rsidRPr="0061436E" w:rsidRDefault="00C0475E" w:rsidP="00C0475E">
      <w:pPr>
        <w:rPr>
          <w:sz w:val="20"/>
          <w:szCs w:val="20"/>
        </w:rPr>
      </w:pPr>
    </w:p>
    <w:p w14:paraId="0610E858" w14:textId="77777777" w:rsidR="00C0475E" w:rsidRPr="0061436E" w:rsidRDefault="00C0475E" w:rsidP="00C0475E">
      <w:pPr>
        <w:rPr>
          <w:sz w:val="20"/>
          <w:szCs w:val="20"/>
        </w:rPr>
      </w:pPr>
      <w:r w:rsidRPr="0061436E">
        <w:rPr>
          <w:sz w:val="20"/>
          <w:szCs w:val="20"/>
        </w:rPr>
        <w:t xml:space="preserve">A unit of Longbows in Waves (Form 14) with a Missile Attack factor of 6 which is disordered is firing at a target in Stone Mountain in brush with a Missile defence of 5 at a range of 350. </w:t>
      </w:r>
    </w:p>
    <w:p w14:paraId="51AE1A96" w14:textId="78C8A026" w:rsidR="00C0475E" w:rsidRPr="0061436E" w:rsidRDefault="00C0475E" w:rsidP="00C0475E">
      <w:pPr>
        <w:rPr>
          <w:sz w:val="20"/>
          <w:szCs w:val="20"/>
        </w:rPr>
      </w:pPr>
      <w:r w:rsidRPr="0061436E">
        <w:rPr>
          <w:sz w:val="20"/>
          <w:szCs w:val="20"/>
        </w:rPr>
        <w:t>Cover is Light for a modifier of -2.  Density is Tight for a modifier of + 2.  Range is Medium, for a modifier of 0.  State is Disordered for a modifier of -1.  Formation Multiplier is 3 so the Adjusted Missile Attack is 18.  Odds are therefore 3:1 for a modifier of +</w:t>
      </w:r>
      <w:r w:rsidR="00AB6243">
        <w:rPr>
          <w:sz w:val="20"/>
          <w:szCs w:val="20"/>
        </w:rPr>
        <w:t>3</w:t>
      </w:r>
      <w:r w:rsidRPr="0061436E">
        <w:rPr>
          <w:sz w:val="20"/>
          <w:szCs w:val="20"/>
        </w:rPr>
        <w:t>.  The total Mods are therefore +</w:t>
      </w:r>
      <w:r w:rsidR="00AB6243">
        <w:rPr>
          <w:sz w:val="20"/>
          <w:szCs w:val="20"/>
        </w:rPr>
        <w:t>2</w:t>
      </w:r>
      <w:r w:rsidRPr="0061436E">
        <w:rPr>
          <w:sz w:val="20"/>
          <w:szCs w:val="20"/>
        </w:rPr>
        <w:t xml:space="preserve">.  </w:t>
      </w:r>
    </w:p>
    <w:p w14:paraId="1F3EC330" w14:textId="46EB6247" w:rsidR="00C0475E" w:rsidRPr="0061436E" w:rsidRDefault="00C0475E" w:rsidP="00C0475E">
      <w:pPr>
        <w:rPr>
          <w:sz w:val="20"/>
          <w:szCs w:val="20"/>
        </w:rPr>
      </w:pPr>
      <w:r w:rsidRPr="0061436E">
        <w:rPr>
          <w:sz w:val="20"/>
          <w:szCs w:val="20"/>
        </w:rPr>
        <w:lastRenderedPageBreak/>
        <w:t>Firing unit rolls 9 for a net result of 1</w:t>
      </w:r>
      <w:r w:rsidR="00AB6243">
        <w:rPr>
          <w:sz w:val="20"/>
          <w:szCs w:val="20"/>
        </w:rPr>
        <w:t>1</w:t>
      </w:r>
      <w:r w:rsidRPr="0061436E">
        <w:rPr>
          <w:sz w:val="20"/>
          <w:szCs w:val="20"/>
        </w:rPr>
        <w:t>, inflicting an automatic Missile CH and forcing the target to roll a QC to avoid a second CH</w:t>
      </w:r>
      <w:r w:rsidR="00AB6243">
        <w:rPr>
          <w:sz w:val="20"/>
          <w:szCs w:val="20"/>
        </w:rPr>
        <w:t xml:space="preserve">. </w:t>
      </w:r>
    </w:p>
    <w:p w14:paraId="4168A734" w14:textId="77777777" w:rsidR="00C0475E" w:rsidRPr="0061436E" w:rsidRDefault="00C0475E" w:rsidP="00C0475E">
      <w:pPr>
        <w:rPr>
          <w:b/>
          <w:sz w:val="20"/>
          <w:szCs w:val="20"/>
          <w:u w:val="single"/>
        </w:rPr>
      </w:pPr>
    </w:p>
    <w:p w14:paraId="66E35ABE" w14:textId="77777777" w:rsidR="00C0475E" w:rsidRPr="00C878D7" w:rsidRDefault="00C0475E" w:rsidP="00C0475E">
      <w:pPr>
        <w:pStyle w:val="ListParagraph"/>
        <w:numPr>
          <w:ilvl w:val="1"/>
          <w:numId w:val="3"/>
        </w:numPr>
        <w:rPr>
          <w:b/>
          <w:szCs w:val="20"/>
          <w:u w:val="single"/>
        </w:rPr>
      </w:pPr>
      <w:bookmarkStart w:id="99" w:name="_Ref119453462"/>
      <w:r w:rsidRPr="00C878D7">
        <w:rPr>
          <w:b/>
          <w:szCs w:val="20"/>
          <w:u w:val="single"/>
        </w:rPr>
        <w:t>FIRING ARCS</w:t>
      </w:r>
      <w:bookmarkEnd w:id="99"/>
    </w:p>
    <w:p w14:paraId="3B1D1798" w14:textId="77777777" w:rsidR="00C0475E" w:rsidRPr="0061436E" w:rsidRDefault="00C0475E" w:rsidP="00C0475E">
      <w:pPr>
        <w:rPr>
          <w:b/>
          <w:sz w:val="20"/>
          <w:szCs w:val="20"/>
          <w:u w:val="single"/>
        </w:rPr>
      </w:pPr>
    </w:p>
    <w:p w14:paraId="661F03A0" w14:textId="77777777" w:rsidR="00C0475E" w:rsidRDefault="00C0475E" w:rsidP="00C0475E">
      <w:pPr>
        <w:rPr>
          <w:sz w:val="20"/>
          <w:szCs w:val="20"/>
        </w:rPr>
      </w:pPr>
      <w:r>
        <w:rPr>
          <w:sz w:val="20"/>
          <w:szCs w:val="20"/>
        </w:rPr>
        <w:t xml:space="preserve">These are </w:t>
      </w:r>
      <w:r w:rsidRPr="0061436E">
        <w:rPr>
          <w:sz w:val="20"/>
          <w:szCs w:val="20"/>
        </w:rPr>
        <w:t>45 degrees</w:t>
      </w:r>
      <w:r>
        <w:rPr>
          <w:sz w:val="20"/>
          <w:szCs w:val="20"/>
        </w:rPr>
        <w:t xml:space="preserve"> taken  from centre of the unit to a point anywhere on the target unit (preferably a material part please!).</w:t>
      </w:r>
    </w:p>
    <w:p w14:paraId="4EDAF00F" w14:textId="77777777" w:rsidR="00C0475E" w:rsidRDefault="00C0475E" w:rsidP="00C0475E">
      <w:pPr>
        <w:rPr>
          <w:sz w:val="20"/>
          <w:szCs w:val="20"/>
        </w:rPr>
      </w:pPr>
    </w:p>
    <w:p w14:paraId="5AB0B871" w14:textId="77777777" w:rsidR="00C0475E" w:rsidRPr="00C878D7" w:rsidRDefault="00C0475E" w:rsidP="00C0475E">
      <w:pPr>
        <w:pStyle w:val="ListParagraph"/>
        <w:numPr>
          <w:ilvl w:val="1"/>
          <w:numId w:val="3"/>
        </w:numPr>
        <w:rPr>
          <w:b/>
          <w:szCs w:val="20"/>
          <w:u w:val="single"/>
        </w:rPr>
      </w:pPr>
      <w:bookmarkStart w:id="100" w:name="_Ref119453667"/>
      <w:r w:rsidRPr="00C878D7">
        <w:rPr>
          <w:b/>
          <w:szCs w:val="20"/>
          <w:u w:val="single"/>
        </w:rPr>
        <w:t>RANGE AND LINE OF SIGHT</w:t>
      </w:r>
      <w:bookmarkEnd w:id="100"/>
    </w:p>
    <w:p w14:paraId="48A0A54F" w14:textId="77777777" w:rsidR="00C0475E" w:rsidRPr="0061436E" w:rsidRDefault="00C0475E" w:rsidP="00C0475E">
      <w:pPr>
        <w:rPr>
          <w:b/>
          <w:sz w:val="20"/>
          <w:szCs w:val="20"/>
          <w:u w:val="single"/>
        </w:rPr>
      </w:pPr>
    </w:p>
    <w:p w14:paraId="55F2B4DE" w14:textId="21D3637A" w:rsidR="00C0475E" w:rsidRDefault="00C0475E" w:rsidP="00C0475E">
      <w:pPr>
        <w:rPr>
          <w:sz w:val="20"/>
          <w:szCs w:val="20"/>
        </w:rPr>
      </w:pPr>
      <w:r w:rsidRPr="0061436E">
        <w:rPr>
          <w:sz w:val="20"/>
          <w:szCs w:val="20"/>
        </w:rPr>
        <w:t xml:space="preserve">Firing </w:t>
      </w:r>
      <w:r>
        <w:rPr>
          <w:sz w:val="20"/>
          <w:szCs w:val="20"/>
        </w:rPr>
        <w:t xml:space="preserve">infantry </w:t>
      </w:r>
      <w:r w:rsidRPr="0061436E">
        <w:rPr>
          <w:sz w:val="20"/>
          <w:szCs w:val="20"/>
        </w:rPr>
        <w:t xml:space="preserve">must have </w:t>
      </w:r>
      <w:r w:rsidRPr="0061436E">
        <w:rPr>
          <w:b/>
          <w:sz w:val="20"/>
          <w:szCs w:val="20"/>
        </w:rPr>
        <w:t>line of sight</w:t>
      </w:r>
      <w:r w:rsidRPr="0061436E">
        <w:rPr>
          <w:sz w:val="20"/>
          <w:szCs w:val="20"/>
        </w:rPr>
        <w:t xml:space="preserve"> </w:t>
      </w:r>
      <w:r>
        <w:rPr>
          <w:sz w:val="20"/>
          <w:szCs w:val="20"/>
        </w:rPr>
        <w:t xml:space="preserve">(LoS) </w:t>
      </w:r>
      <w:r w:rsidRPr="0061436E">
        <w:rPr>
          <w:sz w:val="20"/>
          <w:szCs w:val="20"/>
        </w:rPr>
        <w:t xml:space="preserve">to their target.  </w:t>
      </w:r>
      <w:r>
        <w:rPr>
          <w:sz w:val="20"/>
          <w:szCs w:val="20"/>
        </w:rPr>
        <w:t>LoS is blocked by Hill, Woods, Village, combat</w:t>
      </w:r>
      <w:r w:rsidRPr="0061436E">
        <w:rPr>
          <w:sz w:val="20"/>
          <w:szCs w:val="20"/>
        </w:rPr>
        <w:t xml:space="preserve"> units (but NOT artillery or skirmishers)</w:t>
      </w:r>
      <w:r w:rsidR="005641BF">
        <w:rPr>
          <w:sz w:val="20"/>
          <w:szCs w:val="20"/>
        </w:rPr>
        <w:t xml:space="preserve">, </w:t>
      </w:r>
      <w:r>
        <w:rPr>
          <w:sz w:val="20"/>
          <w:szCs w:val="20"/>
        </w:rPr>
        <w:t>the Darkness of Gereshma</w:t>
      </w:r>
      <w:r w:rsidR="005641BF">
        <w:rPr>
          <w:sz w:val="20"/>
          <w:szCs w:val="20"/>
        </w:rPr>
        <w:t xml:space="preserve"> and the Curtain of Unseeing</w:t>
      </w:r>
      <w:r w:rsidRPr="0061436E">
        <w:rPr>
          <w:sz w:val="20"/>
          <w:szCs w:val="20"/>
        </w:rPr>
        <w:t xml:space="preserve">.  Units on </w:t>
      </w:r>
      <w:r>
        <w:rPr>
          <w:sz w:val="20"/>
          <w:szCs w:val="20"/>
        </w:rPr>
        <w:t>H</w:t>
      </w:r>
      <w:r w:rsidRPr="0061436E">
        <w:rPr>
          <w:sz w:val="20"/>
          <w:szCs w:val="20"/>
        </w:rPr>
        <w:t>ill can see over everything except another hill.</w:t>
      </w:r>
    </w:p>
    <w:p w14:paraId="03E81D61" w14:textId="77777777" w:rsidR="00DC750E" w:rsidRDefault="00DC750E" w:rsidP="00C0475E">
      <w:pPr>
        <w:rPr>
          <w:sz w:val="20"/>
          <w:szCs w:val="20"/>
        </w:rPr>
      </w:pPr>
    </w:p>
    <w:p w14:paraId="3DC599B6" w14:textId="431A7FC5" w:rsidR="00DC750E" w:rsidRDefault="00DC750E" w:rsidP="00DC750E">
      <w:pPr>
        <w:rPr>
          <w:sz w:val="20"/>
          <w:szCs w:val="20"/>
        </w:rPr>
      </w:pPr>
      <w:r w:rsidRPr="00DC750E">
        <w:rPr>
          <w:b/>
          <w:bCs/>
          <w:sz w:val="20"/>
          <w:szCs w:val="20"/>
        </w:rPr>
        <w:t>LoS Examples for Hills</w:t>
      </w:r>
      <w:r>
        <w:rPr>
          <w:sz w:val="20"/>
          <w:szCs w:val="20"/>
        </w:rPr>
        <w:t>:</w:t>
      </w:r>
    </w:p>
    <w:p w14:paraId="44316132" w14:textId="78BEF3FE" w:rsidR="00DC750E" w:rsidRDefault="00DC750E" w:rsidP="00DC750E">
      <w:pPr>
        <w:pStyle w:val="ListParagraph"/>
        <w:numPr>
          <w:ilvl w:val="0"/>
          <w:numId w:val="52"/>
        </w:numPr>
        <w:rPr>
          <w:sz w:val="20"/>
          <w:szCs w:val="20"/>
        </w:rPr>
      </w:pPr>
      <w:r>
        <w:rPr>
          <w:sz w:val="20"/>
          <w:szCs w:val="20"/>
        </w:rPr>
        <w:t>Unit on hill can see anything on the same hill</w:t>
      </w:r>
    </w:p>
    <w:p w14:paraId="21ED3CB3" w14:textId="0D0BE27A" w:rsidR="00DC750E" w:rsidRDefault="00DC750E" w:rsidP="00DC750E">
      <w:pPr>
        <w:pStyle w:val="ListParagraph"/>
        <w:numPr>
          <w:ilvl w:val="0"/>
          <w:numId w:val="52"/>
        </w:numPr>
        <w:rPr>
          <w:sz w:val="20"/>
          <w:szCs w:val="20"/>
        </w:rPr>
      </w:pPr>
      <w:r>
        <w:rPr>
          <w:sz w:val="20"/>
          <w:szCs w:val="20"/>
        </w:rPr>
        <w:t>Unit on hill can see anything not on the hill irrespecive of intervening units and other terrain.</w:t>
      </w:r>
    </w:p>
    <w:p w14:paraId="31E29904" w14:textId="07AA5226" w:rsidR="00DC750E" w:rsidRDefault="00DC750E" w:rsidP="00DC750E">
      <w:pPr>
        <w:ind w:left="1080"/>
        <w:rPr>
          <w:sz w:val="20"/>
          <w:szCs w:val="20"/>
        </w:rPr>
      </w:pPr>
      <w:r>
        <w:rPr>
          <w:b/>
          <w:bCs/>
          <w:sz w:val="20"/>
          <w:szCs w:val="20"/>
        </w:rPr>
        <w:t>E</w:t>
      </w:r>
      <w:r w:rsidRPr="00DC750E">
        <w:rPr>
          <w:b/>
          <w:bCs/>
          <w:sz w:val="20"/>
          <w:szCs w:val="20"/>
        </w:rPr>
        <w:t>xception</w:t>
      </w:r>
      <w:r>
        <w:rPr>
          <w:sz w:val="20"/>
          <w:szCs w:val="20"/>
        </w:rPr>
        <w:t>:</w:t>
      </w:r>
    </w:p>
    <w:p w14:paraId="654F7CB6" w14:textId="150668AF" w:rsidR="00DC750E" w:rsidRDefault="00DC750E" w:rsidP="00DC750E">
      <w:pPr>
        <w:ind w:left="360" w:firstLine="720"/>
        <w:rPr>
          <w:sz w:val="20"/>
          <w:szCs w:val="20"/>
        </w:rPr>
      </w:pPr>
      <w:r w:rsidRPr="00DC750E">
        <w:rPr>
          <w:sz w:val="20"/>
          <w:szCs w:val="20"/>
        </w:rPr>
        <w:t>It cannot see past another hill, even to a unit on a third hill further back</w:t>
      </w:r>
    </w:p>
    <w:p w14:paraId="1D844945" w14:textId="77777777" w:rsidR="00DC750E" w:rsidRDefault="00DC750E" w:rsidP="00DC750E">
      <w:pPr>
        <w:rPr>
          <w:sz w:val="20"/>
          <w:szCs w:val="20"/>
        </w:rPr>
      </w:pPr>
    </w:p>
    <w:p w14:paraId="2DDDE0BA" w14:textId="3D500528" w:rsidR="00DC750E" w:rsidRPr="00DC750E" w:rsidRDefault="00DC750E" w:rsidP="00DC750E">
      <w:pPr>
        <w:rPr>
          <w:sz w:val="20"/>
          <w:szCs w:val="20"/>
        </w:rPr>
      </w:pPr>
      <w:r>
        <w:rPr>
          <w:sz w:val="20"/>
          <w:szCs w:val="20"/>
        </w:rPr>
        <w:t>If players feel particularly enthusiastic then LoS rules specific to a particular scenario can be made more complex with hills of different heights, several levels of hill, dead ground etc.</w:t>
      </w:r>
    </w:p>
    <w:p w14:paraId="5B119B70" w14:textId="77777777" w:rsidR="00C0475E" w:rsidRPr="0061436E" w:rsidRDefault="00C0475E" w:rsidP="00C0475E">
      <w:pPr>
        <w:rPr>
          <w:sz w:val="20"/>
          <w:szCs w:val="20"/>
        </w:rPr>
      </w:pPr>
    </w:p>
    <w:p w14:paraId="4D84FC04" w14:textId="6E08B7B9" w:rsidR="00C0475E" w:rsidRPr="0061436E" w:rsidRDefault="00C0475E" w:rsidP="00C0475E">
      <w:pPr>
        <w:rPr>
          <w:sz w:val="20"/>
          <w:szCs w:val="20"/>
        </w:rPr>
      </w:pPr>
      <w:r w:rsidRPr="0061436E">
        <w:rPr>
          <w:sz w:val="20"/>
          <w:szCs w:val="20"/>
        </w:rPr>
        <w:t xml:space="preserve">Line of Sight is determined from the centre of the firing unit to </w:t>
      </w:r>
      <w:r w:rsidR="00185DE0">
        <w:rPr>
          <w:sz w:val="20"/>
          <w:szCs w:val="20"/>
        </w:rPr>
        <w:t>the centre of</w:t>
      </w:r>
      <w:r w:rsidRPr="0061436E">
        <w:rPr>
          <w:sz w:val="20"/>
          <w:szCs w:val="20"/>
        </w:rPr>
        <w:t xml:space="preserve"> the target unit.  If the LoS from the centre is blocked but part of the unit can see it may fire with half Missile Attack Factor if visible from the point midway between centre and flank of unit.</w:t>
      </w:r>
      <w:r w:rsidR="00185DE0">
        <w:rPr>
          <w:sz w:val="20"/>
          <w:szCs w:val="20"/>
        </w:rPr>
        <w:t xml:space="preserve"> (</w:t>
      </w:r>
      <w:r w:rsidR="00185DE0" w:rsidRPr="00185DE0">
        <w:rPr>
          <w:sz w:val="20"/>
          <w:szCs w:val="20"/>
          <w:highlight w:val="yellow"/>
        </w:rPr>
        <w:t>Feel free to complicate your life further around this with different ranges for different parts of the unit if that’s what floats your Sriganta.)</w:t>
      </w:r>
    </w:p>
    <w:p w14:paraId="01C5079D" w14:textId="77777777" w:rsidR="00C0475E" w:rsidRDefault="00C0475E" w:rsidP="00C0475E">
      <w:pPr>
        <w:rPr>
          <w:sz w:val="20"/>
          <w:szCs w:val="20"/>
        </w:rPr>
      </w:pPr>
    </w:p>
    <w:p w14:paraId="054D09B0" w14:textId="7F2A4119" w:rsidR="00203E13" w:rsidRPr="002B16CB" w:rsidRDefault="00203E13" w:rsidP="00C0475E">
      <w:pPr>
        <w:rPr>
          <w:b/>
          <w:bCs/>
          <w:sz w:val="20"/>
          <w:szCs w:val="20"/>
          <w:u w:val="single"/>
        </w:rPr>
      </w:pPr>
      <w:r w:rsidRPr="002B16CB">
        <w:rPr>
          <w:b/>
          <w:bCs/>
          <w:sz w:val="22"/>
          <w:szCs w:val="22"/>
          <w:u w:val="single"/>
        </w:rPr>
        <w:t>Artillery</w:t>
      </w:r>
    </w:p>
    <w:p w14:paraId="756C315E" w14:textId="77777777" w:rsidR="00E06A7C" w:rsidRPr="00E06A7C" w:rsidRDefault="00E06A7C" w:rsidP="00C0475E">
      <w:pPr>
        <w:rPr>
          <w:b/>
          <w:bCs/>
          <w:sz w:val="20"/>
          <w:szCs w:val="20"/>
          <w:u w:val="single"/>
        </w:rPr>
      </w:pPr>
    </w:p>
    <w:p w14:paraId="7EC1C38F" w14:textId="72219350" w:rsidR="00C0475E" w:rsidRDefault="005641BF" w:rsidP="00C0475E">
      <w:pPr>
        <w:rPr>
          <w:sz w:val="20"/>
          <w:szCs w:val="20"/>
        </w:rPr>
      </w:pPr>
      <w:r>
        <w:rPr>
          <w:sz w:val="20"/>
          <w:szCs w:val="20"/>
        </w:rPr>
        <w:t>Artillery</w:t>
      </w:r>
      <w:r w:rsidR="00C0475E" w:rsidRPr="00203E13">
        <w:rPr>
          <w:sz w:val="20"/>
          <w:szCs w:val="20"/>
        </w:rPr>
        <w:t xml:space="preserve"> require the same LoS but are </w:t>
      </w:r>
      <w:r w:rsidR="00C0475E" w:rsidRPr="002B16CB">
        <w:rPr>
          <w:b/>
          <w:bCs/>
          <w:sz w:val="20"/>
          <w:szCs w:val="20"/>
        </w:rPr>
        <w:t>not</w:t>
      </w:r>
      <w:r w:rsidR="00C0475E" w:rsidRPr="00203E13">
        <w:rPr>
          <w:sz w:val="20"/>
          <w:szCs w:val="20"/>
        </w:rPr>
        <w:t xml:space="preserve"> blocked by </w:t>
      </w:r>
      <w:r w:rsidR="00203E13" w:rsidRPr="00203E13">
        <w:rPr>
          <w:b/>
          <w:bCs/>
          <w:sz w:val="20"/>
          <w:szCs w:val="20"/>
        </w:rPr>
        <w:t>friendly</w:t>
      </w:r>
      <w:r w:rsidR="00203E13" w:rsidRPr="00203E13">
        <w:rPr>
          <w:sz w:val="20"/>
          <w:szCs w:val="20"/>
        </w:rPr>
        <w:t xml:space="preserve"> c</w:t>
      </w:r>
      <w:r w:rsidR="00C0475E" w:rsidRPr="00203E13">
        <w:rPr>
          <w:sz w:val="20"/>
          <w:szCs w:val="20"/>
        </w:rPr>
        <w:t xml:space="preserve">ombat </w:t>
      </w:r>
      <w:r w:rsidR="000E7028">
        <w:rPr>
          <w:sz w:val="20"/>
          <w:szCs w:val="20"/>
        </w:rPr>
        <w:t>unit</w:t>
      </w:r>
      <w:r w:rsidR="00C0475E" w:rsidRPr="00203E13">
        <w:rPr>
          <w:sz w:val="20"/>
          <w:szCs w:val="20"/>
        </w:rPr>
        <w:t>s.</w:t>
      </w:r>
      <w:r w:rsidR="00203E13" w:rsidRPr="00203E13">
        <w:rPr>
          <w:sz w:val="20"/>
          <w:szCs w:val="20"/>
        </w:rPr>
        <w:t xml:space="preserve"> [</w:t>
      </w:r>
      <w:r w:rsidR="000E7028" w:rsidRPr="000E7028">
        <w:rPr>
          <w:color w:val="FF0000"/>
          <w:sz w:val="20"/>
          <w:szCs w:val="20"/>
        </w:rPr>
        <w:t>This can be debated but the assumption is they use spotters attached to the friendly combat units and it cuts down some rather pointless death by tape measure millimetric placement of units and artillery</w:t>
      </w:r>
      <w:r w:rsidR="000E7028">
        <w:rPr>
          <w:sz w:val="20"/>
          <w:szCs w:val="20"/>
        </w:rPr>
        <w:t xml:space="preserve">.  </w:t>
      </w:r>
      <w:r w:rsidR="00203E13" w:rsidRPr="00203E13">
        <w:rPr>
          <w:color w:val="538135" w:themeColor="accent6" w:themeShade="BF"/>
          <w:sz w:val="20"/>
          <w:szCs w:val="20"/>
        </w:rPr>
        <w:t xml:space="preserve">Note </w:t>
      </w:r>
      <w:r w:rsidR="000E7028">
        <w:rPr>
          <w:color w:val="538135" w:themeColor="accent6" w:themeShade="BF"/>
          <w:sz w:val="20"/>
          <w:szCs w:val="20"/>
        </w:rPr>
        <w:t>it does</w:t>
      </w:r>
      <w:r w:rsidR="00203E13" w:rsidRPr="00203E13">
        <w:rPr>
          <w:color w:val="538135" w:themeColor="accent6" w:themeShade="BF"/>
          <w:sz w:val="20"/>
          <w:szCs w:val="20"/>
        </w:rPr>
        <w:t xml:space="preserve"> means that they may not be permitted to fire on an enemy unit in Open density but also cannot fire on the unit behind it. This is deliberate to cut down time wasting low odds firing</w:t>
      </w:r>
      <w:r w:rsidR="00203E13">
        <w:rPr>
          <w:sz w:val="20"/>
          <w:szCs w:val="20"/>
        </w:rPr>
        <w:t>.</w:t>
      </w:r>
      <w:r w:rsidR="000E7028">
        <w:rPr>
          <w:sz w:val="20"/>
          <w:szCs w:val="20"/>
        </w:rPr>
        <w:t xml:space="preserve">  </w:t>
      </w:r>
    </w:p>
    <w:p w14:paraId="114C1356" w14:textId="77777777" w:rsidR="00A25E38" w:rsidRDefault="00A25E38" w:rsidP="00C0475E">
      <w:pPr>
        <w:rPr>
          <w:sz w:val="20"/>
          <w:szCs w:val="20"/>
        </w:rPr>
      </w:pPr>
    </w:p>
    <w:p w14:paraId="29ADE236" w14:textId="197FF08A" w:rsidR="00A25E38" w:rsidRDefault="00A25E38" w:rsidP="00C0475E">
      <w:pPr>
        <w:rPr>
          <w:sz w:val="20"/>
          <w:szCs w:val="20"/>
        </w:rPr>
      </w:pPr>
      <w:r w:rsidRPr="00A25E38">
        <w:rPr>
          <w:color w:val="FF0000"/>
          <w:sz w:val="20"/>
          <w:szCs w:val="20"/>
        </w:rPr>
        <w:t>Optional</w:t>
      </w:r>
      <w:r>
        <w:rPr>
          <w:sz w:val="20"/>
          <w:szCs w:val="20"/>
        </w:rPr>
        <w:t>:  If there is a Hlaka triad on Eye of Subadim within 500mm of a target unit then Stone Throwers do not require line of sight so can fire over hills, forests, units etc.</w:t>
      </w:r>
    </w:p>
    <w:p w14:paraId="525B809E" w14:textId="77777777" w:rsidR="005641BF" w:rsidRPr="00203E13" w:rsidRDefault="005641BF" w:rsidP="00C0475E">
      <w:pPr>
        <w:rPr>
          <w:sz w:val="20"/>
          <w:szCs w:val="20"/>
        </w:rPr>
      </w:pPr>
    </w:p>
    <w:p w14:paraId="4EF2A20E" w14:textId="77777777" w:rsidR="00C0475E" w:rsidRPr="002B16CB" w:rsidRDefault="00C0475E" w:rsidP="00C0475E">
      <w:pPr>
        <w:rPr>
          <w:b/>
          <w:sz w:val="22"/>
          <w:szCs w:val="20"/>
          <w:u w:val="single"/>
        </w:rPr>
      </w:pPr>
      <w:r w:rsidRPr="002B16CB">
        <w:rPr>
          <w:b/>
          <w:sz w:val="22"/>
          <w:szCs w:val="20"/>
          <w:u w:val="single"/>
        </w:rPr>
        <w:t>Troops in Blocking terrain</w:t>
      </w:r>
    </w:p>
    <w:p w14:paraId="4D3FCA60" w14:textId="77777777" w:rsidR="00C0475E" w:rsidRPr="0061436E" w:rsidRDefault="00C0475E" w:rsidP="00C0475E">
      <w:pPr>
        <w:rPr>
          <w:sz w:val="20"/>
          <w:szCs w:val="20"/>
        </w:rPr>
      </w:pPr>
    </w:p>
    <w:p w14:paraId="2343B62B" w14:textId="3C56F5F9" w:rsidR="00C0475E" w:rsidRPr="0061436E" w:rsidRDefault="00C0475E" w:rsidP="00C0475E">
      <w:pPr>
        <w:rPr>
          <w:sz w:val="20"/>
          <w:szCs w:val="20"/>
        </w:rPr>
      </w:pPr>
      <w:r w:rsidRPr="0061436E">
        <w:rPr>
          <w:sz w:val="20"/>
          <w:szCs w:val="20"/>
        </w:rPr>
        <w:t xml:space="preserve">Units in terrain which is listed as blocking line of sight may fire / be fired at </w:t>
      </w:r>
      <w:r w:rsidR="000428F3">
        <w:rPr>
          <w:sz w:val="20"/>
          <w:szCs w:val="20"/>
        </w:rPr>
        <w:t xml:space="preserve">with Cover modified.  </w:t>
      </w:r>
      <w:r w:rsidRPr="0061436E">
        <w:rPr>
          <w:sz w:val="20"/>
          <w:szCs w:val="20"/>
        </w:rPr>
        <w:t xml:space="preserve"> </w:t>
      </w:r>
    </w:p>
    <w:p w14:paraId="77B05BAC" w14:textId="77777777" w:rsidR="00C0475E" w:rsidRPr="0061436E" w:rsidRDefault="00C0475E" w:rsidP="00C0475E">
      <w:pPr>
        <w:rPr>
          <w:sz w:val="20"/>
          <w:szCs w:val="20"/>
        </w:rPr>
      </w:pPr>
    </w:p>
    <w:p w14:paraId="43B9BD56" w14:textId="77777777" w:rsidR="00C0475E" w:rsidRPr="0061436E" w:rsidRDefault="00C0475E" w:rsidP="00C0475E">
      <w:pPr>
        <w:rPr>
          <w:sz w:val="20"/>
          <w:szCs w:val="20"/>
        </w:rPr>
      </w:pPr>
      <w:r w:rsidRPr="0061436E">
        <w:rPr>
          <w:sz w:val="20"/>
          <w:szCs w:val="20"/>
        </w:rPr>
        <w:t>Units in built up terrain deployed for all round fire may fire in any direction.</w:t>
      </w:r>
    </w:p>
    <w:p w14:paraId="47A15CCA" w14:textId="77777777" w:rsidR="00C0475E" w:rsidRDefault="00C0475E" w:rsidP="00C0475E">
      <w:pPr>
        <w:rPr>
          <w:sz w:val="20"/>
          <w:szCs w:val="20"/>
        </w:rPr>
      </w:pPr>
    </w:p>
    <w:p w14:paraId="14719557" w14:textId="77777777" w:rsidR="00C0475E" w:rsidRPr="0061436E" w:rsidRDefault="00C0475E" w:rsidP="00C0475E">
      <w:pPr>
        <w:rPr>
          <w:sz w:val="20"/>
          <w:szCs w:val="20"/>
        </w:rPr>
      </w:pPr>
    </w:p>
    <w:p w14:paraId="647AE9EB" w14:textId="77777777" w:rsidR="00C0475E" w:rsidRPr="00E50375" w:rsidRDefault="00C0475E" w:rsidP="00C0475E">
      <w:pPr>
        <w:pStyle w:val="ListParagraph"/>
        <w:numPr>
          <w:ilvl w:val="1"/>
          <w:numId w:val="3"/>
        </w:numPr>
        <w:rPr>
          <w:b/>
          <w:color w:val="FF0000"/>
          <w:sz w:val="20"/>
          <w:szCs w:val="20"/>
          <w:u w:val="single"/>
        </w:rPr>
      </w:pPr>
      <w:bookmarkStart w:id="101" w:name="_Ref402006950"/>
      <w:r w:rsidRPr="00E50375">
        <w:rPr>
          <w:b/>
          <w:color w:val="FF0000"/>
          <w:szCs w:val="20"/>
          <w:u w:val="single"/>
        </w:rPr>
        <w:t>RESERVE FIRE</w:t>
      </w:r>
      <w:bookmarkEnd w:id="101"/>
      <w:r>
        <w:rPr>
          <w:b/>
          <w:color w:val="FF0000"/>
          <w:szCs w:val="20"/>
          <w:u w:val="single"/>
        </w:rPr>
        <w:t xml:space="preserve"> [OPTIONAL]</w:t>
      </w:r>
    </w:p>
    <w:p w14:paraId="5A6CC8DE" w14:textId="77777777" w:rsidR="00C0475E" w:rsidRPr="00E50375" w:rsidRDefault="00C0475E" w:rsidP="00C0475E">
      <w:pPr>
        <w:rPr>
          <w:b/>
          <w:color w:val="FF0000"/>
          <w:sz w:val="20"/>
          <w:szCs w:val="20"/>
          <w:u w:val="single"/>
        </w:rPr>
      </w:pPr>
    </w:p>
    <w:p w14:paraId="1A62C717" w14:textId="49081FCC" w:rsidR="00C0475E" w:rsidRPr="00BE3622" w:rsidRDefault="00C0475E" w:rsidP="00C0475E">
      <w:pPr>
        <w:rPr>
          <w:b/>
          <w:sz w:val="20"/>
          <w:szCs w:val="20"/>
          <w:u w:val="single"/>
        </w:rPr>
      </w:pPr>
      <w:r w:rsidRPr="00BE3622">
        <w:rPr>
          <w:sz w:val="20"/>
          <w:szCs w:val="20"/>
        </w:rPr>
        <w:t xml:space="preserve">If a unit is given the Reserve Fire command it may fire </w:t>
      </w:r>
      <w:r>
        <w:rPr>
          <w:sz w:val="20"/>
          <w:szCs w:val="20"/>
        </w:rPr>
        <w:t xml:space="preserve">in </w:t>
      </w:r>
      <w:r w:rsidRPr="00BE3622">
        <w:rPr>
          <w:sz w:val="20"/>
          <w:szCs w:val="20"/>
        </w:rPr>
        <w:t xml:space="preserve">the enemy segment in accordance with </w:t>
      </w:r>
      <w:r w:rsidRPr="00BE3622">
        <w:rPr>
          <w:b/>
          <w:sz w:val="20"/>
          <w:szCs w:val="20"/>
        </w:rPr>
        <w:fldChar w:fldCharType="begin"/>
      </w:r>
      <w:r w:rsidRPr="00BE3622">
        <w:rPr>
          <w:b/>
          <w:sz w:val="20"/>
          <w:szCs w:val="20"/>
        </w:rPr>
        <w:instrText xml:space="preserve"> REF _Ref551889 \r \h  \* MERGEFORMAT </w:instrText>
      </w:r>
      <w:r w:rsidRPr="00BE3622">
        <w:rPr>
          <w:b/>
          <w:sz w:val="20"/>
          <w:szCs w:val="20"/>
        </w:rPr>
      </w:r>
      <w:r w:rsidRPr="00BE3622">
        <w:rPr>
          <w:b/>
          <w:sz w:val="20"/>
          <w:szCs w:val="20"/>
        </w:rPr>
        <w:fldChar w:fldCharType="separate"/>
      </w:r>
      <w:r w:rsidR="00996996">
        <w:rPr>
          <w:b/>
          <w:sz w:val="20"/>
          <w:szCs w:val="20"/>
        </w:rPr>
        <w:t>D.1.3</w:t>
      </w:r>
      <w:r w:rsidRPr="00BE3622">
        <w:rPr>
          <w:b/>
          <w:sz w:val="20"/>
          <w:szCs w:val="20"/>
        </w:rPr>
        <w:fldChar w:fldCharType="end"/>
      </w:r>
      <w:r w:rsidRPr="00BE3622">
        <w:rPr>
          <w:sz w:val="20"/>
          <w:szCs w:val="20"/>
        </w:rPr>
        <w:t xml:space="preserve">.  </w:t>
      </w:r>
    </w:p>
    <w:p w14:paraId="5A7C7A0C" w14:textId="77777777" w:rsidR="00C0475E" w:rsidRPr="00BE3622" w:rsidRDefault="00C0475E" w:rsidP="00C0475E">
      <w:pPr>
        <w:rPr>
          <w:b/>
          <w:sz w:val="20"/>
          <w:szCs w:val="20"/>
          <w:u w:val="single"/>
        </w:rPr>
      </w:pPr>
    </w:p>
    <w:p w14:paraId="7462FD24" w14:textId="77777777" w:rsidR="00C0475E" w:rsidRPr="00BE3622" w:rsidRDefault="00C0475E" w:rsidP="00C0475E">
      <w:pPr>
        <w:rPr>
          <w:b/>
          <w:sz w:val="20"/>
          <w:szCs w:val="20"/>
          <w:u w:val="single"/>
        </w:rPr>
      </w:pPr>
    </w:p>
    <w:p w14:paraId="149645AB" w14:textId="77777777" w:rsidR="00C0475E" w:rsidRPr="00BE3622" w:rsidRDefault="00C0475E" w:rsidP="00C0475E">
      <w:pPr>
        <w:pStyle w:val="ListParagraph"/>
        <w:numPr>
          <w:ilvl w:val="2"/>
          <w:numId w:val="3"/>
        </w:numPr>
        <w:rPr>
          <w:b/>
          <w:sz w:val="22"/>
          <w:szCs w:val="20"/>
          <w:u w:val="single"/>
        </w:rPr>
      </w:pPr>
      <w:bookmarkStart w:id="102" w:name="_Ref401958984"/>
      <w:r w:rsidRPr="00BE3622">
        <w:rPr>
          <w:b/>
          <w:sz w:val="22"/>
          <w:szCs w:val="20"/>
          <w:u w:val="single"/>
        </w:rPr>
        <w:t>Herce Formation Reaction Fire</w:t>
      </w:r>
      <w:bookmarkEnd w:id="102"/>
    </w:p>
    <w:p w14:paraId="63FB60B3" w14:textId="77777777" w:rsidR="00C0475E" w:rsidRPr="00BE3622" w:rsidRDefault="00C0475E" w:rsidP="00C0475E">
      <w:pPr>
        <w:rPr>
          <w:b/>
          <w:sz w:val="20"/>
          <w:szCs w:val="20"/>
          <w:u w:val="single"/>
        </w:rPr>
      </w:pPr>
    </w:p>
    <w:p w14:paraId="3DB999FB" w14:textId="21767729" w:rsidR="00C0475E" w:rsidRPr="00BE3622" w:rsidRDefault="00C0475E" w:rsidP="00C0475E">
      <w:pPr>
        <w:rPr>
          <w:sz w:val="20"/>
          <w:szCs w:val="20"/>
        </w:rPr>
      </w:pPr>
      <w:r w:rsidRPr="00BE3622">
        <w:rPr>
          <w:sz w:val="20"/>
          <w:szCs w:val="20"/>
        </w:rPr>
        <w:t>If a Divider of Foes is placed adjacent in the battle line to a friendly flat fronted formation (1, 2, 7, 10, 26) within 150mm and is behind FF0 then it is considered to be in Herce Combined Formation.  It can then be issued a Fire Command as if it had earlier received a Reserve Fire command if an enemy unit enters either its own or the adjacent flat front formation’s CZ.</w:t>
      </w:r>
    </w:p>
    <w:p w14:paraId="1454FBB1" w14:textId="77777777" w:rsidR="00C0475E" w:rsidRPr="00BE3622" w:rsidRDefault="00C0475E" w:rsidP="00C0475E">
      <w:pPr>
        <w:rPr>
          <w:sz w:val="20"/>
          <w:szCs w:val="20"/>
        </w:rPr>
      </w:pPr>
    </w:p>
    <w:p w14:paraId="1B48700C" w14:textId="77777777" w:rsidR="00C0475E" w:rsidRPr="00BE3622" w:rsidRDefault="00C0475E" w:rsidP="00C0475E">
      <w:pPr>
        <w:rPr>
          <w:sz w:val="20"/>
          <w:szCs w:val="20"/>
        </w:rPr>
      </w:pPr>
      <w:r w:rsidRPr="00BE3622">
        <w:rPr>
          <w:sz w:val="20"/>
          <w:szCs w:val="20"/>
        </w:rPr>
        <w:t>This is recorded in the same way as standard Reserve Fire.</w:t>
      </w:r>
    </w:p>
    <w:p w14:paraId="44FF3F6C" w14:textId="77777777" w:rsidR="00C0475E" w:rsidRPr="00E50375" w:rsidRDefault="00C0475E" w:rsidP="00C0475E">
      <w:pPr>
        <w:rPr>
          <w:b/>
          <w:color w:val="FF0000"/>
          <w:sz w:val="20"/>
          <w:szCs w:val="20"/>
          <w:u w:val="single"/>
        </w:rPr>
      </w:pPr>
    </w:p>
    <w:p w14:paraId="0F30DB84" w14:textId="77777777" w:rsidR="00C0475E" w:rsidRPr="0061436E" w:rsidRDefault="00C0475E" w:rsidP="00C0475E">
      <w:pPr>
        <w:rPr>
          <w:b/>
          <w:sz w:val="20"/>
          <w:szCs w:val="20"/>
          <w:u w:val="single"/>
        </w:rPr>
      </w:pPr>
    </w:p>
    <w:p w14:paraId="60622327" w14:textId="77777777" w:rsidR="00C0475E" w:rsidRPr="00C878D7" w:rsidRDefault="00C0475E" w:rsidP="00C0475E">
      <w:pPr>
        <w:pStyle w:val="ListParagraph"/>
        <w:numPr>
          <w:ilvl w:val="1"/>
          <w:numId w:val="3"/>
        </w:numPr>
        <w:rPr>
          <w:b/>
          <w:szCs w:val="20"/>
          <w:u w:val="single"/>
        </w:rPr>
      </w:pPr>
      <w:r w:rsidRPr="00C878D7">
        <w:rPr>
          <w:b/>
          <w:szCs w:val="20"/>
          <w:u w:val="single"/>
        </w:rPr>
        <w:lastRenderedPageBreak/>
        <w:t>FIRING INTO MELEE</w:t>
      </w:r>
    </w:p>
    <w:p w14:paraId="2FEB84F5" w14:textId="77777777" w:rsidR="00C0475E" w:rsidRPr="0061436E" w:rsidRDefault="00C0475E" w:rsidP="00C0475E">
      <w:pPr>
        <w:rPr>
          <w:b/>
          <w:sz w:val="20"/>
          <w:szCs w:val="20"/>
          <w:u w:val="single"/>
        </w:rPr>
      </w:pPr>
    </w:p>
    <w:p w14:paraId="79587328" w14:textId="4CD03CB5" w:rsidR="00C0475E" w:rsidRPr="004C1F64" w:rsidRDefault="00C0475E" w:rsidP="00C0475E">
      <w:pPr>
        <w:rPr>
          <w:sz w:val="20"/>
          <w:szCs w:val="20"/>
        </w:rPr>
      </w:pPr>
      <w:r w:rsidRPr="004C1F64">
        <w:rPr>
          <w:sz w:val="20"/>
          <w:szCs w:val="20"/>
        </w:rPr>
        <w:t xml:space="preserve">This is generally not </w:t>
      </w:r>
      <w:r>
        <w:rPr>
          <w:sz w:val="20"/>
          <w:szCs w:val="20"/>
        </w:rPr>
        <w:t xml:space="preserve"> </w:t>
      </w:r>
      <w:r w:rsidRPr="004C1F64">
        <w:rPr>
          <w:sz w:val="20"/>
          <w:szCs w:val="20"/>
        </w:rPr>
        <w:t>permitted</w:t>
      </w:r>
      <w:r>
        <w:rPr>
          <w:sz w:val="20"/>
          <w:szCs w:val="20"/>
        </w:rPr>
        <w:t>.</w:t>
      </w:r>
      <w:r w:rsidRPr="004C1F64">
        <w:rPr>
          <w:sz w:val="20"/>
          <w:szCs w:val="20"/>
        </w:rPr>
        <w:t xml:space="preserve">  Exceptions are stone throwing artillery (</w:t>
      </w:r>
      <w:r w:rsidRPr="004C1F64">
        <w:rPr>
          <w:sz w:val="20"/>
          <w:szCs w:val="20"/>
        </w:rPr>
        <w:fldChar w:fldCharType="begin"/>
      </w:r>
      <w:r w:rsidRPr="004C1F64">
        <w:rPr>
          <w:sz w:val="20"/>
          <w:szCs w:val="20"/>
        </w:rPr>
        <w:instrText xml:space="preserve"> REF _Ref401405876 \r \h  \* MERGEFORMAT </w:instrText>
      </w:r>
      <w:r w:rsidRPr="004C1F64">
        <w:rPr>
          <w:sz w:val="20"/>
          <w:szCs w:val="20"/>
        </w:rPr>
      </w:r>
      <w:r w:rsidRPr="004C1F64">
        <w:rPr>
          <w:sz w:val="20"/>
          <w:szCs w:val="20"/>
        </w:rPr>
        <w:fldChar w:fldCharType="separate"/>
      </w:r>
      <w:r w:rsidR="00996996">
        <w:rPr>
          <w:sz w:val="20"/>
          <w:szCs w:val="20"/>
        </w:rPr>
        <w:t>J6</w:t>
      </w:r>
      <w:r w:rsidRPr="004C1F64">
        <w:rPr>
          <w:sz w:val="20"/>
          <w:szCs w:val="20"/>
        </w:rPr>
        <w:fldChar w:fldCharType="end"/>
      </w:r>
      <w:r w:rsidRPr="004C1F64">
        <w:rPr>
          <w:sz w:val="20"/>
          <w:szCs w:val="20"/>
        </w:rPr>
        <w:t>) and the Yan Koryani in Meadow of Death (</w:t>
      </w:r>
      <w:r w:rsidRPr="004C1F64">
        <w:rPr>
          <w:sz w:val="20"/>
          <w:szCs w:val="20"/>
        </w:rPr>
        <w:fldChar w:fldCharType="begin"/>
      </w:r>
      <w:r w:rsidRPr="004C1F64">
        <w:rPr>
          <w:sz w:val="20"/>
          <w:szCs w:val="20"/>
        </w:rPr>
        <w:instrText xml:space="preserve"> REF _Ref401405928 \r \h  \* MERGEFORMAT </w:instrText>
      </w:r>
      <w:r w:rsidRPr="004C1F64">
        <w:rPr>
          <w:sz w:val="20"/>
          <w:szCs w:val="20"/>
        </w:rPr>
      </w:r>
      <w:r w:rsidRPr="004C1F64">
        <w:rPr>
          <w:sz w:val="20"/>
          <w:szCs w:val="20"/>
        </w:rPr>
        <w:fldChar w:fldCharType="separate"/>
      </w:r>
      <w:r w:rsidR="00996996">
        <w:rPr>
          <w:sz w:val="20"/>
          <w:szCs w:val="20"/>
        </w:rPr>
        <w:t>0</w:t>
      </w:r>
      <w:r w:rsidRPr="004C1F64">
        <w:rPr>
          <w:sz w:val="20"/>
          <w:szCs w:val="20"/>
        </w:rPr>
        <w:fldChar w:fldCharType="end"/>
      </w:r>
      <w:r w:rsidRPr="004C1F64">
        <w:rPr>
          <w:sz w:val="20"/>
          <w:szCs w:val="20"/>
        </w:rPr>
        <w:t>).</w:t>
      </w:r>
      <w:r>
        <w:rPr>
          <w:sz w:val="20"/>
          <w:szCs w:val="20"/>
        </w:rPr>
        <w:t xml:space="preserve">  Units in melee contact may not fire.</w:t>
      </w:r>
    </w:p>
    <w:p w14:paraId="5146C2A9" w14:textId="77777777" w:rsidR="00C0475E" w:rsidRDefault="00C0475E" w:rsidP="00C0475E">
      <w:pPr>
        <w:rPr>
          <w:color w:val="0070C0"/>
          <w:sz w:val="20"/>
          <w:szCs w:val="20"/>
        </w:rPr>
      </w:pPr>
    </w:p>
    <w:p w14:paraId="22A6B46C" w14:textId="77777777" w:rsidR="00C0475E" w:rsidRPr="0061436E" w:rsidRDefault="00C0475E" w:rsidP="00C0475E">
      <w:pPr>
        <w:rPr>
          <w:color w:val="0070C0"/>
          <w:sz w:val="20"/>
          <w:szCs w:val="20"/>
        </w:rPr>
      </w:pPr>
    </w:p>
    <w:p w14:paraId="706463B4" w14:textId="77777777" w:rsidR="00C0475E" w:rsidRPr="00C878D7" w:rsidRDefault="00C0475E" w:rsidP="00C0475E">
      <w:pPr>
        <w:pStyle w:val="ListParagraph"/>
        <w:numPr>
          <w:ilvl w:val="1"/>
          <w:numId w:val="3"/>
        </w:numPr>
        <w:rPr>
          <w:b/>
          <w:szCs w:val="20"/>
          <w:u w:val="single"/>
        </w:rPr>
      </w:pPr>
      <w:bookmarkStart w:id="103" w:name="_Ref401405876"/>
      <w:r w:rsidRPr="00C878D7">
        <w:rPr>
          <w:b/>
          <w:szCs w:val="20"/>
          <w:u w:val="single"/>
        </w:rPr>
        <w:t>ARTILLERY</w:t>
      </w:r>
      <w:bookmarkEnd w:id="103"/>
    </w:p>
    <w:p w14:paraId="5651F3BD" w14:textId="77777777" w:rsidR="00C0475E" w:rsidRPr="0061436E" w:rsidRDefault="00C0475E" w:rsidP="00C0475E">
      <w:pPr>
        <w:rPr>
          <w:b/>
          <w:sz w:val="20"/>
          <w:szCs w:val="20"/>
          <w:u w:val="single"/>
        </w:rPr>
      </w:pPr>
    </w:p>
    <w:p w14:paraId="21008389" w14:textId="77777777" w:rsidR="00C0475E" w:rsidRPr="0061436E" w:rsidRDefault="00C0475E" w:rsidP="00C0475E">
      <w:pPr>
        <w:rPr>
          <w:sz w:val="20"/>
          <w:szCs w:val="20"/>
        </w:rPr>
      </w:pPr>
      <w:r w:rsidRPr="0061436E">
        <w:rPr>
          <w:sz w:val="20"/>
          <w:szCs w:val="20"/>
        </w:rPr>
        <w:t>Artillery has certain special features affecting missile combat:</w:t>
      </w:r>
    </w:p>
    <w:p w14:paraId="2BC2EB7F" w14:textId="77777777" w:rsidR="00C0475E" w:rsidRPr="0061436E" w:rsidRDefault="00C0475E" w:rsidP="00C0475E">
      <w:pPr>
        <w:rPr>
          <w:sz w:val="20"/>
          <w:szCs w:val="20"/>
        </w:rPr>
      </w:pPr>
    </w:p>
    <w:p w14:paraId="6FD140F9" w14:textId="1F60E345" w:rsidR="00C0475E" w:rsidRPr="00921405" w:rsidRDefault="00B135C1" w:rsidP="00C0475E">
      <w:pPr>
        <w:pStyle w:val="ListParagraph"/>
        <w:numPr>
          <w:ilvl w:val="0"/>
          <w:numId w:val="21"/>
        </w:numPr>
        <w:rPr>
          <w:b/>
          <w:bCs/>
          <w:sz w:val="20"/>
          <w:szCs w:val="20"/>
        </w:rPr>
      </w:pPr>
      <w:r>
        <w:rPr>
          <w:b/>
          <w:bCs/>
          <w:sz w:val="20"/>
          <w:szCs w:val="20"/>
        </w:rPr>
        <w:t xml:space="preserve">All </w:t>
      </w:r>
      <w:r w:rsidR="00C0475E" w:rsidRPr="00921405">
        <w:rPr>
          <w:b/>
          <w:bCs/>
          <w:sz w:val="20"/>
          <w:szCs w:val="20"/>
        </w:rPr>
        <w:t xml:space="preserve">artillery has a </w:t>
      </w:r>
      <w:r>
        <w:rPr>
          <w:b/>
          <w:bCs/>
          <w:sz w:val="20"/>
          <w:szCs w:val="20"/>
        </w:rPr>
        <w:t>360 degree all round</w:t>
      </w:r>
      <w:r w:rsidR="00C0475E" w:rsidRPr="00921405">
        <w:rPr>
          <w:b/>
          <w:bCs/>
          <w:sz w:val="20"/>
          <w:szCs w:val="20"/>
        </w:rPr>
        <w:t xml:space="preserve"> firing arc.</w:t>
      </w:r>
    </w:p>
    <w:p w14:paraId="7A9F234F" w14:textId="77777777" w:rsidR="00C0475E" w:rsidRPr="0061436E" w:rsidRDefault="00C0475E" w:rsidP="00C0475E">
      <w:pPr>
        <w:pStyle w:val="ListParagraph"/>
        <w:numPr>
          <w:ilvl w:val="0"/>
          <w:numId w:val="21"/>
        </w:numPr>
        <w:rPr>
          <w:sz w:val="20"/>
          <w:szCs w:val="20"/>
        </w:rPr>
      </w:pPr>
      <w:r w:rsidRPr="00301F7C">
        <w:rPr>
          <w:b/>
          <w:bCs/>
          <w:sz w:val="20"/>
          <w:szCs w:val="20"/>
        </w:rPr>
        <w:t>Stone Throwing Artillery (Mangonels and Trebuchets) have no short range</w:t>
      </w:r>
      <w:r w:rsidRPr="0061436E">
        <w:rPr>
          <w:sz w:val="20"/>
          <w:szCs w:val="20"/>
        </w:rPr>
        <w:t xml:space="preserve"> and cannot fire at targets closer than medium.</w:t>
      </w:r>
      <w:r>
        <w:rPr>
          <w:sz w:val="20"/>
          <w:szCs w:val="20"/>
        </w:rPr>
        <w:t xml:space="preserve">  </w:t>
      </w:r>
    </w:p>
    <w:p w14:paraId="461A9039" w14:textId="77777777" w:rsidR="00C0475E" w:rsidRPr="0061436E" w:rsidRDefault="00C0475E" w:rsidP="00C0475E">
      <w:pPr>
        <w:pStyle w:val="ListParagraph"/>
        <w:numPr>
          <w:ilvl w:val="0"/>
          <w:numId w:val="21"/>
        </w:numPr>
        <w:rPr>
          <w:sz w:val="20"/>
          <w:szCs w:val="20"/>
        </w:rPr>
      </w:pPr>
      <w:r w:rsidRPr="00C23DC3">
        <w:rPr>
          <w:b/>
          <w:bCs/>
          <w:sz w:val="20"/>
          <w:szCs w:val="20"/>
        </w:rPr>
        <w:t>Only 2 Artillery pieces can fire at a single target unit in one turn unless a special artillery commander is specified in the scenario instructions. Use the target’s Unit Name Tag to record this if necessary</w:t>
      </w:r>
      <w:r>
        <w:rPr>
          <w:sz w:val="20"/>
          <w:szCs w:val="20"/>
        </w:rPr>
        <w:t>.</w:t>
      </w:r>
    </w:p>
    <w:p w14:paraId="041BC4BC" w14:textId="04EA7F2B" w:rsidR="00C0475E" w:rsidRPr="0061436E" w:rsidRDefault="00C0475E" w:rsidP="00C0475E">
      <w:pPr>
        <w:pStyle w:val="ListParagraph"/>
        <w:numPr>
          <w:ilvl w:val="0"/>
          <w:numId w:val="21"/>
        </w:numPr>
        <w:rPr>
          <w:sz w:val="20"/>
          <w:szCs w:val="20"/>
        </w:rPr>
      </w:pPr>
      <w:r w:rsidRPr="00301F7C">
        <w:rPr>
          <w:b/>
          <w:bCs/>
          <w:sz w:val="20"/>
          <w:szCs w:val="20"/>
        </w:rPr>
        <w:t xml:space="preserve">Artillery pieces can be fired at by troops short range </w:t>
      </w:r>
      <w:r w:rsidR="009A1B34">
        <w:rPr>
          <w:b/>
          <w:bCs/>
          <w:sz w:val="20"/>
          <w:szCs w:val="20"/>
        </w:rPr>
        <w:t>and artillery at short and medium range</w:t>
      </w:r>
      <w:r w:rsidRPr="0061436E">
        <w:rPr>
          <w:sz w:val="20"/>
          <w:szCs w:val="20"/>
        </w:rPr>
        <w:t>.  They have a Missile Defence of 10, are in Open density and for QCs are Fighters.  If they take 2 CH from a single fire they are removed.  CH are not accumulated.</w:t>
      </w:r>
    </w:p>
    <w:p w14:paraId="38571499" w14:textId="77777777" w:rsidR="00C0475E" w:rsidRPr="0061436E" w:rsidRDefault="00C0475E" w:rsidP="00C0475E">
      <w:pPr>
        <w:pStyle w:val="ListParagraph"/>
        <w:numPr>
          <w:ilvl w:val="0"/>
          <w:numId w:val="21"/>
        </w:numPr>
        <w:rPr>
          <w:sz w:val="20"/>
          <w:szCs w:val="20"/>
        </w:rPr>
      </w:pPr>
      <w:r w:rsidRPr="00301F7C">
        <w:rPr>
          <w:b/>
          <w:bCs/>
          <w:sz w:val="20"/>
          <w:szCs w:val="20"/>
        </w:rPr>
        <w:t>Stone throwing artillery can fire into melee</w:t>
      </w:r>
      <w:r w:rsidRPr="0061436E">
        <w:rPr>
          <w:sz w:val="20"/>
          <w:szCs w:val="20"/>
        </w:rPr>
        <w:t>.  In this case it rolls separate attacks against every unit in the melee (friendly and enemy).</w:t>
      </w:r>
    </w:p>
    <w:p w14:paraId="7FBE032D" w14:textId="77777777" w:rsidR="00C0475E" w:rsidRDefault="00C0475E" w:rsidP="00C0475E">
      <w:pPr>
        <w:pStyle w:val="ListParagraph"/>
        <w:numPr>
          <w:ilvl w:val="0"/>
          <w:numId w:val="21"/>
        </w:numPr>
        <w:rPr>
          <w:b/>
          <w:bCs/>
          <w:sz w:val="20"/>
          <w:szCs w:val="20"/>
        </w:rPr>
      </w:pPr>
      <w:r w:rsidRPr="00301F7C">
        <w:rPr>
          <w:b/>
          <w:bCs/>
          <w:sz w:val="20"/>
          <w:szCs w:val="20"/>
        </w:rPr>
        <w:t>Artillery do not block LoS.</w:t>
      </w:r>
    </w:p>
    <w:p w14:paraId="378CCE22" w14:textId="3539A31C" w:rsidR="00C0475E" w:rsidRDefault="00C0475E" w:rsidP="00C0475E">
      <w:pPr>
        <w:pStyle w:val="ListParagraph"/>
        <w:numPr>
          <w:ilvl w:val="0"/>
          <w:numId w:val="21"/>
        </w:numPr>
        <w:rPr>
          <w:b/>
          <w:bCs/>
          <w:sz w:val="20"/>
          <w:szCs w:val="20"/>
        </w:rPr>
      </w:pPr>
      <w:r>
        <w:rPr>
          <w:b/>
          <w:bCs/>
          <w:sz w:val="20"/>
          <w:szCs w:val="20"/>
        </w:rPr>
        <w:t>LoS for Artillery is less restricted (</w:t>
      </w:r>
      <w:r>
        <w:rPr>
          <w:b/>
          <w:bCs/>
          <w:sz w:val="20"/>
          <w:szCs w:val="20"/>
        </w:rPr>
        <w:fldChar w:fldCharType="begin"/>
      </w:r>
      <w:r>
        <w:rPr>
          <w:b/>
          <w:bCs/>
          <w:sz w:val="20"/>
          <w:szCs w:val="20"/>
        </w:rPr>
        <w:instrText xml:space="preserve"> REF _Ref119453667 \r \h </w:instrText>
      </w:r>
      <w:r>
        <w:rPr>
          <w:b/>
          <w:bCs/>
          <w:sz w:val="20"/>
          <w:szCs w:val="20"/>
        </w:rPr>
      </w:r>
      <w:r>
        <w:rPr>
          <w:b/>
          <w:bCs/>
          <w:sz w:val="20"/>
          <w:szCs w:val="20"/>
        </w:rPr>
        <w:fldChar w:fldCharType="separate"/>
      </w:r>
      <w:r w:rsidR="00996996">
        <w:rPr>
          <w:b/>
          <w:bCs/>
          <w:sz w:val="20"/>
          <w:szCs w:val="20"/>
        </w:rPr>
        <w:t>J3</w:t>
      </w:r>
      <w:r>
        <w:rPr>
          <w:b/>
          <w:bCs/>
          <w:sz w:val="20"/>
          <w:szCs w:val="20"/>
        </w:rPr>
        <w:fldChar w:fldCharType="end"/>
      </w:r>
      <w:r>
        <w:rPr>
          <w:b/>
          <w:bCs/>
          <w:sz w:val="20"/>
          <w:szCs w:val="20"/>
        </w:rPr>
        <w:t>)</w:t>
      </w:r>
    </w:p>
    <w:p w14:paraId="2FCCC0B3" w14:textId="53FF1887" w:rsidR="00C0475E" w:rsidRDefault="00C0475E" w:rsidP="00C0475E">
      <w:pPr>
        <w:pStyle w:val="ListParagraph"/>
        <w:numPr>
          <w:ilvl w:val="0"/>
          <w:numId w:val="21"/>
        </w:numPr>
        <w:rPr>
          <w:b/>
          <w:bCs/>
          <w:sz w:val="20"/>
          <w:szCs w:val="20"/>
        </w:rPr>
      </w:pPr>
      <w:r>
        <w:rPr>
          <w:b/>
          <w:bCs/>
          <w:sz w:val="20"/>
          <w:szCs w:val="20"/>
        </w:rPr>
        <w:t xml:space="preserve">Artillery uses a different row of density modifiers and can only get maximum odds of </w:t>
      </w:r>
      <w:r w:rsidR="00A25E38">
        <w:rPr>
          <w:b/>
          <w:bCs/>
          <w:sz w:val="20"/>
          <w:szCs w:val="20"/>
        </w:rPr>
        <w:t>3</w:t>
      </w:r>
      <w:r>
        <w:rPr>
          <w:b/>
          <w:bCs/>
          <w:sz w:val="20"/>
          <w:szCs w:val="20"/>
        </w:rPr>
        <w:t>:1 on the Missile Bender Table.</w:t>
      </w:r>
    </w:p>
    <w:p w14:paraId="5A3D6BCE" w14:textId="608582E0" w:rsidR="00F0173B" w:rsidRPr="00F0173B" w:rsidRDefault="00F0173B" w:rsidP="00C0475E">
      <w:pPr>
        <w:pStyle w:val="ListParagraph"/>
        <w:numPr>
          <w:ilvl w:val="0"/>
          <w:numId w:val="21"/>
        </w:numPr>
        <w:rPr>
          <w:sz w:val="20"/>
          <w:szCs w:val="20"/>
        </w:rPr>
      </w:pPr>
      <w:r>
        <w:rPr>
          <w:b/>
          <w:bCs/>
          <w:sz w:val="20"/>
          <w:szCs w:val="20"/>
        </w:rPr>
        <w:t xml:space="preserve">When multiple artillery pieces fire their targets are determined prior to any fire execution.  </w:t>
      </w:r>
      <w:r w:rsidRPr="00F0173B">
        <w:rPr>
          <w:sz w:val="20"/>
          <w:szCs w:val="20"/>
        </w:rPr>
        <w:t>Even if a Unit targeted by multiple pieces breaks before fire execution is complete all pieces are considered to have fired that Turn and may not do so again.</w:t>
      </w:r>
    </w:p>
    <w:p w14:paraId="5D095E67" w14:textId="77777777" w:rsidR="00C0475E" w:rsidRPr="00301F7C" w:rsidRDefault="00C0475E" w:rsidP="00C0475E">
      <w:pPr>
        <w:pStyle w:val="ListParagraph"/>
        <w:ind w:left="1080"/>
        <w:rPr>
          <w:b/>
          <w:bCs/>
          <w:sz w:val="20"/>
          <w:szCs w:val="20"/>
        </w:rPr>
      </w:pPr>
    </w:p>
    <w:p w14:paraId="32D45596" w14:textId="72C031BD" w:rsidR="00C0475E" w:rsidRPr="00885686" w:rsidRDefault="00481218" w:rsidP="00C0475E">
      <w:pPr>
        <w:pStyle w:val="ListParagraph"/>
        <w:numPr>
          <w:ilvl w:val="1"/>
          <w:numId w:val="3"/>
        </w:numPr>
        <w:rPr>
          <w:b/>
          <w:color w:val="FF0000"/>
          <w:szCs w:val="20"/>
          <w:u w:val="single"/>
        </w:rPr>
      </w:pPr>
      <w:bookmarkStart w:id="104" w:name="_Ref484858407"/>
      <w:r w:rsidRPr="00885686">
        <w:rPr>
          <w:b/>
          <w:color w:val="FF0000"/>
          <w:szCs w:val="20"/>
          <w:u w:val="single"/>
        </w:rPr>
        <w:t>J</w:t>
      </w:r>
      <w:r w:rsidR="00C0475E" w:rsidRPr="00885686">
        <w:rPr>
          <w:b/>
          <w:color w:val="FF0000"/>
          <w:szCs w:val="20"/>
          <w:u w:val="single"/>
        </w:rPr>
        <w:t>AVELINS AND PISTOL CROSS BOWS</w:t>
      </w:r>
      <w:bookmarkEnd w:id="104"/>
    </w:p>
    <w:p w14:paraId="16E42C1E" w14:textId="77777777" w:rsidR="00C0475E" w:rsidRPr="00885686" w:rsidRDefault="00C0475E" w:rsidP="00C0475E">
      <w:pPr>
        <w:rPr>
          <w:b/>
          <w:color w:val="FF0000"/>
          <w:szCs w:val="20"/>
          <w:u w:val="single"/>
        </w:rPr>
      </w:pPr>
    </w:p>
    <w:p w14:paraId="4A7D3F75" w14:textId="77777777" w:rsidR="00C0475E" w:rsidRPr="00885686" w:rsidRDefault="00C0475E" w:rsidP="00C0475E">
      <w:pPr>
        <w:rPr>
          <w:color w:val="FF0000"/>
          <w:sz w:val="20"/>
          <w:szCs w:val="20"/>
        </w:rPr>
      </w:pPr>
      <w:r w:rsidRPr="00885686">
        <w:rPr>
          <w:color w:val="FF0000"/>
          <w:sz w:val="20"/>
          <w:szCs w:val="20"/>
        </w:rPr>
        <w:t>These can always be fired at short range just prior to melee contact without a Fire Command as long as they have not already fired that Turn.  This can be done by either unit.  If both fire the unit being contacted fires and applies results first.</w:t>
      </w:r>
    </w:p>
    <w:p w14:paraId="41F84D10" w14:textId="77777777" w:rsidR="00C0475E" w:rsidRPr="0046152F" w:rsidRDefault="00C0475E" w:rsidP="00C0475E">
      <w:pPr>
        <w:rPr>
          <w:b/>
          <w:szCs w:val="20"/>
          <w:u w:val="single"/>
        </w:rPr>
      </w:pPr>
    </w:p>
    <w:p w14:paraId="7CCB68B1" w14:textId="3AE37943" w:rsidR="00FA6B3C" w:rsidRPr="00FA6B3C" w:rsidRDefault="00C0475E" w:rsidP="00FA6B3C">
      <w:pPr>
        <w:pStyle w:val="ListParagraph"/>
        <w:numPr>
          <w:ilvl w:val="1"/>
          <w:numId w:val="3"/>
        </w:numPr>
        <w:rPr>
          <w:b/>
          <w:szCs w:val="20"/>
          <w:u w:val="single"/>
        </w:rPr>
      </w:pPr>
      <w:bookmarkStart w:id="105" w:name="_Ref402013098"/>
      <w:r w:rsidRPr="00FA6B3C">
        <w:rPr>
          <w:b/>
          <w:color w:val="FF0000"/>
          <w:szCs w:val="20"/>
          <w:u w:val="single"/>
        </w:rPr>
        <w:t>POISON ARROWS</w:t>
      </w:r>
      <w:bookmarkEnd w:id="105"/>
    </w:p>
    <w:p w14:paraId="4BD54F43" w14:textId="77777777" w:rsidR="00FA6B3C" w:rsidRPr="00FA6B3C" w:rsidRDefault="00FA6B3C" w:rsidP="00FA6B3C">
      <w:pPr>
        <w:pStyle w:val="ListParagraph"/>
        <w:ind w:left="227"/>
        <w:rPr>
          <w:b/>
          <w:szCs w:val="20"/>
          <w:u w:val="single"/>
        </w:rPr>
      </w:pPr>
    </w:p>
    <w:p w14:paraId="316F9B34" w14:textId="49AA17E9" w:rsidR="00C0475E" w:rsidRDefault="00C0475E" w:rsidP="00C0475E">
      <w:pPr>
        <w:rPr>
          <w:sz w:val="20"/>
          <w:szCs w:val="20"/>
        </w:rPr>
      </w:pPr>
      <w:r>
        <w:rPr>
          <w:sz w:val="20"/>
          <w:szCs w:val="20"/>
        </w:rPr>
        <w:t>When a unit with poison arrows fires the  target unit takes a Poison Arrow battlefield event check.  When Yan Kor skirmishers are in position to add the melee bonus for harassment the target unit takes a Poison QC immediately prior to the resolution of the melee.</w:t>
      </w:r>
    </w:p>
    <w:p w14:paraId="21A1FA8D" w14:textId="77777777" w:rsidR="00C0475E" w:rsidRPr="00C937FC" w:rsidRDefault="00C0475E" w:rsidP="00C0475E">
      <w:pPr>
        <w:rPr>
          <w:b/>
          <w:szCs w:val="20"/>
          <w:u w:val="single"/>
        </w:rPr>
      </w:pPr>
    </w:p>
    <w:p w14:paraId="5E15B2D6" w14:textId="77777777" w:rsidR="00C0475E" w:rsidRDefault="00C0475E" w:rsidP="00C0475E">
      <w:pPr>
        <w:pStyle w:val="ListParagraph"/>
        <w:numPr>
          <w:ilvl w:val="1"/>
          <w:numId w:val="3"/>
        </w:numPr>
        <w:rPr>
          <w:b/>
          <w:szCs w:val="20"/>
          <w:u w:val="single"/>
        </w:rPr>
      </w:pPr>
      <w:r>
        <w:rPr>
          <w:b/>
          <w:szCs w:val="20"/>
          <w:u w:val="single"/>
        </w:rPr>
        <w:t>ALL ROUND FACING FORMATIONS</w:t>
      </w:r>
    </w:p>
    <w:p w14:paraId="017A9DC1" w14:textId="77777777" w:rsidR="00C0475E" w:rsidRPr="00C937FC" w:rsidRDefault="00C0475E" w:rsidP="00C0475E">
      <w:pPr>
        <w:pStyle w:val="ListParagraph"/>
        <w:rPr>
          <w:b/>
          <w:szCs w:val="20"/>
          <w:u w:val="single"/>
        </w:rPr>
      </w:pPr>
    </w:p>
    <w:p w14:paraId="580298B4" w14:textId="77777777" w:rsidR="00C0475E" w:rsidRPr="00363529" w:rsidRDefault="00C0475E" w:rsidP="00C0475E">
      <w:pPr>
        <w:rPr>
          <w:sz w:val="20"/>
          <w:szCs w:val="20"/>
        </w:rPr>
      </w:pPr>
      <w:r w:rsidRPr="00363529">
        <w:rPr>
          <w:sz w:val="20"/>
          <w:szCs w:val="20"/>
        </w:rPr>
        <w:t>Certain formations with all round facing (7,8, 23</w:t>
      </w:r>
      <w:r>
        <w:rPr>
          <w:sz w:val="20"/>
          <w:szCs w:val="20"/>
        </w:rPr>
        <w:t xml:space="preserve"> in buildings only</w:t>
      </w:r>
      <w:r w:rsidRPr="00363529">
        <w:rPr>
          <w:sz w:val="20"/>
          <w:szCs w:val="20"/>
        </w:rPr>
        <w:t>) are permitted to fire twice.  This must be at two different targets, and fire directions must be more than 90 degrees apart.</w:t>
      </w:r>
    </w:p>
    <w:p w14:paraId="76A915F1" w14:textId="77777777" w:rsidR="00C0475E" w:rsidRDefault="00C0475E" w:rsidP="00C0475E">
      <w:pPr>
        <w:rPr>
          <w:b/>
          <w:sz w:val="20"/>
          <w:szCs w:val="20"/>
          <w:u w:val="single"/>
        </w:rPr>
      </w:pPr>
    </w:p>
    <w:p w14:paraId="4FBBC113" w14:textId="77777777" w:rsidR="00C0475E" w:rsidRPr="0061436E" w:rsidRDefault="00C0475E" w:rsidP="00C0475E">
      <w:pPr>
        <w:rPr>
          <w:b/>
          <w:sz w:val="20"/>
          <w:szCs w:val="20"/>
          <w:u w:val="single"/>
        </w:rPr>
      </w:pPr>
    </w:p>
    <w:p w14:paraId="70EADFEC" w14:textId="77777777" w:rsidR="00C0475E" w:rsidRPr="0061436E" w:rsidRDefault="00C0475E" w:rsidP="00C0475E">
      <w:pPr>
        <w:pStyle w:val="ListParagraph"/>
        <w:numPr>
          <w:ilvl w:val="0"/>
          <w:numId w:val="3"/>
        </w:numPr>
        <w:rPr>
          <w:b/>
          <w:sz w:val="20"/>
          <w:szCs w:val="20"/>
          <w:u w:val="single"/>
        </w:rPr>
      </w:pPr>
      <w:bookmarkStart w:id="106" w:name="_Ref394770293"/>
      <w:r>
        <w:rPr>
          <w:b/>
          <w:sz w:val="28"/>
          <w:szCs w:val="20"/>
          <w:u w:val="single"/>
        </w:rPr>
        <w:t>M</w:t>
      </w:r>
      <w:r w:rsidRPr="001832EE">
        <w:rPr>
          <w:b/>
          <w:sz w:val="28"/>
          <w:szCs w:val="20"/>
          <w:u w:val="single"/>
        </w:rPr>
        <w:t>ELEE</w:t>
      </w:r>
      <w:bookmarkEnd w:id="106"/>
    </w:p>
    <w:p w14:paraId="7D9D61C2" w14:textId="77777777" w:rsidR="00C0475E" w:rsidRPr="0061436E" w:rsidRDefault="00C0475E" w:rsidP="00C0475E">
      <w:pPr>
        <w:rPr>
          <w:sz w:val="20"/>
          <w:szCs w:val="20"/>
        </w:rPr>
      </w:pPr>
    </w:p>
    <w:p w14:paraId="19BC4797" w14:textId="77777777" w:rsidR="00C0475E" w:rsidRPr="0061436E" w:rsidRDefault="00C0475E" w:rsidP="00C0475E">
      <w:pPr>
        <w:rPr>
          <w:sz w:val="20"/>
          <w:szCs w:val="20"/>
        </w:rPr>
      </w:pPr>
      <w:r w:rsidRPr="0061436E">
        <w:rPr>
          <w:noProof/>
          <w:sz w:val="20"/>
          <w:szCs w:val="20"/>
          <w:lang w:eastAsia="en-GB"/>
        </w:rPr>
        <w:lastRenderedPageBreak/>
        <w:drawing>
          <wp:inline distT="0" distB="0" distL="0" distR="0" wp14:anchorId="7CE1ED42" wp14:editId="02580114">
            <wp:extent cx="2068199" cy="2152650"/>
            <wp:effectExtent l="0" t="0" r="8255" b="0"/>
            <wp:docPr id="12" name="Picture 12" descr="http://www.darkfallonline.com/sites/default/files/combat_mele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arkfallonline.com/sites/default/files/combat_melee_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3694" cy="2158369"/>
                    </a:xfrm>
                    <a:prstGeom prst="rect">
                      <a:avLst/>
                    </a:prstGeom>
                    <a:noFill/>
                    <a:ln>
                      <a:noFill/>
                    </a:ln>
                  </pic:spPr>
                </pic:pic>
              </a:graphicData>
            </a:graphic>
          </wp:inline>
        </w:drawing>
      </w:r>
      <w:r>
        <w:rPr>
          <w:sz w:val="20"/>
          <w:szCs w:val="20"/>
        </w:rPr>
        <w:t xml:space="preserve">                  </w:t>
      </w:r>
      <w:r>
        <w:rPr>
          <w:noProof/>
          <w:lang w:eastAsia="en-GB"/>
        </w:rPr>
        <w:drawing>
          <wp:inline distT="0" distB="0" distL="0" distR="0" wp14:anchorId="052E18BD" wp14:editId="5477AE2D">
            <wp:extent cx="2847975" cy="2195173"/>
            <wp:effectExtent l="0" t="0" r="0" b="0"/>
            <wp:docPr id="1" name="Picture 1" descr="http://www.tomeoftreasures.com/userftp/tntwargo/EPTprints/EPTpr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meoftreasures.com/userftp/tntwargo/EPTprints/EPTprint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8541" cy="2203317"/>
                    </a:xfrm>
                    <a:prstGeom prst="rect">
                      <a:avLst/>
                    </a:prstGeom>
                    <a:noFill/>
                    <a:ln>
                      <a:noFill/>
                    </a:ln>
                  </pic:spPr>
                </pic:pic>
              </a:graphicData>
            </a:graphic>
          </wp:inline>
        </w:drawing>
      </w:r>
    </w:p>
    <w:p w14:paraId="671325EC" w14:textId="77777777" w:rsidR="00C0475E" w:rsidRPr="0061436E" w:rsidRDefault="00C0475E" w:rsidP="00C0475E">
      <w:pPr>
        <w:rPr>
          <w:sz w:val="20"/>
          <w:szCs w:val="20"/>
        </w:rPr>
      </w:pPr>
      <w:r>
        <w:rPr>
          <w:sz w:val="20"/>
          <w:szCs w:val="20"/>
        </w:rPr>
        <w:t xml:space="preserve"> </w:t>
      </w:r>
    </w:p>
    <w:p w14:paraId="64A2C62B" w14:textId="77777777" w:rsidR="00C0475E" w:rsidRPr="0061436E" w:rsidRDefault="00C0475E" w:rsidP="00C0475E">
      <w:pPr>
        <w:rPr>
          <w:sz w:val="20"/>
          <w:szCs w:val="20"/>
        </w:rPr>
      </w:pPr>
      <w:r w:rsidRPr="0061436E">
        <w:rPr>
          <w:sz w:val="20"/>
          <w:szCs w:val="20"/>
        </w:rPr>
        <w:t>Melee follows a successful Contact command.  All units in contact at the end of the IAP engage in melee contact in the Melee Phase.</w:t>
      </w:r>
    </w:p>
    <w:p w14:paraId="53994DFD" w14:textId="77777777" w:rsidR="00C0475E" w:rsidRPr="0061436E" w:rsidRDefault="00C0475E" w:rsidP="00C0475E">
      <w:pPr>
        <w:rPr>
          <w:sz w:val="20"/>
          <w:szCs w:val="20"/>
        </w:rPr>
      </w:pPr>
    </w:p>
    <w:p w14:paraId="3B51D21B" w14:textId="77777777" w:rsidR="00C0475E" w:rsidRDefault="00C0475E" w:rsidP="00C0475E">
      <w:pPr>
        <w:pStyle w:val="ListParagraph"/>
        <w:numPr>
          <w:ilvl w:val="1"/>
          <w:numId w:val="3"/>
        </w:numPr>
        <w:rPr>
          <w:b/>
          <w:szCs w:val="20"/>
          <w:u w:val="single"/>
        </w:rPr>
      </w:pPr>
      <w:bookmarkStart w:id="107" w:name="_Ref486119942"/>
      <w:r w:rsidRPr="00C878D7">
        <w:rPr>
          <w:b/>
          <w:szCs w:val="20"/>
          <w:u w:val="single"/>
        </w:rPr>
        <w:t>MELEE EXECUTION</w:t>
      </w:r>
      <w:bookmarkEnd w:id="107"/>
    </w:p>
    <w:p w14:paraId="4CF61E90" w14:textId="77777777" w:rsidR="00C0475E" w:rsidRPr="0061436E" w:rsidRDefault="00C0475E" w:rsidP="00C0475E">
      <w:pPr>
        <w:rPr>
          <w:sz w:val="20"/>
          <w:szCs w:val="20"/>
        </w:rPr>
      </w:pPr>
    </w:p>
    <w:p w14:paraId="18FF6277" w14:textId="77777777" w:rsidR="00C0475E" w:rsidRPr="00EF51BC" w:rsidRDefault="00C0475E" w:rsidP="00C0475E">
      <w:pPr>
        <w:pStyle w:val="ListParagraph"/>
        <w:numPr>
          <w:ilvl w:val="0"/>
          <w:numId w:val="11"/>
        </w:numPr>
        <w:rPr>
          <w:b/>
          <w:u w:val="single"/>
        </w:rPr>
      </w:pPr>
      <w:r w:rsidRPr="00EF51BC">
        <w:rPr>
          <w:b/>
          <w:u w:val="single"/>
        </w:rPr>
        <w:t>Determine order of resolution</w:t>
      </w:r>
    </w:p>
    <w:p w14:paraId="18713524" w14:textId="77777777" w:rsidR="00C0475E" w:rsidRPr="0061436E" w:rsidRDefault="00C0475E" w:rsidP="00C0475E">
      <w:pPr>
        <w:pStyle w:val="ListParagraph"/>
        <w:rPr>
          <w:sz w:val="20"/>
          <w:szCs w:val="20"/>
        </w:rPr>
      </w:pPr>
    </w:p>
    <w:p w14:paraId="4A106B9C" w14:textId="77777777" w:rsidR="00C0475E" w:rsidRPr="0061436E" w:rsidRDefault="00C0475E" w:rsidP="00C0475E">
      <w:pPr>
        <w:pStyle w:val="ListParagraph"/>
        <w:numPr>
          <w:ilvl w:val="0"/>
          <w:numId w:val="9"/>
        </w:numPr>
        <w:rPr>
          <w:sz w:val="20"/>
          <w:szCs w:val="20"/>
        </w:rPr>
      </w:pPr>
      <w:r w:rsidRPr="0061436E">
        <w:rPr>
          <w:sz w:val="20"/>
          <w:szCs w:val="20"/>
        </w:rPr>
        <w:t>If one army has major initiative its units attack and apply results first.</w:t>
      </w:r>
    </w:p>
    <w:p w14:paraId="72FD2F16" w14:textId="77777777" w:rsidR="00C0475E" w:rsidRPr="0061436E" w:rsidRDefault="00C0475E" w:rsidP="00C0475E">
      <w:pPr>
        <w:pStyle w:val="ListParagraph"/>
        <w:numPr>
          <w:ilvl w:val="0"/>
          <w:numId w:val="9"/>
        </w:numPr>
        <w:rPr>
          <w:sz w:val="20"/>
          <w:szCs w:val="20"/>
        </w:rPr>
      </w:pPr>
      <w:r w:rsidRPr="0061436E">
        <w:rPr>
          <w:sz w:val="20"/>
          <w:szCs w:val="20"/>
        </w:rPr>
        <w:t>If neither has major initiative they attack and apply results simultaneously</w:t>
      </w:r>
    </w:p>
    <w:p w14:paraId="76046303" w14:textId="77777777" w:rsidR="00C0475E" w:rsidRDefault="00C0475E" w:rsidP="00C0475E">
      <w:pPr>
        <w:pStyle w:val="ListParagraph"/>
        <w:numPr>
          <w:ilvl w:val="0"/>
          <w:numId w:val="9"/>
        </w:numPr>
        <w:rPr>
          <w:sz w:val="20"/>
          <w:szCs w:val="20"/>
        </w:rPr>
      </w:pPr>
      <w:r w:rsidRPr="0061436E">
        <w:rPr>
          <w:sz w:val="20"/>
          <w:szCs w:val="20"/>
        </w:rPr>
        <w:t>Army losing major initiative attacks and applies results second after the effect of the attacks on its units have been applied.</w:t>
      </w:r>
    </w:p>
    <w:p w14:paraId="69CD4E44" w14:textId="48498F0D" w:rsidR="0095070F" w:rsidRPr="0061436E" w:rsidRDefault="0095070F" w:rsidP="00C0475E">
      <w:pPr>
        <w:pStyle w:val="ListParagraph"/>
        <w:numPr>
          <w:ilvl w:val="0"/>
          <w:numId w:val="9"/>
        </w:numPr>
        <w:rPr>
          <w:sz w:val="20"/>
          <w:szCs w:val="20"/>
        </w:rPr>
      </w:pPr>
      <w:r>
        <w:rPr>
          <w:sz w:val="20"/>
          <w:szCs w:val="20"/>
        </w:rPr>
        <w:t>The initiative player decides the order in which each melee will be resolved.</w:t>
      </w:r>
    </w:p>
    <w:p w14:paraId="21576C64" w14:textId="77777777" w:rsidR="00C0475E" w:rsidRDefault="00C0475E" w:rsidP="00C0475E">
      <w:pPr>
        <w:rPr>
          <w:sz w:val="20"/>
          <w:szCs w:val="20"/>
        </w:rPr>
      </w:pPr>
    </w:p>
    <w:p w14:paraId="31E60D5F" w14:textId="77777777" w:rsidR="00C0475E" w:rsidRPr="00EF51BC" w:rsidRDefault="00C0475E" w:rsidP="00C0475E">
      <w:pPr>
        <w:pStyle w:val="ListParagraph"/>
        <w:numPr>
          <w:ilvl w:val="0"/>
          <w:numId w:val="11"/>
        </w:numPr>
        <w:rPr>
          <w:b/>
          <w:u w:val="single"/>
        </w:rPr>
      </w:pPr>
      <w:bookmarkStart w:id="108" w:name="_Ref486119930"/>
      <w:r w:rsidRPr="00EF51BC">
        <w:rPr>
          <w:b/>
          <w:u w:val="single"/>
        </w:rPr>
        <w:t>Resolve each attack in the melee:</w:t>
      </w:r>
      <w:bookmarkEnd w:id="108"/>
    </w:p>
    <w:p w14:paraId="619BD591" w14:textId="77777777" w:rsidR="00C0475E" w:rsidRPr="0061436E" w:rsidRDefault="00C0475E" w:rsidP="00C0475E">
      <w:pPr>
        <w:rPr>
          <w:sz w:val="20"/>
          <w:szCs w:val="20"/>
        </w:rPr>
      </w:pPr>
    </w:p>
    <w:p w14:paraId="325D16A2" w14:textId="77777777" w:rsidR="00C0475E" w:rsidRPr="0061436E" w:rsidRDefault="00C0475E" w:rsidP="00C0475E">
      <w:pPr>
        <w:pStyle w:val="ListParagraph"/>
        <w:numPr>
          <w:ilvl w:val="0"/>
          <w:numId w:val="10"/>
        </w:numPr>
        <w:rPr>
          <w:sz w:val="20"/>
          <w:szCs w:val="20"/>
        </w:rPr>
      </w:pPr>
      <w:r w:rsidRPr="0061436E">
        <w:rPr>
          <w:sz w:val="20"/>
          <w:szCs w:val="20"/>
        </w:rPr>
        <w:t>Calculate odds.  To do this multi</w:t>
      </w:r>
      <w:r>
        <w:rPr>
          <w:sz w:val="20"/>
          <w:szCs w:val="20"/>
        </w:rPr>
        <w:t xml:space="preserve">ply unit Melee Attack Rating by the </w:t>
      </w:r>
      <w:r w:rsidRPr="0061436E">
        <w:rPr>
          <w:sz w:val="20"/>
          <w:szCs w:val="20"/>
        </w:rPr>
        <w:t>Formation Multiplier</w:t>
      </w:r>
      <w:r>
        <w:rPr>
          <w:sz w:val="20"/>
          <w:szCs w:val="20"/>
        </w:rPr>
        <w:t xml:space="preserve">.  This is </w:t>
      </w:r>
      <w:r w:rsidRPr="0061436E">
        <w:rPr>
          <w:sz w:val="20"/>
          <w:szCs w:val="20"/>
        </w:rPr>
        <w:t xml:space="preserve">read off from </w:t>
      </w:r>
      <w:r>
        <w:rPr>
          <w:sz w:val="20"/>
          <w:szCs w:val="20"/>
        </w:rPr>
        <w:t xml:space="preserve">the </w:t>
      </w:r>
      <w:r w:rsidRPr="0061436E">
        <w:rPr>
          <w:sz w:val="20"/>
          <w:szCs w:val="20"/>
        </w:rPr>
        <w:t xml:space="preserve">Formation vs Formation </w:t>
      </w:r>
      <w:r>
        <w:rPr>
          <w:sz w:val="20"/>
          <w:szCs w:val="20"/>
        </w:rPr>
        <w:t>Table.</w:t>
      </w:r>
      <w:r w:rsidRPr="0061436E">
        <w:rPr>
          <w:sz w:val="20"/>
          <w:szCs w:val="20"/>
        </w:rPr>
        <w:t xml:space="preserve">  Divide this</w:t>
      </w:r>
      <w:r>
        <w:rPr>
          <w:sz w:val="20"/>
          <w:szCs w:val="20"/>
        </w:rPr>
        <w:t xml:space="preserve"> modified Melee Attack</w:t>
      </w:r>
      <w:r w:rsidRPr="0061436E">
        <w:rPr>
          <w:sz w:val="20"/>
          <w:szCs w:val="20"/>
        </w:rPr>
        <w:t xml:space="preserve"> by the enemy Melee Defence Rating.  This gives the odds modifier.</w:t>
      </w:r>
    </w:p>
    <w:p w14:paraId="383A2177" w14:textId="77777777" w:rsidR="00C0475E" w:rsidRPr="0061436E" w:rsidRDefault="00C0475E" w:rsidP="00C0475E">
      <w:pPr>
        <w:pStyle w:val="ListParagraph"/>
        <w:numPr>
          <w:ilvl w:val="0"/>
          <w:numId w:val="10"/>
        </w:numPr>
        <w:rPr>
          <w:sz w:val="20"/>
          <w:szCs w:val="20"/>
        </w:rPr>
      </w:pPr>
      <w:r w:rsidRPr="0061436E">
        <w:rPr>
          <w:sz w:val="20"/>
          <w:szCs w:val="20"/>
        </w:rPr>
        <w:t>Total other modifiers</w:t>
      </w:r>
      <w:r>
        <w:rPr>
          <w:sz w:val="20"/>
          <w:szCs w:val="20"/>
        </w:rPr>
        <w:t xml:space="preserve"> using the Melee Benders Table</w:t>
      </w:r>
      <w:r w:rsidRPr="0061436E">
        <w:rPr>
          <w:sz w:val="20"/>
          <w:szCs w:val="20"/>
        </w:rPr>
        <w:t>.</w:t>
      </w:r>
    </w:p>
    <w:p w14:paraId="29229930" w14:textId="77777777" w:rsidR="00C0475E" w:rsidRPr="00BB048E" w:rsidRDefault="00C0475E" w:rsidP="00C0475E">
      <w:pPr>
        <w:pStyle w:val="ListParagraph"/>
        <w:numPr>
          <w:ilvl w:val="0"/>
          <w:numId w:val="10"/>
        </w:numPr>
        <w:rPr>
          <w:sz w:val="20"/>
          <w:szCs w:val="20"/>
        </w:rPr>
      </w:pPr>
      <w:r w:rsidRPr="00BB048E">
        <w:rPr>
          <w:sz w:val="20"/>
          <w:szCs w:val="20"/>
        </w:rPr>
        <w:t>Roll 2D10 adding total modifiers (which may be negative) and consult the Melee Table.  Note CH,  and determine if any Melee Outcomes (Push Back, Recoil, Break) apply and note these.  Where the result has a “?” next to it then a Melee results QC is required.</w:t>
      </w:r>
      <w:r>
        <w:rPr>
          <w:sz w:val="20"/>
          <w:szCs w:val="20"/>
        </w:rPr>
        <w:t xml:space="preserve"> </w:t>
      </w:r>
    </w:p>
    <w:p w14:paraId="2F5BA0CD" w14:textId="77777777" w:rsidR="00C0475E" w:rsidRDefault="00C0475E" w:rsidP="00C0475E">
      <w:pPr>
        <w:ind w:left="360"/>
        <w:rPr>
          <w:b/>
          <w:szCs w:val="20"/>
          <w:u w:val="single"/>
        </w:rPr>
      </w:pPr>
    </w:p>
    <w:p w14:paraId="6934B48F" w14:textId="77777777" w:rsidR="00C0475E" w:rsidRDefault="00C0475E" w:rsidP="00C0475E">
      <w:pPr>
        <w:ind w:left="360"/>
        <w:rPr>
          <w:b/>
          <w:szCs w:val="20"/>
          <w:u w:val="single"/>
        </w:rPr>
      </w:pPr>
    </w:p>
    <w:p w14:paraId="25FFB4DB" w14:textId="77777777" w:rsidR="00C0475E" w:rsidRDefault="00C0475E" w:rsidP="00C0475E">
      <w:pPr>
        <w:ind w:left="360"/>
        <w:rPr>
          <w:b/>
          <w:szCs w:val="20"/>
          <w:u w:val="single"/>
        </w:rPr>
      </w:pPr>
    </w:p>
    <w:p w14:paraId="5DCA0668" w14:textId="77777777" w:rsidR="00C0475E" w:rsidRDefault="00C0475E" w:rsidP="00C0475E">
      <w:pPr>
        <w:ind w:left="360"/>
        <w:rPr>
          <w:sz w:val="20"/>
          <w:szCs w:val="20"/>
        </w:rPr>
      </w:pPr>
      <w:r w:rsidRPr="00712701">
        <w:rPr>
          <w:b/>
          <w:szCs w:val="20"/>
          <w:u w:val="single"/>
        </w:rPr>
        <w:t>Example:</w:t>
      </w:r>
      <w:r>
        <w:rPr>
          <w:sz w:val="20"/>
          <w:szCs w:val="20"/>
        </w:rPr>
        <w:tab/>
      </w:r>
    </w:p>
    <w:p w14:paraId="2A649D3F" w14:textId="77777777" w:rsidR="00C0475E" w:rsidRDefault="00C0475E" w:rsidP="00C0475E">
      <w:pPr>
        <w:ind w:left="360"/>
        <w:rPr>
          <w:sz w:val="20"/>
          <w:szCs w:val="20"/>
        </w:rPr>
      </w:pPr>
    </w:p>
    <w:p w14:paraId="70F14F14" w14:textId="77777777" w:rsidR="00C0475E" w:rsidRDefault="00C0475E" w:rsidP="00C0475E">
      <w:pPr>
        <w:ind w:left="360"/>
        <w:rPr>
          <w:sz w:val="20"/>
          <w:szCs w:val="20"/>
        </w:rPr>
      </w:pPr>
      <w:r>
        <w:rPr>
          <w:sz w:val="20"/>
          <w:szCs w:val="20"/>
        </w:rPr>
        <w:t>Red Devastation in Formation 10 attacks Wreak Death in Formation 1.  Red Dev looks up 10 vs 1 and gets a multiplier of 2.  Wreak Death looks up 1 vs 10 and gets a multiplier of 3.  (To assist players in formation selection unfavourable combinations have an orangy background, favourable a green background and equal but bloody combinations a red background.  Surprise formations have a blue background.)</w:t>
      </w:r>
    </w:p>
    <w:p w14:paraId="7473A042" w14:textId="77777777" w:rsidR="00C0475E" w:rsidRDefault="00C0475E" w:rsidP="00C0475E">
      <w:pPr>
        <w:ind w:left="360"/>
        <w:rPr>
          <w:sz w:val="20"/>
          <w:szCs w:val="20"/>
        </w:rPr>
      </w:pPr>
    </w:p>
    <w:p w14:paraId="12D7F6B2" w14:textId="77777777" w:rsidR="00C0475E" w:rsidRDefault="00C0475E" w:rsidP="00C0475E">
      <w:pPr>
        <w:ind w:left="360"/>
        <w:rPr>
          <w:sz w:val="20"/>
          <w:szCs w:val="20"/>
        </w:rPr>
      </w:pPr>
      <w:r>
        <w:rPr>
          <w:sz w:val="20"/>
          <w:szCs w:val="20"/>
        </w:rPr>
        <w:t>Red Dev has a modified attack of 38 (2 x 19) vs Wreak Death defence of 14 which rounds to 2:1 for a bender of 4 on their attack roll.  Wreak Death has an attack of 30 (3 x 10) vs Red Dev’s defence of 11, which also rounds to 2:1.  The superior formation selection of Wreak Death has negated Red Dev’s superior stats.</w:t>
      </w:r>
    </w:p>
    <w:p w14:paraId="021FC1BE" w14:textId="77777777" w:rsidR="00C0475E" w:rsidRDefault="00C0475E" w:rsidP="00C0475E">
      <w:pPr>
        <w:ind w:left="360"/>
        <w:rPr>
          <w:sz w:val="20"/>
          <w:szCs w:val="20"/>
        </w:rPr>
      </w:pPr>
    </w:p>
    <w:p w14:paraId="1758368C" w14:textId="77777777" w:rsidR="00C0475E" w:rsidRDefault="00C0475E" w:rsidP="00C0475E">
      <w:pPr>
        <w:ind w:left="360"/>
        <w:rPr>
          <w:sz w:val="20"/>
          <w:szCs w:val="20"/>
        </w:rPr>
      </w:pPr>
      <w:r>
        <w:rPr>
          <w:sz w:val="20"/>
          <w:szCs w:val="20"/>
        </w:rPr>
        <w:t>If no other modifiers are applicable each will roll to see damage they inflict on the enemy, adding 4.</w:t>
      </w:r>
    </w:p>
    <w:p w14:paraId="2E3145E5" w14:textId="77777777" w:rsidR="00C0475E" w:rsidRPr="0061436E" w:rsidRDefault="00C0475E" w:rsidP="00C0475E">
      <w:pPr>
        <w:ind w:left="360"/>
        <w:rPr>
          <w:sz w:val="20"/>
          <w:szCs w:val="20"/>
        </w:rPr>
      </w:pPr>
    </w:p>
    <w:p w14:paraId="3353330A" w14:textId="77777777" w:rsidR="00C0475E" w:rsidRPr="00EF51BC" w:rsidRDefault="00C0475E" w:rsidP="00C0475E">
      <w:pPr>
        <w:pStyle w:val="ListParagraph"/>
        <w:numPr>
          <w:ilvl w:val="0"/>
          <w:numId w:val="11"/>
        </w:numPr>
        <w:rPr>
          <w:b/>
          <w:u w:val="single"/>
        </w:rPr>
      </w:pPr>
      <w:r w:rsidRPr="00EF51BC">
        <w:rPr>
          <w:b/>
          <w:u w:val="single"/>
        </w:rPr>
        <w:t>Apply results of attacks</w:t>
      </w:r>
    </w:p>
    <w:p w14:paraId="19D9E01A" w14:textId="77777777" w:rsidR="00C0475E" w:rsidRPr="00EF51BC" w:rsidRDefault="00C0475E" w:rsidP="00C0475E">
      <w:pPr>
        <w:rPr>
          <w:b/>
          <w:u w:val="single"/>
        </w:rPr>
      </w:pPr>
    </w:p>
    <w:p w14:paraId="5676F446" w14:textId="66AB0F3F" w:rsidR="00C0475E" w:rsidRDefault="002A077F" w:rsidP="00C0475E">
      <w:pPr>
        <w:pStyle w:val="ListParagraph"/>
        <w:numPr>
          <w:ilvl w:val="0"/>
          <w:numId w:val="12"/>
        </w:numPr>
        <w:rPr>
          <w:sz w:val="20"/>
          <w:szCs w:val="20"/>
        </w:rPr>
      </w:pPr>
      <w:r>
        <w:rPr>
          <w:sz w:val="20"/>
          <w:szCs w:val="20"/>
        </w:rPr>
        <w:t>Apply any results to units in combat simultaneously.  This applies even where a unit is facing two opponents.</w:t>
      </w:r>
    </w:p>
    <w:p w14:paraId="7D62737C" w14:textId="79E8E962" w:rsidR="002A077F" w:rsidRDefault="002A077F" w:rsidP="00C0475E">
      <w:pPr>
        <w:pStyle w:val="ListParagraph"/>
        <w:numPr>
          <w:ilvl w:val="0"/>
          <w:numId w:val="12"/>
        </w:numPr>
        <w:rPr>
          <w:sz w:val="20"/>
          <w:szCs w:val="20"/>
        </w:rPr>
      </w:pPr>
      <w:r>
        <w:rPr>
          <w:sz w:val="20"/>
          <w:szCs w:val="20"/>
        </w:rPr>
        <w:t>Any outcomes (break / recoil etc) are determined BEFORE any changes to state resulting from CH.</w:t>
      </w:r>
    </w:p>
    <w:p w14:paraId="5BF1834A" w14:textId="77777777" w:rsidR="00C0475E" w:rsidRPr="0061436E" w:rsidRDefault="00C0475E" w:rsidP="00C0475E">
      <w:pPr>
        <w:rPr>
          <w:sz w:val="20"/>
          <w:szCs w:val="20"/>
        </w:rPr>
      </w:pPr>
    </w:p>
    <w:p w14:paraId="5B468DB7" w14:textId="77777777" w:rsidR="00C0475E" w:rsidRPr="00C878D7" w:rsidRDefault="00C0475E" w:rsidP="00C0475E">
      <w:pPr>
        <w:pStyle w:val="ListParagraph"/>
        <w:numPr>
          <w:ilvl w:val="1"/>
          <w:numId w:val="3"/>
        </w:numPr>
        <w:rPr>
          <w:b/>
          <w:szCs w:val="20"/>
          <w:u w:val="single"/>
        </w:rPr>
      </w:pPr>
      <w:r w:rsidRPr="00C878D7">
        <w:rPr>
          <w:b/>
          <w:szCs w:val="20"/>
          <w:u w:val="single"/>
        </w:rPr>
        <w:t>MELEE MODIFIERS</w:t>
      </w:r>
    </w:p>
    <w:p w14:paraId="3CB78B89" w14:textId="77777777" w:rsidR="00C0475E" w:rsidRPr="0061436E" w:rsidRDefault="00C0475E" w:rsidP="00C0475E">
      <w:pPr>
        <w:rPr>
          <w:sz w:val="20"/>
          <w:szCs w:val="20"/>
        </w:rPr>
      </w:pPr>
    </w:p>
    <w:p w14:paraId="1CB1D35D" w14:textId="77777777" w:rsidR="0096566B" w:rsidRDefault="0096566B" w:rsidP="0096566B">
      <w:pPr>
        <w:rPr>
          <w:sz w:val="20"/>
          <w:szCs w:val="20"/>
        </w:rPr>
      </w:pPr>
      <w:r w:rsidRPr="003A2312">
        <w:rPr>
          <w:b/>
          <w:sz w:val="20"/>
          <w:szCs w:val="20"/>
        </w:rPr>
        <w:t>State</w:t>
      </w:r>
      <w:r w:rsidRPr="0061436E">
        <w:rPr>
          <w:sz w:val="20"/>
          <w:szCs w:val="20"/>
        </w:rPr>
        <w:t>:</w:t>
      </w:r>
      <w:r w:rsidRPr="0061436E">
        <w:rPr>
          <w:sz w:val="20"/>
          <w:szCs w:val="20"/>
        </w:rPr>
        <w:tab/>
      </w:r>
      <w:r w:rsidRPr="0061436E">
        <w:rPr>
          <w:sz w:val="20"/>
          <w:szCs w:val="20"/>
        </w:rPr>
        <w:tab/>
        <w:t>If the attacking unit (NOT defending unit) is disordered or shaken -3 / -6.</w:t>
      </w:r>
    </w:p>
    <w:p w14:paraId="4A10EEB0" w14:textId="77777777" w:rsidR="0096566B" w:rsidRDefault="0096566B" w:rsidP="0096566B">
      <w:pPr>
        <w:rPr>
          <w:sz w:val="20"/>
          <w:szCs w:val="20"/>
        </w:rPr>
      </w:pPr>
      <w:r w:rsidRPr="003A2312">
        <w:rPr>
          <w:b/>
          <w:sz w:val="20"/>
          <w:szCs w:val="20"/>
        </w:rPr>
        <w:t>Terrain</w:t>
      </w:r>
      <w:r w:rsidRPr="0061436E">
        <w:rPr>
          <w:sz w:val="20"/>
          <w:szCs w:val="20"/>
        </w:rPr>
        <w:t>:</w:t>
      </w:r>
      <w:r w:rsidRPr="0061436E">
        <w:rPr>
          <w:sz w:val="20"/>
          <w:szCs w:val="20"/>
        </w:rPr>
        <w:tab/>
        <w:t>See Terrain Chart</w:t>
      </w:r>
    </w:p>
    <w:p w14:paraId="48F3BFC6" w14:textId="6C429FE6" w:rsidR="0096566B" w:rsidRDefault="0096566B" w:rsidP="0096566B">
      <w:pPr>
        <w:rPr>
          <w:sz w:val="20"/>
          <w:szCs w:val="20"/>
        </w:rPr>
      </w:pPr>
      <w:r w:rsidRPr="003A2312">
        <w:rPr>
          <w:b/>
          <w:sz w:val="20"/>
          <w:szCs w:val="20"/>
        </w:rPr>
        <w:t>Harassment:</w:t>
      </w:r>
      <w:r w:rsidRPr="0061436E">
        <w:rPr>
          <w:sz w:val="20"/>
          <w:szCs w:val="20"/>
        </w:rPr>
        <w:tab/>
        <w:t xml:space="preserve">If friendly skirmishers are in </w:t>
      </w:r>
      <w:r w:rsidRPr="00AA10F6">
        <w:rPr>
          <w:sz w:val="20"/>
          <w:szCs w:val="20"/>
        </w:rPr>
        <w:t>harassment position + 1 / + 3 depending on skirmisher type</w:t>
      </w:r>
      <w:r w:rsidRPr="00AA10F6">
        <w:rPr>
          <w:b/>
          <w:sz w:val="20"/>
          <w:szCs w:val="20"/>
        </w:rPr>
        <w:t xml:space="preserve"> (</w:t>
      </w:r>
      <w:r w:rsidRPr="00AA10F6">
        <w:rPr>
          <w:sz w:val="20"/>
          <w:szCs w:val="20"/>
        </w:rPr>
        <w:fldChar w:fldCharType="begin"/>
      </w:r>
      <w:r w:rsidRPr="00AA10F6">
        <w:rPr>
          <w:b/>
          <w:sz w:val="20"/>
          <w:szCs w:val="20"/>
        </w:rPr>
        <w:instrText xml:space="preserve"> REF _Ref5409961 \r \h </w:instrText>
      </w:r>
      <w:r>
        <w:rPr>
          <w:sz w:val="20"/>
          <w:szCs w:val="20"/>
        </w:rPr>
        <w:instrText xml:space="preserve"> \* MERGEFORMAT </w:instrText>
      </w:r>
      <w:r w:rsidRPr="00AA10F6">
        <w:rPr>
          <w:sz w:val="20"/>
          <w:szCs w:val="20"/>
        </w:rPr>
      </w:r>
      <w:r w:rsidRPr="00AA10F6">
        <w:rPr>
          <w:sz w:val="20"/>
          <w:szCs w:val="20"/>
        </w:rPr>
        <w:fldChar w:fldCharType="separate"/>
      </w:r>
      <w:r w:rsidR="00996996">
        <w:rPr>
          <w:b/>
          <w:sz w:val="20"/>
          <w:szCs w:val="20"/>
        </w:rPr>
        <w:t>H8</w:t>
      </w:r>
      <w:r w:rsidRPr="00AA10F6">
        <w:rPr>
          <w:sz w:val="20"/>
          <w:szCs w:val="20"/>
        </w:rPr>
        <w:fldChar w:fldCharType="end"/>
      </w:r>
      <w:r w:rsidRPr="00AA10F6">
        <w:rPr>
          <w:sz w:val="20"/>
          <w:szCs w:val="20"/>
        </w:rPr>
        <w:t>)</w:t>
      </w:r>
    </w:p>
    <w:p w14:paraId="133B4A5A" w14:textId="77777777" w:rsidR="0096566B" w:rsidRDefault="0096566B" w:rsidP="0096566B">
      <w:pPr>
        <w:ind w:left="1440" w:hanging="1440"/>
        <w:rPr>
          <w:sz w:val="20"/>
          <w:szCs w:val="20"/>
        </w:rPr>
      </w:pPr>
      <w:r>
        <w:rPr>
          <w:b/>
          <w:bCs/>
          <w:sz w:val="20"/>
          <w:szCs w:val="20"/>
        </w:rPr>
        <w:t>PoPs:</w:t>
      </w:r>
      <w:r>
        <w:rPr>
          <w:sz w:val="20"/>
          <w:szCs w:val="20"/>
        </w:rPr>
        <w:tab/>
        <w:t>Various</w:t>
      </w:r>
    </w:p>
    <w:p w14:paraId="6B563A1F" w14:textId="33070107" w:rsidR="0096566B" w:rsidRDefault="0096566B" w:rsidP="0096566B">
      <w:pPr>
        <w:ind w:left="1440" w:hanging="1440"/>
        <w:rPr>
          <w:sz w:val="20"/>
          <w:szCs w:val="20"/>
        </w:rPr>
      </w:pPr>
      <w:r>
        <w:rPr>
          <w:b/>
          <w:bCs/>
          <w:sz w:val="20"/>
          <w:szCs w:val="20"/>
        </w:rPr>
        <w:t>Leaders:</w:t>
      </w:r>
      <w:r>
        <w:rPr>
          <w:sz w:val="20"/>
          <w:szCs w:val="20"/>
        </w:rPr>
        <w:tab/>
        <w:t>Bonus or subtraction depending on Aggression</w:t>
      </w:r>
    </w:p>
    <w:p w14:paraId="6870C961" w14:textId="0618E4B3" w:rsidR="00C0475E" w:rsidRDefault="00C0475E" w:rsidP="00C0475E">
      <w:pPr>
        <w:ind w:left="1440" w:hanging="1440"/>
        <w:rPr>
          <w:sz w:val="20"/>
          <w:szCs w:val="20"/>
        </w:rPr>
      </w:pPr>
      <w:r w:rsidRPr="003A2312">
        <w:rPr>
          <w:b/>
          <w:sz w:val="20"/>
          <w:szCs w:val="20"/>
        </w:rPr>
        <w:t>Position</w:t>
      </w:r>
      <w:r w:rsidRPr="0061436E">
        <w:rPr>
          <w:sz w:val="20"/>
          <w:szCs w:val="20"/>
        </w:rPr>
        <w:t>:</w:t>
      </w:r>
      <w:r w:rsidRPr="0061436E">
        <w:rPr>
          <w:sz w:val="20"/>
          <w:szCs w:val="20"/>
        </w:rPr>
        <w:tab/>
      </w:r>
      <w:r>
        <w:rPr>
          <w:sz w:val="20"/>
          <w:szCs w:val="20"/>
        </w:rPr>
        <w:t>I</w:t>
      </w:r>
      <w:r w:rsidRPr="0061436E">
        <w:rPr>
          <w:sz w:val="20"/>
          <w:szCs w:val="20"/>
        </w:rPr>
        <w:t>f attacking unit is in contact with the enemy flank / rear + 4.</w:t>
      </w:r>
      <w:r>
        <w:rPr>
          <w:sz w:val="20"/>
          <w:szCs w:val="20"/>
        </w:rPr>
        <w:t xml:space="preserve">  </w:t>
      </w:r>
      <w:r w:rsidRPr="003A2312">
        <w:rPr>
          <w:b/>
          <w:sz w:val="20"/>
          <w:szCs w:val="20"/>
        </w:rPr>
        <w:t>This only applies for the first turn of melee</w:t>
      </w:r>
      <w:r>
        <w:rPr>
          <w:sz w:val="20"/>
          <w:szCs w:val="20"/>
        </w:rPr>
        <w:t>.</w:t>
      </w:r>
    </w:p>
    <w:p w14:paraId="4995A5AB" w14:textId="77777777" w:rsidR="00C0475E" w:rsidRPr="0096566B" w:rsidRDefault="00C0475E" w:rsidP="00C0475E">
      <w:pPr>
        <w:ind w:left="1440" w:hanging="1440"/>
        <w:rPr>
          <w:b/>
          <w:bCs/>
          <w:sz w:val="20"/>
          <w:szCs w:val="20"/>
        </w:rPr>
      </w:pPr>
      <w:r w:rsidRPr="00A64CE9">
        <w:rPr>
          <w:b/>
          <w:bCs/>
          <w:sz w:val="20"/>
          <w:szCs w:val="20"/>
        </w:rPr>
        <w:t>QC Table:</w:t>
      </w:r>
      <w:r>
        <w:rPr>
          <w:sz w:val="20"/>
          <w:szCs w:val="20"/>
        </w:rPr>
        <w:tab/>
        <w:t xml:space="preserve">Effects on the QC table (ie GaG on the Contact roll).  An effect with T1 applies for the </w:t>
      </w:r>
      <w:r w:rsidRPr="0096566B">
        <w:rPr>
          <w:b/>
          <w:bCs/>
          <w:sz w:val="20"/>
          <w:szCs w:val="20"/>
        </w:rPr>
        <w:t>first turn of melee only.</w:t>
      </w:r>
    </w:p>
    <w:p w14:paraId="57F6A30B" w14:textId="0E6BDB53" w:rsidR="0096566B" w:rsidRPr="0061436E" w:rsidRDefault="0096566B" w:rsidP="00C0475E">
      <w:pPr>
        <w:ind w:left="1440" w:hanging="1440"/>
        <w:rPr>
          <w:sz w:val="20"/>
          <w:szCs w:val="20"/>
        </w:rPr>
      </w:pPr>
      <w:r>
        <w:rPr>
          <w:b/>
          <w:bCs/>
          <w:sz w:val="20"/>
          <w:szCs w:val="20"/>
        </w:rPr>
        <w:t>Hlaka on Eye:</w:t>
      </w:r>
      <w:r>
        <w:rPr>
          <w:sz w:val="20"/>
          <w:szCs w:val="20"/>
        </w:rPr>
        <w:tab/>
        <w:t>+ 3 and – 3.</w:t>
      </w:r>
    </w:p>
    <w:p w14:paraId="0D017070" w14:textId="77777777" w:rsidR="00C0475E" w:rsidRPr="0061436E" w:rsidRDefault="00C0475E" w:rsidP="00C0475E">
      <w:pPr>
        <w:rPr>
          <w:sz w:val="20"/>
          <w:szCs w:val="20"/>
        </w:rPr>
      </w:pPr>
    </w:p>
    <w:p w14:paraId="0B431E9B" w14:textId="77777777" w:rsidR="00C0475E" w:rsidRPr="00C878D7" w:rsidRDefault="00C0475E" w:rsidP="00C0475E">
      <w:pPr>
        <w:pStyle w:val="ListParagraph"/>
        <w:numPr>
          <w:ilvl w:val="1"/>
          <w:numId w:val="3"/>
        </w:numPr>
        <w:rPr>
          <w:b/>
          <w:szCs w:val="20"/>
          <w:u w:val="single"/>
        </w:rPr>
      </w:pPr>
      <w:r>
        <w:rPr>
          <w:b/>
          <w:szCs w:val="20"/>
          <w:u w:val="single"/>
        </w:rPr>
        <w:t xml:space="preserve">UNITS ATTACKED IN FLANK AND REAR </w:t>
      </w:r>
    </w:p>
    <w:p w14:paraId="28F9D057" w14:textId="77777777" w:rsidR="00C0475E" w:rsidRDefault="00C0475E" w:rsidP="00C0475E">
      <w:pPr>
        <w:rPr>
          <w:sz w:val="20"/>
          <w:szCs w:val="20"/>
        </w:rPr>
      </w:pPr>
    </w:p>
    <w:p w14:paraId="12BA5DA5" w14:textId="77777777" w:rsidR="00C0475E" w:rsidRDefault="00C0475E" w:rsidP="00C0475E">
      <w:pPr>
        <w:rPr>
          <w:sz w:val="20"/>
          <w:szCs w:val="20"/>
        </w:rPr>
      </w:pPr>
      <w:r>
        <w:rPr>
          <w:sz w:val="20"/>
          <w:szCs w:val="20"/>
        </w:rPr>
        <w:t>This section covers the various interactions that arise in battle when units are attacked flank or rear with the aim of giving the unit being attacked the ability to (with difficulty) respond to this unhappy state of affairs.</w:t>
      </w:r>
    </w:p>
    <w:p w14:paraId="12A733B9" w14:textId="77777777" w:rsidR="00C0475E" w:rsidRPr="0061436E" w:rsidRDefault="00C0475E" w:rsidP="00C0475E">
      <w:pPr>
        <w:rPr>
          <w:sz w:val="20"/>
          <w:szCs w:val="20"/>
        </w:rPr>
      </w:pPr>
    </w:p>
    <w:p w14:paraId="3377FD33" w14:textId="77777777" w:rsidR="00C0475E" w:rsidRDefault="00C0475E" w:rsidP="00C0475E">
      <w:pPr>
        <w:pStyle w:val="ListParagraph"/>
        <w:numPr>
          <w:ilvl w:val="0"/>
          <w:numId w:val="44"/>
        </w:numPr>
        <w:rPr>
          <w:sz w:val="20"/>
          <w:szCs w:val="20"/>
        </w:rPr>
      </w:pPr>
      <w:r w:rsidRPr="00A64CE9">
        <w:rPr>
          <w:b/>
          <w:bCs/>
          <w:sz w:val="20"/>
          <w:szCs w:val="20"/>
        </w:rPr>
        <w:t>Units do not get an attack against enemy attacking them from flank or rear</w:t>
      </w:r>
      <w:r w:rsidRPr="00A64CE9">
        <w:rPr>
          <w:sz w:val="20"/>
          <w:szCs w:val="20"/>
        </w:rPr>
        <w:t xml:space="preserve">.  If attacked in front and flank they may attack the unit to their front.  </w:t>
      </w:r>
    </w:p>
    <w:p w14:paraId="657993AE" w14:textId="77777777" w:rsidR="007C2232" w:rsidRPr="00F92C2A" w:rsidRDefault="00C0475E" w:rsidP="007C2232">
      <w:pPr>
        <w:pStyle w:val="ListParagraph"/>
        <w:numPr>
          <w:ilvl w:val="0"/>
          <w:numId w:val="44"/>
        </w:numPr>
        <w:rPr>
          <w:b/>
          <w:bCs/>
          <w:sz w:val="20"/>
          <w:szCs w:val="20"/>
        </w:rPr>
      </w:pPr>
      <w:r w:rsidRPr="00A64CE9">
        <w:rPr>
          <w:sz w:val="20"/>
          <w:szCs w:val="20"/>
        </w:rPr>
        <w:t xml:space="preserve">If units are still in contact with the unit attacking them in flank or rear after the first round of melee and do not have a unit attacking their front they can attempt to reface </w:t>
      </w:r>
      <w:r w:rsidR="003D295B">
        <w:rPr>
          <w:sz w:val="20"/>
          <w:szCs w:val="20"/>
        </w:rPr>
        <w:t xml:space="preserve">during the IAP </w:t>
      </w:r>
      <w:r w:rsidRPr="00A64CE9">
        <w:rPr>
          <w:sz w:val="20"/>
          <w:szCs w:val="20"/>
        </w:rPr>
        <w:t>in a way permitted by Spin for their Formation</w:t>
      </w:r>
      <w:r w:rsidR="00FF2E1C">
        <w:rPr>
          <w:sz w:val="20"/>
          <w:szCs w:val="20"/>
        </w:rPr>
        <w:t xml:space="preserve"> using a Move Command.</w:t>
      </w:r>
      <w:r w:rsidRPr="00A64CE9">
        <w:rPr>
          <w:sz w:val="20"/>
          <w:szCs w:val="20"/>
        </w:rPr>
        <w:t xml:space="preserve">  They take a QC</w:t>
      </w:r>
      <w:r w:rsidR="00FF2E1C">
        <w:rPr>
          <w:sz w:val="20"/>
          <w:szCs w:val="20"/>
        </w:rPr>
        <w:t xml:space="preserve"> </w:t>
      </w:r>
      <w:r w:rsidR="00F92C2A">
        <w:rPr>
          <w:sz w:val="20"/>
          <w:szCs w:val="20"/>
        </w:rPr>
        <w:t xml:space="preserve">using </w:t>
      </w:r>
      <w:r w:rsidR="00FF2E1C">
        <w:rPr>
          <w:sz w:val="20"/>
          <w:szCs w:val="20"/>
        </w:rPr>
        <w:t>the Moving in a Zone line of the QC Outcomes table.</w:t>
      </w:r>
      <w:r w:rsidR="007C2232">
        <w:rPr>
          <w:sz w:val="20"/>
          <w:szCs w:val="20"/>
        </w:rPr>
        <w:t xml:space="preserve">  </w:t>
      </w:r>
      <w:r w:rsidR="007C2232" w:rsidRPr="00F92C2A">
        <w:rPr>
          <w:b/>
          <w:bCs/>
          <w:sz w:val="20"/>
          <w:szCs w:val="20"/>
        </w:rPr>
        <w:t>However, their Melee Attack and Defence values are halved for the duration of the melee.</w:t>
      </w:r>
    </w:p>
    <w:p w14:paraId="3D6A9C64" w14:textId="44D216E5" w:rsidR="00C0475E" w:rsidRPr="00F92C2A" w:rsidRDefault="00C0475E" w:rsidP="00C0475E">
      <w:pPr>
        <w:pStyle w:val="ListParagraph"/>
        <w:numPr>
          <w:ilvl w:val="0"/>
          <w:numId w:val="44"/>
        </w:numPr>
        <w:rPr>
          <w:b/>
          <w:bCs/>
          <w:sz w:val="20"/>
          <w:szCs w:val="20"/>
        </w:rPr>
      </w:pPr>
      <w:r w:rsidRPr="00A64CE9">
        <w:rPr>
          <w:sz w:val="20"/>
          <w:szCs w:val="20"/>
        </w:rPr>
        <w:t xml:space="preserve"> If they are not permitted to spin to the relevant direction they </w:t>
      </w:r>
      <w:r w:rsidR="00B06A80">
        <w:rPr>
          <w:sz w:val="20"/>
          <w:szCs w:val="20"/>
        </w:rPr>
        <w:t xml:space="preserve">may attempt to reface </w:t>
      </w:r>
      <w:r w:rsidR="003D295B">
        <w:rPr>
          <w:sz w:val="20"/>
          <w:szCs w:val="20"/>
        </w:rPr>
        <w:t xml:space="preserve">during the IAP </w:t>
      </w:r>
      <w:r w:rsidR="00FF2E1C">
        <w:rPr>
          <w:sz w:val="20"/>
          <w:szCs w:val="20"/>
        </w:rPr>
        <w:t xml:space="preserve">using a Formation Command.  </w:t>
      </w:r>
      <w:r w:rsidR="00F92C2A">
        <w:rPr>
          <w:sz w:val="20"/>
          <w:szCs w:val="20"/>
        </w:rPr>
        <w:t xml:space="preserve">They take a QC - EQ </w:t>
      </w:r>
      <w:r w:rsidR="00B06A80">
        <w:rPr>
          <w:sz w:val="20"/>
          <w:szCs w:val="20"/>
        </w:rPr>
        <w:t xml:space="preserve">using the Melee Voluntary </w:t>
      </w:r>
      <w:r w:rsidR="000F0F4C">
        <w:rPr>
          <w:sz w:val="20"/>
          <w:szCs w:val="20"/>
        </w:rPr>
        <w:t>Retreat</w:t>
      </w:r>
      <w:r w:rsidR="00B06A80">
        <w:rPr>
          <w:sz w:val="20"/>
          <w:szCs w:val="20"/>
        </w:rPr>
        <w:t xml:space="preserve"> / Reface line.  </w:t>
      </w:r>
      <w:r>
        <w:rPr>
          <w:sz w:val="20"/>
          <w:szCs w:val="20"/>
        </w:rPr>
        <w:t xml:space="preserve">  Their formation does not change </w:t>
      </w:r>
      <w:r w:rsidR="00B06A80">
        <w:rPr>
          <w:sz w:val="20"/>
          <w:szCs w:val="20"/>
        </w:rPr>
        <w:t>but its facing does</w:t>
      </w:r>
      <w:r w:rsidR="003D295B">
        <w:rPr>
          <w:sz w:val="20"/>
          <w:szCs w:val="20"/>
        </w:rPr>
        <w:t xml:space="preserve">.  </w:t>
      </w:r>
      <w:r w:rsidR="003D295B" w:rsidRPr="00F92C2A">
        <w:rPr>
          <w:b/>
          <w:bCs/>
          <w:sz w:val="20"/>
          <w:szCs w:val="20"/>
        </w:rPr>
        <w:t>However, t</w:t>
      </w:r>
      <w:r w:rsidRPr="00F92C2A">
        <w:rPr>
          <w:b/>
          <w:bCs/>
          <w:sz w:val="20"/>
          <w:szCs w:val="20"/>
        </w:rPr>
        <w:t xml:space="preserve">heir Melee Attack and Defence </w:t>
      </w:r>
      <w:r w:rsidR="003D295B" w:rsidRPr="00F92C2A">
        <w:rPr>
          <w:b/>
          <w:bCs/>
          <w:sz w:val="20"/>
          <w:szCs w:val="20"/>
        </w:rPr>
        <w:t>values</w:t>
      </w:r>
      <w:r w:rsidRPr="00F92C2A">
        <w:rPr>
          <w:b/>
          <w:bCs/>
          <w:sz w:val="20"/>
          <w:szCs w:val="20"/>
        </w:rPr>
        <w:t xml:space="preserve"> are halved</w:t>
      </w:r>
      <w:r w:rsidR="003D295B" w:rsidRPr="00F92C2A">
        <w:rPr>
          <w:b/>
          <w:bCs/>
          <w:sz w:val="20"/>
          <w:szCs w:val="20"/>
        </w:rPr>
        <w:t xml:space="preserve"> for the duration of the melee</w:t>
      </w:r>
      <w:r w:rsidRPr="00F92C2A">
        <w:rPr>
          <w:b/>
          <w:bCs/>
          <w:sz w:val="20"/>
          <w:szCs w:val="20"/>
        </w:rPr>
        <w:t>.</w:t>
      </w:r>
    </w:p>
    <w:p w14:paraId="3DFE7FC5" w14:textId="3A93CA87" w:rsidR="00C0475E" w:rsidRPr="00A64CE9" w:rsidRDefault="00C0475E" w:rsidP="00C0475E">
      <w:pPr>
        <w:pStyle w:val="ListParagraph"/>
        <w:numPr>
          <w:ilvl w:val="0"/>
          <w:numId w:val="44"/>
        </w:numPr>
        <w:rPr>
          <w:sz w:val="20"/>
          <w:szCs w:val="20"/>
        </w:rPr>
      </w:pPr>
      <w:r w:rsidRPr="00A64CE9">
        <w:rPr>
          <w:sz w:val="20"/>
          <w:szCs w:val="20"/>
        </w:rPr>
        <w:t xml:space="preserve">If there is a unit attacking their front as well they can attempt to turn part of the unit to face the flank / rear attacker taking a QC – EQ using the </w:t>
      </w:r>
      <w:r w:rsidR="00B06A80">
        <w:rPr>
          <w:sz w:val="20"/>
          <w:szCs w:val="20"/>
        </w:rPr>
        <w:t>Melee Voluntary Recoil / Reface line</w:t>
      </w:r>
      <w:r w:rsidRPr="00A64CE9">
        <w:rPr>
          <w:sz w:val="20"/>
          <w:szCs w:val="20"/>
        </w:rPr>
        <w:t xml:space="preserve">.  If successful they can then roll against </w:t>
      </w:r>
      <w:r w:rsidR="007C2232">
        <w:rPr>
          <w:sz w:val="20"/>
          <w:szCs w:val="20"/>
        </w:rPr>
        <w:t>one or the other but not both of the</w:t>
      </w:r>
      <w:r w:rsidRPr="00A64CE9">
        <w:rPr>
          <w:sz w:val="20"/>
          <w:szCs w:val="20"/>
        </w:rPr>
        <w:t xml:space="preserve"> opposing units but</w:t>
      </w:r>
      <w:r>
        <w:rPr>
          <w:sz w:val="20"/>
          <w:szCs w:val="20"/>
        </w:rPr>
        <w:t xml:space="preserve"> formation does not change and </w:t>
      </w:r>
      <w:r w:rsidR="007C2232" w:rsidRPr="00F92C2A">
        <w:rPr>
          <w:b/>
          <w:bCs/>
          <w:sz w:val="20"/>
          <w:szCs w:val="20"/>
        </w:rPr>
        <w:t>their Melee Attack and Defence values are halved for the duration of the melee.</w:t>
      </w:r>
      <w:r>
        <w:rPr>
          <w:sz w:val="20"/>
          <w:szCs w:val="20"/>
        </w:rPr>
        <w:t xml:space="preserve">  </w:t>
      </w:r>
    </w:p>
    <w:p w14:paraId="6778816E" w14:textId="77777777" w:rsidR="00C0475E" w:rsidRPr="0061436E" w:rsidRDefault="00C0475E" w:rsidP="00C0475E">
      <w:pPr>
        <w:rPr>
          <w:sz w:val="20"/>
          <w:szCs w:val="20"/>
        </w:rPr>
      </w:pPr>
    </w:p>
    <w:p w14:paraId="150A4323" w14:textId="77777777" w:rsidR="00C0475E" w:rsidRDefault="00C0475E" w:rsidP="00C0475E">
      <w:pPr>
        <w:pStyle w:val="ListParagraph"/>
        <w:numPr>
          <w:ilvl w:val="1"/>
          <w:numId w:val="3"/>
        </w:numPr>
        <w:rPr>
          <w:b/>
          <w:szCs w:val="20"/>
          <w:u w:val="single"/>
        </w:rPr>
      </w:pPr>
      <w:bookmarkStart w:id="109" w:name="_Ref486028397"/>
      <w:r w:rsidRPr="00C878D7">
        <w:rPr>
          <w:b/>
          <w:szCs w:val="20"/>
          <w:u w:val="single"/>
        </w:rPr>
        <w:t>MELEE RESULTS</w:t>
      </w:r>
      <w:bookmarkEnd w:id="109"/>
    </w:p>
    <w:p w14:paraId="601EA651" w14:textId="77777777" w:rsidR="00935884" w:rsidRDefault="00935884" w:rsidP="00935884">
      <w:pPr>
        <w:rPr>
          <w:b/>
          <w:szCs w:val="20"/>
          <w:u w:val="single"/>
        </w:rPr>
      </w:pPr>
    </w:p>
    <w:p w14:paraId="7F291D09" w14:textId="77777777" w:rsidR="00935884" w:rsidRDefault="00935884" w:rsidP="00935884">
      <w:pPr>
        <w:rPr>
          <w:sz w:val="20"/>
          <w:szCs w:val="20"/>
        </w:rPr>
      </w:pPr>
      <w:r>
        <w:rPr>
          <w:sz w:val="20"/>
          <w:szCs w:val="20"/>
        </w:rPr>
        <w:t>M</w:t>
      </w:r>
      <w:r w:rsidRPr="0061436E">
        <w:rPr>
          <w:sz w:val="20"/>
          <w:szCs w:val="20"/>
        </w:rPr>
        <w:t xml:space="preserve">elee combat </w:t>
      </w:r>
      <w:r>
        <w:rPr>
          <w:sz w:val="20"/>
          <w:szCs w:val="20"/>
        </w:rPr>
        <w:t xml:space="preserve"> results </w:t>
      </w:r>
      <w:r w:rsidRPr="0061436E">
        <w:rPr>
          <w:sz w:val="20"/>
          <w:szCs w:val="20"/>
        </w:rPr>
        <w:t xml:space="preserve">are set out in the melee table.  Units take Melee CH, </w:t>
      </w:r>
      <w:r>
        <w:rPr>
          <w:sz w:val="20"/>
          <w:szCs w:val="20"/>
        </w:rPr>
        <w:t>and</w:t>
      </w:r>
      <w:r w:rsidRPr="0061436E">
        <w:rPr>
          <w:sz w:val="20"/>
          <w:szCs w:val="20"/>
        </w:rPr>
        <w:t xml:space="preserve"> can also receive </w:t>
      </w:r>
      <w:r>
        <w:rPr>
          <w:sz w:val="20"/>
          <w:szCs w:val="20"/>
        </w:rPr>
        <w:t>Push Back</w:t>
      </w:r>
      <w:r w:rsidRPr="0061436E">
        <w:rPr>
          <w:sz w:val="20"/>
          <w:szCs w:val="20"/>
        </w:rPr>
        <w:t xml:space="preserve">, </w:t>
      </w:r>
      <w:r>
        <w:rPr>
          <w:sz w:val="20"/>
          <w:szCs w:val="20"/>
        </w:rPr>
        <w:t>R</w:t>
      </w:r>
      <w:r w:rsidRPr="0061436E">
        <w:rPr>
          <w:sz w:val="20"/>
          <w:szCs w:val="20"/>
        </w:rPr>
        <w:t xml:space="preserve">ecoil or </w:t>
      </w:r>
      <w:r>
        <w:rPr>
          <w:sz w:val="20"/>
          <w:szCs w:val="20"/>
        </w:rPr>
        <w:t>B</w:t>
      </w:r>
      <w:r w:rsidRPr="0061436E">
        <w:rPr>
          <w:sz w:val="20"/>
          <w:szCs w:val="20"/>
        </w:rPr>
        <w:t>reak</w:t>
      </w:r>
      <w:r>
        <w:rPr>
          <w:sz w:val="20"/>
          <w:szCs w:val="20"/>
        </w:rPr>
        <w:t xml:space="preserve"> (PB / R / B)</w:t>
      </w:r>
      <w:r w:rsidRPr="0061436E">
        <w:rPr>
          <w:sz w:val="20"/>
          <w:szCs w:val="20"/>
        </w:rPr>
        <w:t xml:space="preserve">.  </w:t>
      </w:r>
      <w:r>
        <w:rPr>
          <w:sz w:val="20"/>
          <w:szCs w:val="20"/>
        </w:rPr>
        <w:t xml:space="preserve">If marked with a question mark (?) then take a QC adding / deducting any value shown on the table and determine the outcome on the QC outcomes table (ie if the result is ? R -4 then Recoil if the QC, from which four is deducted is failed. </w:t>
      </w:r>
      <w:r w:rsidRPr="00302333">
        <w:rPr>
          <w:b/>
          <w:bCs/>
          <w:sz w:val="20"/>
          <w:szCs w:val="20"/>
        </w:rPr>
        <w:t>Execute the QC first</w:t>
      </w:r>
      <w:r>
        <w:rPr>
          <w:sz w:val="20"/>
          <w:szCs w:val="20"/>
        </w:rPr>
        <w:t xml:space="preserve"> before deducting the automatic CHs.</w:t>
      </w:r>
    </w:p>
    <w:p w14:paraId="674BDD00" w14:textId="77777777" w:rsidR="00935884" w:rsidRPr="0061436E" w:rsidRDefault="00935884" w:rsidP="00935884">
      <w:pPr>
        <w:rPr>
          <w:sz w:val="20"/>
          <w:szCs w:val="20"/>
        </w:rPr>
      </w:pPr>
      <w:r>
        <w:rPr>
          <w:sz w:val="20"/>
          <w:szCs w:val="20"/>
        </w:rPr>
        <w:t xml:space="preserve">All results are applied simultaneously unless Major Initiative applies, so both units in a melee can break together.  </w:t>
      </w:r>
    </w:p>
    <w:p w14:paraId="3FC8386A" w14:textId="77777777" w:rsidR="00935884" w:rsidRPr="00935884" w:rsidRDefault="00935884" w:rsidP="00935884">
      <w:pPr>
        <w:rPr>
          <w:b/>
          <w:szCs w:val="20"/>
          <w:u w:val="single"/>
        </w:rPr>
      </w:pPr>
    </w:p>
    <w:p w14:paraId="1E57CB02" w14:textId="41F67822" w:rsidR="00935884" w:rsidRDefault="00935884" w:rsidP="00935884">
      <w:pPr>
        <w:pStyle w:val="ListParagraph"/>
        <w:numPr>
          <w:ilvl w:val="2"/>
          <w:numId w:val="3"/>
        </w:numPr>
        <w:rPr>
          <w:b/>
          <w:szCs w:val="20"/>
          <w:u w:val="single"/>
        </w:rPr>
      </w:pPr>
      <w:r>
        <w:rPr>
          <w:b/>
          <w:szCs w:val="20"/>
          <w:u w:val="single"/>
        </w:rPr>
        <w:t>PUSH BACK</w:t>
      </w:r>
    </w:p>
    <w:p w14:paraId="46BD70F8" w14:textId="77777777" w:rsidR="00EA45F8" w:rsidRDefault="00EA45F8" w:rsidP="00EA45F8">
      <w:pPr>
        <w:pStyle w:val="ListParagraph"/>
        <w:ind w:left="340"/>
        <w:rPr>
          <w:b/>
          <w:szCs w:val="20"/>
          <w:u w:val="single"/>
        </w:rPr>
      </w:pPr>
    </w:p>
    <w:p w14:paraId="313AEFD9" w14:textId="2E7D88B4" w:rsidR="00EA45F8" w:rsidRDefault="00EA45F8" w:rsidP="00EA45F8">
      <w:pPr>
        <w:rPr>
          <w:sz w:val="20"/>
          <w:szCs w:val="20"/>
        </w:rPr>
      </w:pPr>
      <w:r w:rsidRPr="003070E0">
        <w:rPr>
          <w:bCs/>
          <w:sz w:val="20"/>
          <w:szCs w:val="20"/>
        </w:rPr>
        <w:t>Unit</w:t>
      </w:r>
      <w:r>
        <w:rPr>
          <w:sz w:val="20"/>
          <w:szCs w:val="20"/>
        </w:rPr>
        <w:t xml:space="preserve"> retires 50</w:t>
      </w:r>
      <w:r w:rsidRPr="0061436E">
        <w:rPr>
          <w:sz w:val="20"/>
          <w:szCs w:val="20"/>
        </w:rPr>
        <w:t>mm</w:t>
      </w:r>
      <w:r>
        <w:rPr>
          <w:sz w:val="20"/>
          <w:szCs w:val="20"/>
        </w:rPr>
        <w:t xml:space="preserve"> but remains within the FMZ</w:t>
      </w:r>
      <w:r w:rsidRPr="0061436E">
        <w:rPr>
          <w:sz w:val="20"/>
          <w:szCs w:val="20"/>
        </w:rPr>
        <w:t>.  If</w:t>
      </w:r>
      <w:r>
        <w:rPr>
          <w:sz w:val="20"/>
          <w:szCs w:val="20"/>
        </w:rPr>
        <w:t xml:space="preserve"> being</w:t>
      </w:r>
      <w:r w:rsidRPr="0061436E">
        <w:rPr>
          <w:sz w:val="20"/>
          <w:szCs w:val="20"/>
        </w:rPr>
        <w:t xml:space="preserve"> attacked from flank </w:t>
      </w:r>
      <w:r>
        <w:rPr>
          <w:sz w:val="20"/>
          <w:szCs w:val="20"/>
        </w:rPr>
        <w:t xml:space="preserve">it either stays in place and takes </w:t>
      </w:r>
      <w:r w:rsidRPr="0061436E">
        <w:rPr>
          <w:sz w:val="20"/>
          <w:szCs w:val="20"/>
        </w:rPr>
        <w:t xml:space="preserve">an additional </w:t>
      </w:r>
      <w:r w:rsidRPr="009D0F93">
        <w:rPr>
          <w:b/>
          <w:sz w:val="20"/>
          <w:szCs w:val="20"/>
        </w:rPr>
        <w:t>Melee</w:t>
      </w:r>
      <w:r w:rsidRPr="0061436E">
        <w:rPr>
          <w:sz w:val="20"/>
          <w:szCs w:val="20"/>
        </w:rPr>
        <w:t xml:space="preserve"> CH</w:t>
      </w:r>
      <w:r>
        <w:rPr>
          <w:sz w:val="20"/>
          <w:szCs w:val="20"/>
        </w:rPr>
        <w:t xml:space="preserve"> or retires directly away from the flank attack (unless being frontally attacked as well)  and takes 1 additional </w:t>
      </w:r>
      <w:r w:rsidRPr="00EA45F8">
        <w:rPr>
          <w:b/>
          <w:bCs/>
          <w:sz w:val="20"/>
          <w:szCs w:val="20"/>
        </w:rPr>
        <w:t>Melee</w:t>
      </w:r>
      <w:r>
        <w:rPr>
          <w:sz w:val="20"/>
          <w:szCs w:val="20"/>
        </w:rPr>
        <w:t xml:space="preserve"> CH.  If the unit cannot retire due to the presence of other units it stays in place and takes 1 additional Melee CH.  No interpenetration is permitted.</w:t>
      </w:r>
    </w:p>
    <w:p w14:paraId="6B4DA45C" w14:textId="77777777" w:rsidR="00EA45F8" w:rsidRDefault="00EA45F8" w:rsidP="00EA45F8">
      <w:pPr>
        <w:rPr>
          <w:sz w:val="20"/>
          <w:szCs w:val="20"/>
        </w:rPr>
      </w:pPr>
    </w:p>
    <w:p w14:paraId="19B2D84B" w14:textId="77777777" w:rsidR="00EA45F8" w:rsidRDefault="00EA45F8" w:rsidP="00EA45F8">
      <w:pPr>
        <w:rPr>
          <w:b/>
          <w:bCs/>
          <w:sz w:val="20"/>
          <w:szCs w:val="20"/>
        </w:rPr>
      </w:pPr>
      <w:r w:rsidRPr="00203659">
        <w:rPr>
          <w:b/>
          <w:bCs/>
          <w:sz w:val="20"/>
          <w:szCs w:val="20"/>
        </w:rPr>
        <w:t xml:space="preserve">Units in Formations 7, 8 or 18 </w:t>
      </w:r>
      <w:r w:rsidRPr="00B03E1B">
        <w:rPr>
          <w:sz w:val="20"/>
          <w:szCs w:val="20"/>
        </w:rPr>
        <w:t>ignore PBs.</w:t>
      </w:r>
      <w:r w:rsidRPr="00203659">
        <w:rPr>
          <w:b/>
          <w:bCs/>
          <w:sz w:val="20"/>
          <w:szCs w:val="20"/>
        </w:rPr>
        <w:t xml:space="preserve"> </w:t>
      </w:r>
    </w:p>
    <w:p w14:paraId="7ECE941D" w14:textId="6BB1A925" w:rsidR="00EA45F8" w:rsidRDefault="00EA45F8" w:rsidP="00EA45F8">
      <w:pPr>
        <w:rPr>
          <w:b/>
          <w:bCs/>
          <w:sz w:val="20"/>
          <w:szCs w:val="20"/>
        </w:rPr>
      </w:pPr>
      <w:r w:rsidRPr="00203659">
        <w:rPr>
          <w:b/>
          <w:bCs/>
          <w:sz w:val="20"/>
          <w:szCs w:val="20"/>
        </w:rPr>
        <w:t xml:space="preserve"> </w:t>
      </w:r>
    </w:p>
    <w:p w14:paraId="5615262D" w14:textId="4627A4D4" w:rsidR="00EA45F8" w:rsidRDefault="00EA45F8" w:rsidP="00EA45F8">
      <w:pPr>
        <w:rPr>
          <w:sz w:val="20"/>
          <w:szCs w:val="20"/>
        </w:rPr>
      </w:pPr>
      <w:r w:rsidRPr="00B03E1B">
        <w:rPr>
          <w:b/>
          <w:bCs/>
          <w:sz w:val="20"/>
          <w:szCs w:val="20"/>
        </w:rPr>
        <w:t>Hogs</w:t>
      </w:r>
      <w:r>
        <w:rPr>
          <w:sz w:val="20"/>
          <w:szCs w:val="20"/>
        </w:rPr>
        <w:t xml:space="preserve"> have no flank so retire 50mm away from the unit that rolled the PB even if being attacked from two directions.  If unable to for any reason they also ignore it. </w:t>
      </w:r>
    </w:p>
    <w:p w14:paraId="3B1DBC53" w14:textId="77777777" w:rsidR="00EA45F8" w:rsidRDefault="00EA45F8" w:rsidP="00EA45F8">
      <w:pPr>
        <w:rPr>
          <w:sz w:val="20"/>
          <w:szCs w:val="20"/>
        </w:rPr>
      </w:pPr>
    </w:p>
    <w:p w14:paraId="77875BDA" w14:textId="1510F9EF" w:rsidR="00935884" w:rsidRDefault="00935884" w:rsidP="00935884">
      <w:pPr>
        <w:pStyle w:val="ListParagraph"/>
        <w:numPr>
          <w:ilvl w:val="2"/>
          <w:numId w:val="3"/>
        </w:numPr>
        <w:rPr>
          <w:b/>
          <w:szCs w:val="20"/>
          <w:u w:val="single"/>
        </w:rPr>
      </w:pPr>
      <w:r>
        <w:rPr>
          <w:b/>
          <w:szCs w:val="20"/>
          <w:u w:val="single"/>
        </w:rPr>
        <w:t>RECOIL</w:t>
      </w:r>
    </w:p>
    <w:p w14:paraId="3A7AF72B" w14:textId="77777777" w:rsidR="00935884" w:rsidRDefault="00935884" w:rsidP="00935884">
      <w:pPr>
        <w:rPr>
          <w:b/>
          <w:szCs w:val="20"/>
          <w:u w:val="single"/>
        </w:rPr>
      </w:pPr>
    </w:p>
    <w:p w14:paraId="64774104" w14:textId="77777777" w:rsidR="00935884" w:rsidRDefault="00935884" w:rsidP="00935884">
      <w:pPr>
        <w:rPr>
          <w:sz w:val="20"/>
          <w:szCs w:val="20"/>
        </w:rPr>
      </w:pPr>
      <w:r w:rsidRPr="003070E0">
        <w:rPr>
          <w:bCs/>
          <w:sz w:val="20"/>
          <w:szCs w:val="20"/>
        </w:rPr>
        <w:lastRenderedPageBreak/>
        <w:t>Unit</w:t>
      </w:r>
      <w:r>
        <w:rPr>
          <w:sz w:val="20"/>
          <w:szCs w:val="20"/>
        </w:rPr>
        <w:t xml:space="preserve"> retires </w:t>
      </w:r>
      <w:r w:rsidRPr="0061436E">
        <w:rPr>
          <w:sz w:val="20"/>
          <w:szCs w:val="20"/>
        </w:rPr>
        <w:t>100mm.  If</w:t>
      </w:r>
      <w:r>
        <w:rPr>
          <w:sz w:val="20"/>
          <w:szCs w:val="20"/>
        </w:rPr>
        <w:t xml:space="preserve"> being</w:t>
      </w:r>
      <w:r w:rsidRPr="0061436E">
        <w:rPr>
          <w:sz w:val="20"/>
          <w:szCs w:val="20"/>
        </w:rPr>
        <w:t xml:space="preserve"> attacked from flank </w:t>
      </w:r>
      <w:r>
        <w:rPr>
          <w:sz w:val="20"/>
          <w:szCs w:val="20"/>
        </w:rPr>
        <w:t xml:space="preserve">it either stays in place and takes </w:t>
      </w:r>
      <w:r w:rsidRPr="0061436E">
        <w:rPr>
          <w:sz w:val="20"/>
          <w:szCs w:val="20"/>
        </w:rPr>
        <w:t xml:space="preserve">an additional </w:t>
      </w:r>
      <w:r w:rsidRPr="009D0F93">
        <w:rPr>
          <w:b/>
          <w:sz w:val="20"/>
          <w:szCs w:val="20"/>
        </w:rPr>
        <w:t>Melee</w:t>
      </w:r>
      <w:r w:rsidRPr="0061436E">
        <w:rPr>
          <w:sz w:val="20"/>
          <w:szCs w:val="20"/>
        </w:rPr>
        <w:t xml:space="preserve"> CH</w:t>
      </w:r>
      <w:r>
        <w:rPr>
          <w:sz w:val="20"/>
          <w:szCs w:val="20"/>
        </w:rPr>
        <w:t xml:space="preserve"> or retires directly away from the flank attack (unless being frontally attacked as well)  and takes 2 additional </w:t>
      </w:r>
      <w:r w:rsidRPr="00EA45F8">
        <w:rPr>
          <w:b/>
          <w:bCs/>
          <w:sz w:val="20"/>
          <w:szCs w:val="20"/>
        </w:rPr>
        <w:t>Melee</w:t>
      </w:r>
      <w:r>
        <w:rPr>
          <w:sz w:val="20"/>
          <w:szCs w:val="20"/>
        </w:rPr>
        <w:t xml:space="preserve"> CHs.  If the unit cannot retire due to the presence of other units it stays in place and takes 2 additional Melee CHs.  No interpenetration is permitted.</w:t>
      </w:r>
    </w:p>
    <w:p w14:paraId="4E062AAB" w14:textId="77777777" w:rsidR="00935884" w:rsidRDefault="00935884" w:rsidP="00935884">
      <w:pPr>
        <w:rPr>
          <w:sz w:val="20"/>
          <w:szCs w:val="20"/>
        </w:rPr>
      </w:pPr>
      <w:r w:rsidRPr="00D627B3">
        <w:rPr>
          <w:b/>
          <w:bCs/>
          <w:sz w:val="20"/>
          <w:szCs w:val="20"/>
        </w:rPr>
        <w:t>Units in Formations 7, 8 or 18</w:t>
      </w:r>
      <w:r>
        <w:rPr>
          <w:sz w:val="20"/>
          <w:szCs w:val="20"/>
        </w:rPr>
        <w:t xml:space="preserve"> do not move on a Recoil result but take an additional Melee QC.</w:t>
      </w:r>
    </w:p>
    <w:p w14:paraId="5D9FB165" w14:textId="77777777" w:rsidR="00935884" w:rsidRDefault="00935884" w:rsidP="00935884">
      <w:pPr>
        <w:rPr>
          <w:sz w:val="20"/>
          <w:szCs w:val="20"/>
        </w:rPr>
      </w:pPr>
    </w:p>
    <w:p w14:paraId="52655046" w14:textId="77777777" w:rsidR="00935884" w:rsidRDefault="00935884" w:rsidP="00935884">
      <w:pPr>
        <w:rPr>
          <w:sz w:val="20"/>
          <w:szCs w:val="20"/>
        </w:rPr>
      </w:pPr>
      <w:r>
        <w:rPr>
          <w:sz w:val="20"/>
          <w:szCs w:val="20"/>
        </w:rPr>
        <w:t>Hogs have no flank so retire 100mm away from the unit that rolled the R.  If unable to for any reason they also do not retire but take an additional Melee CH.</w:t>
      </w:r>
    </w:p>
    <w:p w14:paraId="13C56C71" w14:textId="77777777" w:rsidR="00935884" w:rsidRDefault="00935884" w:rsidP="00935884">
      <w:pPr>
        <w:rPr>
          <w:sz w:val="20"/>
          <w:szCs w:val="20"/>
        </w:rPr>
      </w:pPr>
    </w:p>
    <w:p w14:paraId="17DDEAD1" w14:textId="77777777" w:rsidR="00935884" w:rsidRPr="00A4164A" w:rsidRDefault="00935884" w:rsidP="00935884">
      <w:pPr>
        <w:rPr>
          <w:b/>
          <w:bCs/>
          <w:sz w:val="20"/>
          <w:szCs w:val="20"/>
        </w:rPr>
      </w:pPr>
      <w:r w:rsidRPr="00A4164A">
        <w:rPr>
          <w:b/>
          <w:bCs/>
          <w:sz w:val="20"/>
          <w:szCs w:val="20"/>
        </w:rPr>
        <w:t>The enemy unit may follow up 50mm if desired.</w:t>
      </w:r>
    </w:p>
    <w:p w14:paraId="37861D82" w14:textId="77777777" w:rsidR="00935884" w:rsidRDefault="00935884" w:rsidP="00935884">
      <w:pPr>
        <w:rPr>
          <w:sz w:val="20"/>
          <w:szCs w:val="20"/>
        </w:rPr>
      </w:pPr>
    </w:p>
    <w:p w14:paraId="2F26C5F1" w14:textId="77777777" w:rsidR="00935884" w:rsidRDefault="00935884" w:rsidP="00935884">
      <w:pPr>
        <w:rPr>
          <w:sz w:val="20"/>
          <w:szCs w:val="20"/>
        </w:rPr>
      </w:pPr>
      <w:r>
        <w:rPr>
          <w:sz w:val="20"/>
          <w:szCs w:val="20"/>
        </w:rPr>
        <w:t xml:space="preserve">If a unit takes </w:t>
      </w:r>
      <w:r w:rsidRPr="001E59FF">
        <w:rPr>
          <w:b/>
          <w:bCs/>
          <w:sz w:val="20"/>
          <w:szCs w:val="20"/>
        </w:rPr>
        <w:t>PB and R</w:t>
      </w:r>
      <w:r>
        <w:rPr>
          <w:sz w:val="20"/>
          <w:szCs w:val="20"/>
        </w:rPr>
        <w:t xml:space="preserve"> in a single melee phase this is treated as </w:t>
      </w:r>
      <w:r w:rsidRPr="00A52378">
        <w:rPr>
          <w:b/>
          <w:bCs/>
          <w:sz w:val="20"/>
          <w:szCs w:val="20"/>
        </w:rPr>
        <w:t>R</w:t>
      </w:r>
      <w:r>
        <w:rPr>
          <w:sz w:val="20"/>
          <w:szCs w:val="20"/>
        </w:rPr>
        <w:t xml:space="preserve">.  </w:t>
      </w:r>
    </w:p>
    <w:p w14:paraId="6FA6938B" w14:textId="77777777" w:rsidR="00935884" w:rsidRPr="00935884" w:rsidRDefault="00935884" w:rsidP="00935884">
      <w:pPr>
        <w:rPr>
          <w:b/>
          <w:szCs w:val="20"/>
          <w:u w:val="single"/>
        </w:rPr>
      </w:pPr>
    </w:p>
    <w:p w14:paraId="76FD3099" w14:textId="1AE2A3F6" w:rsidR="00935884" w:rsidRDefault="00935884" w:rsidP="00935884">
      <w:pPr>
        <w:pStyle w:val="ListParagraph"/>
        <w:numPr>
          <w:ilvl w:val="2"/>
          <w:numId w:val="3"/>
        </w:numPr>
        <w:rPr>
          <w:b/>
          <w:szCs w:val="20"/>
          <w:u w:val="single"/>
        </w:rPr>
      </w:pPr>
      <w:r>
        <w:rPr>
          <w:b/>
          <w:szCs w:val="20"/>
          <w:u w:val="single"/>
        </w:rPr>
        <w:t>BREAK</w:t>
      </w:r>
    </w:p>
    <w:p w14:paraId="37B3A15C" w14:textId="77777777" w:rsidR="00935884" w:rsidRDefault="00935884" w:rsidP="00935884">
      <w:pPr>
        <w:rPr>
          <w:b/>
          <w:szCs w:val="20"/>
          <w:u w:val="single"/>
        </w:rPr>
      </w:pPr>
    </w:p>
    <w:p w14:paraId="297403D4" w14:textId="62C3A37F" w:rsidR="00935884" w:rsidRDefault="00935884" w:rsidP="00935884">
      <w:pPr>
        <w:rPr>
          <w:sz w:val="20"/>
          <w:szCs w:val="20"/>
        </w:rPr>
      </w:pPr>
      <w:r>
        <w:rPr>
          <w:sz w:val="20"/>
          <w:szCs w:val="20"/>
        </w:rPr>
        <w:t>Broken units are</w:t>
      </w:r>
      <w:r w:rsidRPr="0061436E">
        <w:rPr>
          <w:sz w:val="20"/>
          <w:szCs w:val="20"/>
        </w:rPr>
        <w:t xml:space="preserve"> removed from the table</w:t>
      </w:r>
      <w:r>
        <w:rPr>
          <w:sz w:val="20"/>
          <w:szCs w:val="20"/>
        </w:rPr>
        <w:t xml:space="preserve"> immediately, with potential QC consequences for units in their vicinity</w:t>
      </w:r>
      <w:r w:rsidRPr="0061436E">
        <w:rPr>
          <w:sz w:val="20"/>
          <w:szCs w:val="20"/>
        </w:rPr>
        <w:t xml:space="preserve">. </w:t>
      </w:r>
      <w:r>
        <w:rPr>
          <w:sz w:val="20"/>
          <w:szCs w:val="20"/>
        </w:rPr>
        <w:t xml:space="preserve">  Any such QCs are executed at the completion of all melees.</w:t>
      </w:r>
    </w:p>
    <w:p w14:paraId="4AC2AD9C" w14:textId="77777777" w:rsidR="00935884" w:rsidRDefault="00935884" w:rsidP="00935884">
      <w:pPr>
        <w:rPr>
          <w:sz w:val="20"/>
          <w:szCs w:val="20"/>
        </w:rPr>
      </w:pPr>
    </w:p>
    <w:p w14:paraId="55C08BE4" w14:textId="7B4F6C94" w:rsidR="00935884" w:rsidRDefault="00935884" w:rsidP="00935884">
      <w:pPr>
        <w:pStyle w:val="ListParagraph"/>
        <w:numPr>
          <w:ilvl w:val="2"/>
          <w:numId w:val="3"/>
        </w:numPr>
        <w:rPr>
          <w:b/>
          <w:szCs w:val="20"/>
          <w:u w:val="single"/>
        </w:rPr>
      </w:pPr>
      <w:r>
        <w:rPr>
          <w:b/>
          <w:szCs w:val="20"/>
          <w:u w:val="single"/>
        </w:rPr>
        <w:t>MELEE VOLUNTARY RETREAT (QC)</w:t>
      </w:r>
    </w:p>
    <w:p w14:paraId="03C218F5" w14:textId="77777777" w:rsidR="00935884" w:rsidRDefault="00935884" w:rsidP="00935884">
      <w:pPr>
        <w:pStyle w:val="ListParagraph"/>
        <w:ind w:left="227"/>
        <w:rPr>
          <w:b/>
          <w:szCs w:val="20"/>
          <w:u w:val="single"/>
        </w:rPr>
      </w:pPr>
    </w:p>
    <w:p w14:paraId="7712654E" w14:textId="39BD6463" w:rsidR="007C2232" w:rsidRDefault="00935884" w:rsidP="00935884">
      <w:pPr>
        <w:rPr>
          <w:sz w:val="20"/>
          <w:szCs w:val="20"/>
        </w:rPr>
      </w:pPr>
      <w:r>
        <w:rPr>
          <w:sz w:val="20"/>
          <w:szCs w:val="20"/>
        </w:rPr>
        <w:t xml:space="preserve">If a unit in melee wishes it may attempt to </w:t>
      </w:r>
      <w:r w:rsidR="00A40D23">
        <w:rPr>
          <w:sz w:val="20"/>
          <w:szCs w:val="20"/>
        </w:rPr>
        <w:t xml:space="preserve">retreat.  If it did </w:t>
      </w:r>
      <w:r w:rsidR="00A40D23" w:rsidRPr="00A40D23">
        <w:rPr>
          <w:b/>
          <w:bCs/>
          <w:sz w:val="20"/>
          <w:szCs w:val="20"/>
        </w:rPr>
        <w:t>not</w:t>
      </w:r>
      <w:r w:rsidR="00A40D23">
        <w:rPr>
          <w:sz w:val="20"/>
          <w:szCs w:val="20"/>
        </w:rPr>
        <w:t xml:space="preserve"> retreat as a result of PB / R melee results it may roll a QC on the Melee Voluntary </w:t>
      </w:r>
      <w:r w:rsidR="000F0F4C">
        <w:rPr>
          <w:sz w:val="20"/>
          <w:szCs w:val="20"/>
        </w:rPr>
        <w:t>Retreat</w:t>
      </w:r>
      <w:r w:rsidR="00A40D23">
        <w:rPr>
          <w:sz w:val="20"/>
          <w:szCs w:val="20"/>
        </w:rPr>
        <w:t xml:space="preserve"> line of</w:t>
      </w:r>
      <w:r>
        <w:rPr>
          <w:sz w:val="20"/>
          <w:szCs w:val="20"/>
        </w:rPr>
        <w:t xml:space="preserve"> the QC Table</w:t>
      </w:r>
      <w:r w:rsidR="00A40D23">
        <w:rPr>
          <w:sz w:val="20"/>
          <w:szCs w:val="20"/>
        </w:rPr>
        <w:t xml:space="preserve"> and if successful pull back 50mm.</w:t>
      </w:r>
      <w:r>
        <w:rPr>
          <w:sz w:val="20"/>
          <w:szCs w:val="20"/>
        </w:rPr>
        <w:t xml:space="preserve">  </w:t>
      </w:r>
      <w:r w:rsidR="00A40D23">
        <w:rPr>
          <w:sz w:val="20"/>
          <w:szCs w:val="20"/>
        </w:rPr>
        <w:t xml:space="preserve">Its state for these purposes is determined after application of CH from the melee.  </w:t>
      </w:r>
      <w:r>
        <w:rPr>
          <w:sz w:val="20"/>
          <w:szCs w:val="20"/>
        </w:rPr>
        <w:t xml:space="preserve">If it succeeds there is NO follow up. </w:t>
      </w:r>
      <w:r w:rsidR="00A40D23">
        <w:rPr>
          <w:sz w:val="20"/>
          <w:szCs w:val="20"/>
        </w:rPr>
        <w:t xml:space="preserve"> </w:t>
      </w:r>
      <w:r>
        <w:rPr>
          <w:sz w:val="20"/>
          <w:szCs w:val="20"/>
        </w:rPr>
        <w:t xml:space="preserve"> </w:t>
      </w:r>
    </w:p>
    <w:p w14:paraId="07EB9786" w14:textId="5A99EA2D" w:rsidR="007C2232" w:rsidRDefault="007C2232" w:rsidP="00935884">
      <w:pPr>
        <w:rPr>
          <w:sz w:val="20"/>
          <w:szCs w:val="20"/>
        </w:rPr>
      </w:pPr>
      <w:r>
        <w:rPr>
          <w:sz w:val="20"/>
          <w:szCs w:val="20"/>
        </w:rPr>
        <w:t>Units in Formations 7,8, 18, 20 and 23 (the defensive formations) may NOT do this.</w:t>
      </w:r>
    </w:p>
    <w:p w14:paraId="0F298466" w14:textId="0448C74C" w:rsidR="00935884" w:rsidRDefault="00935884" w:rsidP="00935884">
      <w:pPr>
        <w:rPr>
          <w:sz w:val="20"/>
          <w:szCs w:val="20"/>
        </w:rPr>
      </w:pPr>
      <w:r w:rsidRPr="008618C0">
        <w:rPr>
          <w:sz w:val="20"/>
          <w:szCs w:val="20"/>
          <w:highlight w:val="cyan"/>
        </w:rPr>
        <w:t>[Note:  After watching a tube on the dynamic battle model I am sure this is the right way to go.]</w:t>
      </w:r>
    </w:p>
    <w:p w14:paraId="46C8EB49" w14:textId="77777777" w:rsidR="00935884" w:rsidRDefault="00935884" w:rsidP="00935884">
      <w:pPr>
        <w:rPr>
          <w:sz w:val="20"/>
          <w:szCs w:val="20"/>
        </w:rPr>
      </w:pPr>
    </w:p>
    <w:p w14:paraId="35732CAB" w14:textId="77777777" w:rsidR="00C0475E" w:rsidRDefault="00C0475E" w:rsidP="00C0475E">
      <w:pPr>
        <w:pStyle w:val="ListParagraph"/>
        <w:numPr>
          <w:ilvl w:val="1"/>
          <w:numId w:val="3"/>
        </w:numPr>
        <w:rPr>
          <w:b/>
          <w:szCs w:val="20"/>
          <w:u w:val="single"/>
        </w:rPr>
      </w:pPr>
      <w:bookmarkStart w:id="110" w:name="_Ref484970945"/>
      <w:r>
        <w:rPr>
          <w:b/>
          <w:szCs w:val="20"/>
          <w:u w:val="single"/>
        </w:rPr>
        <w:t>MELEE AND TERRAIN</w:t>
      </w:r>
      <w:bookmarkEnd w:id="110"/>
    </w:p>
    <w:p w14:paraId="1E856853" w14:textId="77777777" w:rsidR="00C0475E" w:rsidRDefault="00C0475E" w:rsidP="00C0475E">
      <w:pPr>
        <w:rPr>
          <w:b/>
          <w:szCs w:val="20"/>
          <w:u w:val="single"/>
        </w:rPr>
      </w:pPr>
    </w:p>
    <w:p w14:paraId="7F000793" w14:textId="77777777" w:rsidR="00C0475E" w:rsidRDefault="00C0475E" w:rsidP="00C0475E">
      <w:pPr>
        <w:rPr>
          <w:sz w:val="20"/>
          <w:szCs w:val="20"/>
        </w:rPr>
      </w:pPr>
      <w:r w:rsidRPr="00437B91">
        <w:rPr>
          <w:sz w:val="20"/>
          <w:szCs w:val="20"/>
        </w:rPr>
        <w:t>In a number of types of terrain one</w:t>
      </w:r>
      <w:r>
        <w:rPr>
          <w:sz w:val="20"/>
          <w:szCs w:val="20"/>
        </w:rPr>
        <w:t xml:space="preserve"> side, generally the defender </w:t>
      </w:r>
      <w:r w:rsidRPr="00437B91">
        <w:rPr>
          <w:sz w:val="20"/>
          <w:szCs w:val="20"/>
        </w:rPr>
        <w:t xml:space="preserve">has an advantage.  This advantage can change as the melee proceeds.  </w:t>
      </w:r>
    </w:p>
    <w:p w14:paraId="3F2F80EC" w14:textId="77777777" w:rsidR="00C0475E" w:rsidRDefault="00C0475E" w:rsidP="00C0475E">
      <w:pPr>
        <w:rPr>
          <w:sz w:val="20"/>
          <w:szCs w:val="20"/>
        </w:rPr>
      </w:pPr>
    </w:p>
    <w:p w14:paraId="1C71B494" w14:textId="547C9BFC" w:rsidR="00C0475E" w:rsidRDefault="00C0475E" w:rsidP="00C0475E">
      <w:pPr>
        <w:rPr>
          <w:sz w:val="20"/>
          <w:szCs w:val="20"/>
        </w:rPr>
      </w:pPr>
      <w:r>
        <w:rPr>
          <w:sz w:val="20"/>
          <w:szCs w:val="20"/>
        </w:rPr>
        <w:t>For the purposes of Melee bonuses in Terrain the Attacker  is the Unit which moved  to contact in the melee, for the duration of the melee (</w:t>
      </w:r>
      <w:r w:rsidRPr="00146C27">
        <w:rPr>
          <w:b/>
          <w:sz w:val="20"/>
          <w:szCs w:val="20"/>
        </w:rPr>
        <w:fldChar w:fldCharType="begin"/>
      </w:r>
      <w:r w:rsidRPr="00146C27">
        <w:rPr>
          <w:b/>
          <w:sz w:val="20"/>
          <w:szCs w:val="20"/>
        </w:rPr>
        <w:instrText xml:space="preserve"> REF _Ref4880776 \r \h </w:instrText>
      </w:r>
      <w:r>
        <w:rPr>
          <w:b/>
          <w:sz w:val="20"/>
          <w:szCs w:val="20"/>
        </w:rPr>
        <w:instrText xml:space="preserve"> \* MERGEFORMAT </w:instrText>
      </w:r>
      <w:r w:rsidRPr="00146C27">
        <w:rPr>
          <w:b/>
          <w:sz w:val="20"/>
          <w:szCs w:val="20"/>
        </w:rPr>
      </w:r>
      <w:r w:rsidRPr="00146C27">
        <w:rPr>
          <w:b/>
          <w:sz w:val="20"/>
          <w:szCs w:val="20"/>
        </w:rPr>
        <w:fldChar w:fldCharType="separate"/>
      </w:r>
      <w:r w:rsidR="00996996">
        <w:rPr>
          <w:b/>
          <w:sz w:val="20"/>
          <w:szCs w:val="20"/>
        </w:rPr>
        <w:t>L2</w:t>
      </w:r>
      <w:r w:rsidRPr="00146C27">
        <w:rPr>
          <w:b/>
          <w:sz w:val="20"/>
          <w:szCs w:val="20"/>
        </w:rPr>
        <w:fldChar w:fldCharType="end"/>
      </w:r>
      <w:r w:rsidRPr="00146C27">
        <w:rPr>
          <w:b/>
          <w:sz w:val="20"/>
          <w:szCs w:val="20"/>
        </w:rPr>
        <w:t xml:space="preserve"> -  Melee</w:t>
      </w:r>
      <w:r>
        <w:rPr>
          <w:sz w:val="20"/>
          <w:szCs w:val="20"/>
        </w:rPr>
        <w:t>).  (Note change to terrain table for slopes)</w:t>
      </w:r>
    </w:p>
    <w:p w14:paraId="6A0D215C" w14:textId="77777777" w:rsidR="00C0475E" w:rsidRDefault="00C0475E" w:rsidP="00C0475E">
      <w:pPr>
        <w:rPr>
          <w:b/>
          <w:szCs w:val="20"/>
          <w:u w:val="single"/>
        </w:rPr>
      </w:pPr>
    </w:p>
    <w:p w14:paraId="14C5ABF4" w14:textId="77777777" w:rsidR="00C0475E" w:rsidRDefault="00C0475E" w:rsidP="00C0475E">
      <w:pPr>
        <w:pStyle w:val="ListParagraph"/>
        <w:numPr>
          <w:ilvl w:val="2"/>
          <w:numId w:val="3"/>
        </w:numPr>
        <w:rPr>
          <w:b/>
          <w:szCs w:val="20"/>
          <w:u w:val="single"/>
        </w:rPr>
      </w:pPr>
      <w:r>
        <w:rPr>
          <w:b/>
          <w:szCs w:val="20"/>
          <w:u w:val="single"/>
        </w:rPr>
        <w:t>LINEAR TERRAIN</w:t>
      </w:r>
    </w:p>
    <w:p w14:paraId="7E6267D5" w14:textId="77777777" w:rsidR="00C0475E" w:rsidRDefault="00C0475E" w:rsidP="00C0475E">
      <w:pPr>
        <w:rPr>
          <w:b/>
          <w:szCs w:val="20"/>
          <w:u w:val="single"/>
        </w:rPr>
      </w:pPr>
    </w:p>
    <w:p w14:paraId="20365F6D" w14:textId="77777777" w:rsidR="00C0475E" w:rsidRPr="00437B91" w:rsidRDefault="00C0475E" w:rsidP="00C0475E">
      <w:pPr>
        <w:rPr>
          <w:sz w:val="20"/>
          <w:szCs w:val="20"/>
        </w:rPr>
      </w:pPr>
      <w:r w:rsidRPr="00437B91">
        <w:rPr>
          <w:sz w:val="20"/>
          <w:szCs w:val="20"/>
        </w:rPr>
        <w:t>Units defending behind linear terrain receive two benefits when contacted by an enemy unit:</w:t>
      </w:r>
    </w:p>
    <w:p w14:paraId="60F7949D" w14:textId="77777777" w:rsidR="00C0475E" w:rsidRPr="00437B91" w:rsidRDefault="00C0475E" w:rsidP="00C0475E">
      <w:pPr>
        <w:rPr>
          <w:sz w:val="20"/>
          <w:szCs w:val="20"/>
        </w:rPr>
      </w:pPr>
    </w:p>
    <w:p w14:paraId="150D37D5" w14:textId="77777777" w:rsidR="00C0475E" w:rsidRDefault="00C0475E" w:rsidP="00C0475E">
      <w:pPr>
        <w:rPr>
          <w:sz w:val="20"/>
          <w:szCs w:val="20"/>
        </w:rPr>
      </w:pPr>
      <w:r w:rsidRPr="00437B91">
        <w:rPr>
          <w:sz w:val="20"/>
          <w:szCs w:val="20"/>
        </w:rPr>
        <w:t>Firstly the enemy unit may receive CH as a result of trying to cross the obstacle which cannot be recovered prior to melee.  For example units attacking across a hedge receive an automatic Terrain CH.</w:t>
      </w:r>
    </w:p>
    <w:p w14:paraId="3723B654" w14:textId="77777777" w:rsidR="00C0475E" w:rsidRPr="00437B91" w:rsidRDefault="00C0475E" w:rsidP="00C0475E">
      <w:pPr>
        <w:rPr>
          <w:sz w:val="20"/>
          <w:szCs w:val="20"/>
        </w:rPr>
      </w:pPr>
    </w:p>
    <w:p w14:paraId="70168716" w14:textId="77777777" w:rsidR="00C0475E" w:rsidRPr="00437B91" w:rsidRDefault="00C0475E" w:rsidP="00C0475E">
      <w:pPr>
        <w:rPr>
          <w:sz w:val="20"/>
          <w:szCs w:val="20"/>
        </w:rPr>
      </w:pPr>
      <w:r w:rsidRPr="00437B91">
        <w:rPr>
          <w:sz w:val="20"/>
          <w:szCs w:val="20"/>
        </w:rPr>
        <w:t>Secondly, the defender’s melee roll may receive a bonus, th</w:t>
      </w:r>
      <w:r>
        <w:rPr>
          <w:sz w:val="20"/>
          <w:szCs w:val="20"/>
        </w:rPr>
        <w:t>us in the case of the hedge + 2 or the attacker’s a penalty.</w:t>
      </w:r>
    </w:p>
    <w:p w14:paraId="2B493747" w14:textId="77777777" w:rsidR="00C0475E" w:rsidRPr="00437B91" w:rsidRDefault="00C0475E" w:rsidP="00C0475E">
      <w:pPr>
        <w:rPr>
          <w:sz w:val="20"/>
          <w:szCs w:val="20"/>
        </w:rPr>
      </w:pPr>
    </w:p>
    <w:p w14:paraId="32DA6201" w14:textId="77777777" w:rsidR="00C0475E" w:rsidRPr="00437B91" w:rsidRDefault="00C0475E" w:rsidP="00C0475E">
      <w:pPr>
        <w:rPr>
          <w:sz w:val="20"/>
          <w:szCs w:val="20"/>
        </w:rPr>
      </w:pPr>
      <w:r w:rsidRPr="00437B91">
        <w:rPr>
          <w:sz w:val="20"/>
          <w:szCs w:val="20"/>
        </w:rPr>
        <w:t>The CH effect is applied only once (unless the attacker receives a PB and must therefore move forward to the attack again with another Contact Command).  The second effect continues to be applied until the Defender receives a PB or R result and is driven back from the feature.</w:t>
      </w:r>
    </w:p>
    <w:p w14:paraId="7EEE9794" w14:textId="77777777" w:rsidR="00C0475E" w:rsidRPr="00437B91" w:rsidRDefault="00C0475E" w:rsidP="00C0475E">
      <w:pPr>
        <w:rPr>
          <w:sz w:val="20"/>
          <w:szCs w:val="20"/>
        </w:rPr>
      </w:pPr>
    </w:p>
    <w:p w14:paraId="2239F317" w14:textId="77777777" w:rsidR="00C0475E" w:rsidRDefault="00C0475E" w:rsidP="00C0475E">
      <w:pPr>
        <w:pStyle w:val="ListParagraph"/>
        <w:numPr>
          <w:ilvl w:val="2"/>
          <w:numId w:val="3"/>
        </w:numPr>
        <w:rPr>
          <w:b/>
          <w:szCs w:val="20"/>
          <w:u w:val="single"/>
        </w:rPr>
      </w:pPr>
      <w:r w:rsidRPr="0046192E">
        <w:rPr>
          <w:b/>
          <w:szCs w:val="20"/>
          <w:u w:val="single"/>
        </w:rPr>
        <w:t>NON-LINEAR TERRAIN</w:t>
      </w:r>
    </w:p>
    <w:p w14:paraId="382A5A64" w14:textId="77777777" w:rsidR="00640731" w:rsidRDefault="00640731" w:rsidP="00640731">
      <w:pPr>
        <w:rPr>
          <w:b/>
          <w:szCs w:val="20"/>
          <w:u w:val="single"/>
        </w:rPr>
      </w:pPr>
    </w:p>
    <w:p w14:paraId="288CDEC3" w14:textId="77777777" w:rsidR="00640731" w:rsidRPr="00B77891" w:rsidRDefault="00640731" w:rsidP="00640731">
      <w:pPr>
        <w:rPr>
          <w:sz w:val="20"/>
          <w:szCs w:val="20"/>
        </w:rPr>
      </w:pPr>
      <w:r w:rsidRPr="00B77891">
        <w:rPr>
          <w:sz w:val="20"/>
          <w:szCs w:val="20"/>
        </w:rPr>
        <w:t xml:space="preserve">Units in this Units in this terrain, </w:t>
      </w:r>
      <w:r w:rsidRPr="00B77891">
        <w:rPr>
          <w:b/>
          <w:sz w:val="20"/>
          <w:szCs w:val="20"/>
        </w:rPr>
        <w:t>other than built up</w:t>
      </w:r>
      <w:r w:rsidRPr="00B77891">
        <w:rPr>
          <w:sz w:val="20"/>
          <w:szCs w:val="20"/>
        </w:rPr>
        <w:t>, may decide to deploy and fight on /near the edge of the terrain or inside it in any permitted formation.  If the former then the attacker takes the relevant Order Effect when he moves to contact (so D+ for Tight troops in Brush).  If the latter they takes the effect when they move into the terrain on a Move order, and take it a second time when they melee using a Contact order.  Thereafter the battle can swing backward and forward in  the brush, with all movement (including PB and R results) taking applicable Order Effect.</w:t>
      </w:r>
    </w:p>
    <w:p w14:paraId="000814D4" w14:textId="77777777" w:rsidR="00640731" w:rsidRPr="00640731" w:rsidRDefault="00640731" w:rsidP="00640731">
      <w:pPr>
        <w:rPr>
          <w:b/>
          <w:szCs w:val="20"/>
          <w:u w:val="single"/>
        </w:rPr>
      </w:pPr>
    </w:p>
    <w:p w14:paraId="41328E82" w14:textId="10BB6103" w:rsidR="00640731" w:rsidRDefault="00640731" w:rsidP="00C0475E">
      <w:pPr>
        <w:pStyle w:val="ListParagraph"/>
        <w:numPr>
          <w:ilvl w:val="2"/>
          <w:numId w:val="3"/>
        </w:numPr>
        <w:rPr>
          <w:b/>
          <w:szCs w:val="20"/>
          <w:u w:val="single"/>
        </w:rPr>
      </w:pPr>
      <w:r>
        <w:rPr>
          <w:b/>
          <w:color w:val="FF0000"/>
          <w:szCs w:val="20"/>
          <w:u w:val="single"/>
        </w:rPr>
        <w:t>HEAVY</w:t>
      </w:r>
      <w:r w:rsidRPr="00816C32">
        <w:rPr>
          <w:b/>
          <w:color w:val="FF0000"/>
          <w:szCs w:val="20"/>
          <w:u w:val="single"/>
        </w:rPr>
        <w:t xml:space="preserve"> TERRAIN</w:t>
      </w:r>
    </w:p>
    <w:p w14:paraId="242F899B" w14:textId="77777777" w:rsidR="00C0475E" w:rsidRDefault="00C0475E" w:rsidP="00C0475E">
      <w:pPr>
        <w:rPr>
          <w:b/>
          <w:szCs w:val="20"/>
          <w:u w:val="single"/>
        </w:rPr>
      </w:pPr>
    </w:p>
    <w:p w14:paraId="07F41721" w14:textId="0850EC7D" w:rsidR="00C0475E" w:rsidRDefault="00640731" w:rsidP="00C0475E">
      <w:pPr>
        <w:rPr>
          <w:sz w:val="20"/>
          <w:szCs w:val="20"/>
        </w:rPr>
      </w:pPr>
      <w:r>
        <w:rPr>
          <w:sz w:val="20"/>
          <w:szCs w:val="20"/>
        </w:rPr>
        <w:lastRenderedPageBreak/>
        <w:t>This terrain is Severe, Woods and Marsh.  It is extremely difficult for normal units to operate in and should be used with care in battle scenarios so the following special rules apply:</w:t>
      </w:r>
    </w:p>
    <w:p w14:paraId="0EF8BBEC" w14:textId="77777777" w:rsidR="00640731" w:rsidRDefault="00640731" w:rsidP="00C0475E">
      <w:pPr>
        <w:rPr>
          <w:sz w:val="20"/>
          <w:szCs w:val="20"/>
        </w:rPr>
      </w:pPr>
    </w:p>
    <w:p w14:paraId="089E4FF2" w14:textId="0F94E7AA" w:rsidR="00640731" w:rsidRDefault="00640731" w:rsidP="00640731">
      <w:pPr>
        <w:pStyle w:val="ListParagraph"/>
        <w:numPr>
          <w:ilvl w:val="0"/>
          <w:numId w:val="56"/>
        </w:numPr>
        <w:rPr>
          <w:sz w:val="20"/>
          <w:szCs w:val="20"/>
        </w:rPr>
      </w:pPr>
      <w:r w:rsidRPr="00640731">
        <w:rPr>
          <w:b/>
          <w:bCs/>
          <w:sz w:val="20"/>
          <w:szCs w:val="20"/>
        </w:rPr>
        <w:t xml:space="preserve">Standard </w:t>
      </w:r>
      <w:r w:rsidR="007458B5">
        <w:rPr>
          <w:b/>
          <w:bCs/>
          <w:sz w:val="20"/>
          <w:szCs w:val="20"/>
        </w:rPr>
        <w:t>medium or heavy</w:t>
      </w:r>
      <w:r w:rsidR="00075765">
        <w:rPr>
          <w:b/>
          <w:bCs/>
          <w:sz w:val="20"/>
          <w:szCs w:val="20"/>
        </w:rPr>
        <w:t xml:space="preserve"> </w:t>
      </w:r>
      <w:r w:rsidR="00117B11">
        <w:rPr>
          <w:b/>
          <w:bCs/>
          <w:sz w:val="20"/>
          <w:szCs w:val="20"/>
        </w:rPr>
        <w:t xml:space="preserve">units </w:t>
      </w:r>
      <w:r w:rsidRPr="00640731">
        <w:rPr>
          <w:b/>
          <w:bCs/>
          <w:sz w:val="20"/>
          <w:szCs w:val="20"/>
        </w:rPr>
        <w:t>(</w:t>
      </w:r>
      <w:r w:rsidR="00117B11">
        <w:rPr>
          <w:b/>
          <w:bCs/>
          <w:sz w:val="20"/>
          <w:szCs w:val="20"/>
        </w:rPr>
        <w:t>except</w:t>
      </w:r>
      <w:r w:rsidRPr="00640731">
        <w:rPr>
          <w:b/>
          <w:bCs/>
          <w:sz w:val="20"/>
          <w:szCs w:val="20"/>
        </w:rPr>
        <w:t xml:space="preserve"> STL / Hog</w:t>
      </w:r>
      <w:r w:rsidR="007B7FF8">
        <w:rPr>
          <w:b/>
          <w:bCs/>
          <w:sz w:val="20"/>
          <w:szCs w:val="20"/>
        </w:rPr>
        <w:t xml:space="preserve"> / Shen</w:t>
      </w:r>
      <w:r>
        <w:rPr>
          <w:sz w:val="20"/>
          <w:szCs w:val="20"/>
        </w:rPr>
        <w:t xml:space="preserve">) </w:t>
      </w:r>
      <w:r w:rsidR="007B7FF8">
        <w:rPr>
          <w:sz w:val="20"/>
          <w:szCs w:val="20"/>
        </w:rPr>
        <w:t xml:space="preserve">need to be give a Formation Command  to enter this terrain.  </w:t>
      </w:r>
      <w:r w:rsidR="007B7FF8" w:rsidRPr="00117B11">
        <w:rPr>
          <w:sz w:val="20"/>
          <w:szCs w:val="20"/>
        </w:rPr>
        <w:t xml:space="preserve">They </w:t>
      </w:r>
      <w:r w:rsidRPr="00117B11">
        <w:rPr>
          <w:sz w:val="20"/>
          <w:szCs w:val="20"/>
        </w:rPr>
        <w:t>are treated as being in Anklets for melee</w:t>
      </w:r>
      <w:r w:rsidR="00117B11" w:rsidRPr="00117B11">
        <w:rPr>
          <w:sz w:val="20"/>
          <w:szCs w:val="20"/>
        </w:rPr>
        <w:t>.  They have a multiplier of 1. They are loose for missile</w:t>
      </w:r>
      <w:r w:rsidRPr="00117B11">
        <w:rPr>
          <w:sz w:val="20"/>
          <w:szCs w:val="20"/>
        </w:rPr>
        <w:t xml:space="preserve"> cover purpose</w:t>
      </w:r>
      <w:r w:rsidR="00117B11" w:rsidRPr="00117B11">
        <w:rPr>
          <w:sz w:val="20"/>
          <w:szCs w:val="20"/>
        </w:rPr>
        <w:t>s.  N</w:t>
      </w:r>
      <w:r>
        <w:rPr>
          <w:sz w:val="20"/>
          <w:szCs w:val="20"/>
        </w:rPr>
        <w:t>aturally they are not really Anklets i</w:t>
      </w:r>
      <w:r w:rsidR="007B7FF8">
        <w:rPr>
          <w:sz w:val="20"/>
          <w:szCs w:val="20"/>
        </w:rPr>
        <w:t>f they are real</w:t>
      </w:r>
      <w:r>
        <w:rPr>
          <w:sz w:val="20"/>
          <w:szCs w:val="20"/>
        </w:rPr>
        <w:t xml:space="preserve"> troops</w:t>
      </w:r>
      <w:r w:rsidR="00A03F13">
        <w:rPr>
          <w:sz w:val="20"/>
          <w:szCs w:val="20"/>
        </w:rPr>
        <w:t>.</w:t>
      </w:r>
      <w:r w:rsidR="00916A55">
        <w:rPr>
          <w:sz w:val="20"/>
          <w:szCs w:val="20"/>
        </w:rPr>
        <w:t xml:space="preserve">  Under no circumstances must Keneng refer to Hogs as being in Anklets unless they want to see a Hog cookpot from the inside  -  large, smelly bulldozers is much safer . . .</w:t>
      </w:r>
    </w:p>
    <w:p w14:paraId="7A637AB8" w14:textId="18CBD4A3" w:rsidR="00640731" w:rsidRDefault="00640731" w:rsidP="00640731">
      <w:pPr>
        <w:pStyle w:val="ListParagraph"/>
        <w:numPr>
          <w:ilvl w:val="0"/>
          <w:numId w:val="56"/>
        </w:numPr>
        <w:rPr>
          <w:sz w:val="20"/>
          <w:szCs w:val="20"/>
        </w:rPr>
      </w:pPr>
      <w:r w:rsidRPr="009A6D86">
        <w:rPr>
          <w:b/>
          <w:bCs/>
          <w:sz w:val="20"/>
          <w:szCs w:val="20"/>
        </w:rPr>
        <w:t>To exit the terrain</w:t>
      </w:r>
      <w:r>
        <w:rPr>
          <w:sz w:val="20"/>
          <w:szCs w:val="20"/>
        </w:rPr>
        <w:t xml:space="preserve"> they must be issued a Formation command then a move command in the same Cycle.  They can then exit in any desired formation</w:t>
      </w:r>
      <w:r w:rsidR="00E81F5D">
        <w:rPr>
          <w:sz w:val="20"/>
          <w:szCs w:val="20"/>
        </w:rPr>
        <w:t xml:space="preserve"> forming up 50mm from the edge of the terrain.</w:t>
      </w:r>
    </w:p>
    <w:p w14:paraId="1110BE6F" w14:textId="1115374A" w:rsidR="00E81F5D" w:rsidRDefault="00E81F5D" w:rsidP="00640731">
      <w:pPr>
        <w:pStyle w:val="ListParagraph"/>
        <w:numPr>
          <w:ilvl w:val="0"/>
          <w:numId w:val="56"/>
        </w:numPr>
        <w:rPr>
          <w:sz w:val="20"/>
          <w:szCs w:val="20"/>
        </w:rPr>
      </w:pPr>
      <w:r w:rsidRPr="009A6D86">
        <w:rPr>
          <w:b/>
          <w:bCs/>
          <w:sz w:val="20"/>
          <w:szCs w:val="20"/>
        </w:rPr>
        <w:t>Abuse</w:t>
      </w:r>
      <w:r>
        <w:rPr>
          <w:sz w:val="20"/>
          <w:szCs w:val="20"/>
        </w:rPr>
        <w:t xml:space="preserve">  -  If this means that a unit accelerates through the terrain</w:t>
      </w:r>
      <w:r w:rsidR="009A6D86">
        <w:rPr>
          <w:sz w:val="20"/>
          <w:szCs w:val="20"/>
        </w:rPr>
        <w:t xml:space="preserve"> it must have a turn where it does not receive a Move command.  Play with common sense.</w:t>
      </w:r>
    </w:p>
    <w:p w14:paraId="023784B3" w14:textId="1AF03C59" w:rsidR="00075765" w:rsidRDefault="00075765" w:rsidP="00640731">
      <w:pPr>
        <w:pStyle w:val="ListParagraph"/>
        <w:numPr>
          <w:ilvl w:val="0"/>
          <w:numId w:val="56"/>
        </w:numPr>
        <w:rPr>
          <w:sz w:val="20"/>
          <w:szCs w:val="20"/>
        </w:rPr>
      </w:pPr>
      <w:r w:rsidRPr="005E23C0">
        <w:rPr>
          <w:b/>
          <w:bCs/>
          <w:sz w:val="20"/>
          <w:szCs w:val="20"/>
        </w:rPr>
        <w:t xml:space="preserve">Light units </w:t>
      </w:r>
      <w:r>
        <w:rPr>
          <w:sz w:val="20"/>
          <w:szCs w:val="20"/>
        </w:rPr>
        <w:t xml:space="preserve">may enter Severe and Woods in </w:t>
      </w:r>
      <w:r w:rsidR="00117B11">
        <w:rPr>
          <w:sz w:val="20"/>
          <w:szCs w:val="20"/>
        </w:rPr>
        <w:t xml:space="preserve"> Formations 14 or 3 without any further Formation Command.</w:t>
      </w:r>
    </w:p>
    <w:p w14:paraId="433F5E30" w14:textId="09D07B00" w:rsidR="00640731" w:rsidRDefault="00640731" w:rsidP="00640731">
      <w:pPr>
        <w:pStyle w:val="ListParagraph"/>
        <w:numPr>
          <w:ilvl w:val="0"/>
          <w:numId w:val="56"/>
        </w:numPr>
        <w:rPr>
          <w:sz w:val="20"/>
          <w:szCs w:val="20"/>
        </w:rPr>
      </w:pPr>
      <w:r w:rsidRPr="00640731">
        <w:rPr>
          <w:b/>
          <w:bCs/>
          <w:sz w:val="20"/>
          <w:szCs w:val="20"/>
        </w:rPr>
        <w:t>Hogs in Marsh</w:t>
      </w:r>
      <w:r>
        <w:rPr>
          <w:sz w:val="20"/>
          <w:szCs w:val="20"/>
        </w:rPr>
        <w:t xml:space="preserve"> are governed by </w:t>
      </w:r>
      <w:r>
        <w:rPr>
          <w:sz w:val="20"/>
          <w:szCs w:val="20"/>
        </w:rPr>
        <w:fldChar w:fldCharType="begin"/>
      </w:r>
      <w:r>
        <w:rPr>
          <w:sz w:val="20"/>
          <w:szCs w:val="20"/>
        </w:rPr>
        <w:instrText xml:space="preserve"> REF _Ref160992544 \r \h </w:instrText>
      </w:r>
      <w:r>
        <w:rPr>
          <w:sz w:val="20"/>
          <w:szCs w:val="20"/>
        </w:rPr>
      </w:r>
      <w:r>
        <w:rPr>
          <w:sz w:val="20"/>
          <w:szCs w:val="20"/>
        </w:rPr>
        <w:fldChar w:fldCharType="separate"/>
      </w:r>
      <w:r w:rsidR="00996996">
        <w:rPr>
          <w:sz w:val="20"/>
          <w:szCs w:val="20"/>
        </w:rPr>
        <w:t>O.3.2</w:t>
      </w:r>
      <w:r>
        <w:rPr>
          <w:sz w:val="20"/>
          <w:szCs w:val="20"/>
        </w:rPr>
        <w:fldChar w:fldCharType="end"/>
      </w:r>
      <w:r>
        <w:rPr>
          <w:sz w:val="20"/>
          <w:szCs w:val="20"/>
        </w:rPr>
        <w:t xml:space="preserve"> </w:t>
      </w:r>
      <w:r>
        <w:rPr>
          <w:sz w:val="20"/>
          <w:szCs w:val="20"/>
        </w:rPr>
        <w:fldChar w:fldCharType="begin"/>
      </w:r>
      <w:r>
        <w:rPr>
          <w:sz w:val="20"/>
          <w:szCs w:val="20"/>
        </w:rPr>
        <w:instrText xml:space="preserve"> REF _Ref160992544 \h </w:instrText>
      </w:r>
      <w:r>
        <w:rPr>
          <w:sz w:val="20"/>
          <w:szCs w:val="20"/>
        </w:rPr>
      </w:r>
      <w:r>
        <w:rPr>
          <w:sz w:val="20"/>
          <w:szCs w:val="20"/>
        </w:rPr>
        <w:fldChar w:fldCharType="separate"/>
      </w:r>
      <w:r w:rsidR="00996996">
        <w:rPr>
          <w:b/>
          <w:sz w:val="22"/>
          <w:szCs w:val="20"/>
          <w:u w:val="single"/>
        </w:rPr>
        <w:t>MARSHES</w:t>
      </w:r>
      <w:r>
        <w:rPr>
          <w:sz w:val="20"/>
          <w:szCs w:val="20"/>
        </w:rPr>
        <w:fldChar w:fldCharType="end"/>
      </w:r>
      <w:r>
        <w:rPr>
          <w:sz w:val="20"/>
          <w:szCs w:val="20"/>
        </w:rPr>
        <w:t xml:space="preserve">.  </w:t>
      </w:r>
    </w:p>
    <w:p w14:paraId="3315AADE" w14:textId="356BF864" w:rsidR="007B7FF8" w:rsidRDefault="007B7FF8" w:rsidP="00640731">
      <w:pPr>
        <w:pStyle w:val="ListParagraph"/>
        <w:numPr>
          <w:ilvl w:val="0"/>
          <w:numId w:val="56"/>
        </w:numPr>
        <w:rPr>
          <w:sz w:val="20"/>
          <w:szCs w:val="20"/>
        </w:rPr>
      </w:pPr>
      <w:r>
        <w:rPr>
          <w:b/>
          <w:bCs/>
          <w:sz w:val="20"/>
          <w:szCs w:val="20"/>
        </w:rPr>
        <w:t xml:space="preserve">Shen in Severe and Woods </w:t>
      </w:r>
      <w:r w:rsidR="007458B5">
        <w:rPr>
          <w:b/>
          <w:bCs/>
          <w:sz w:val="20"/>
          <w:szCs w:val="20"/>
        </w:rPr>
        <w:t xml:space="preserve">are governed by </w:t>
      </w:r>
      <w:r w:rsidR="007458B5">
        <w:rPr>
          <w:b/>
          <w:bCs/>
          <w:sz w:val="20"/>
          <w:szCs w:val="20"/>
        </w:rPr>
        <w:fldChar w:fldCharType="begin"/>
      </w:r>
      <w:r w:rsidR="007458B5">
        <w:rPr>
          <w:b/>
          <w:bCs/>
          <w:sz w:val="20"/>
          <w:szCs w:val="20"/>
        </w:rPr>
        <w:instrText xml:space="preserve"> REF _Ref172243457 \r \h </w:instrText>
      </w:r>
      <w:r w:rsidR="007458B5">
        <w:rPr>
          <w:b/>
          <w:bCs/>
          <w:sz w:val="20"/>
          <w:szCs w:val="20"/>
        </w:rPr>
      </w:r>
      <w:r w:rsidR="007458B5">
        <w:rPr>
          <w:b/>
          <w:bCs/>
          <w:sz w:val="20"/>
          <w:szCs w:val="20"/>
        </w:rPr>
        <w:fldChar w:fldCharType="separate"/>
      </w:r>
      <w:r w:rsidR="00996996">
        <w:rPr>
          <w:b/>
          <w:bCs/>
          <w:sz w:val="20"/>
          <w:szCs w:val="20"/>
        </w:rPr>
        <w:t>O.4.3</w:t>
      </w:r>
      <w:r w:rsidR="007458B5">
        <w:rPr>
          <w:b/>
          <w:bCs/>
          <w:sz w:val="20"/>
          <w:szCs w:val="20"/>
        </w:rPr>
        <w:fldChar w:fldCharType="end"/>
      </w:r>
      <w:r w:rsidR="007458B5">
        <w:rPr>
          <w:b/>
          <w:bCs/>
          <w:sz w:val="20"/>
          <w:szCs w:val="20"/>
        </w:rPr>
        <w:t>.</w:t>
      </w:r>
    </w:p>
    <w:p w14:paraId="2667DF24" w14:textId="232DF008" w:rsidR="00640731" w:rsidRPr="00E81F5D" w:rsidRDefault="00640731" w:rsidP="00640731">
      <w:pPr>
        <w:pStyle w:val="ListParagraph"/>
        <w:numPr>
          <w:ilvl w:val="0"/>
          <w:numId w:val="56"/>
        </w:numPr>
        <w:rPr>
          <w:sz w:val="22"/>
          <w:szCs w:val="22"/>
        </w:rPr>
      </w:pPr>
      <w:r>
        <w:rPr>
          <w:b/>
          <w:bCs/>
          <w:sz w:val="20"/>
          <w:szCs w:val="20"/>
        </w:rPr>
        <w:t xml:space="preserve">STL units in Severe and Woods </w:t>
      </w:r>
      <w:r w:rsidRPr="00640731">
        <w:rPr>
          <w:sz w:val="20"/>
          <w:szCs w:val="20"/>
        </w:rPr>
        <w:t xml:space="preserve">are governed </w:t>
      </w:r>
      <w:r w:rsidRPr="00640731">
        <w:rPr>
          <w:sz w:val="22"/>
          <w:szCs w:val="22"/>
        </w:rPr>
        <w:t>by</w:t>
      </w:r>
      <w:r w:rsidRPr="00640731">
        <w:rPr>
          <w:b/>
          <w:bCs/>
          <w:sz w:val="22"/>
          <w:szCs w:val="22"/>
        </w:rPr>
        <w:t xml:space="preserve"> </w:t>
      </w:r>
      <w:r w:rsidRPr="00640731">
        <w:rPr>
          <w:b/>
          <w:bCs/>
          <w:sz w:val="22"/>
          <w:szCs w:val="22"/>
        </w:rPr>
        <w:fldChar w:fldCharType="begin"/>
      </w:r>
      <w:r w:rsidRPr="00640731">
        <w:rPr>
          <w:b/>
          <w:bCs/>
          <w:sz w:val="22"/>
          <w:szCs w:val="22"/>
        </w:rPr>
        <w:instrText xml:space="preserve"> REF _Ref486032927 \r \h  \* MERGEFORMAT </w:instrText>
      </w:r>
      <w:r w:rsidRPr="00640731">
        <w:rPr>
          <w:b/>
          <w:bCs/>
          <w:sz w:val="22"/>
          <w:szCs w:val="22"/>
        </w:rPr>
      </w:r>
      <w:r w:rsidRPr="00640731">
        <w:rPr>
          <w:b/>
          <w:bCs/>
          <w:sz w:val="22"/>
          <w:szCs w:val="22"/>
        </w:rPr>
        <w:fldChar w:fldCharType="separate"/>
      </w:r>
      <w:r w:rsidR="00996996">
        <w:rPr>
          <w:b/>
          <w:bCs/>
          <w:sz w:val="22"/>
          <w:szCs w:val="22"/>
        </w:rPr>
        <w:t>O9</w:t>
      </w:r>
      <w:r w:rsidRPr="00640731">
        <w:rPr>
          <w:b/>
          <w:bCs/>
          <w:sz w:val="22"/>
          <w:szCs w:val="22"/>
        </w:rPr>
        <w:fldChar w:fldCharType="end"/>
      </w:r>
      <w:r w:rsidRPr="00640731">
        <w:rPr>
          <w:b/>
          <w:bCs/>
          <w:sz w:val="22"/>
          <w:szCs w:val="22"/>
        </w:rPr>
        <w:t xml:space="preserve"> </w:t>
      </w:r>
      <w:r w:rsidRPr="00640731">
        <w:rPr>
          <w:b/>
          <w:bCs/>
          <w:sz w:val="22"/>
          <w:szCs w:val="22"/>
        </w:rPr>
        <w:fldChar w:fldCharType="begin"/>
      </w:r>
      <w:r w:rsidRPr="00640731">
        <w:rPr>
          <w:b/>
          <w:bCs/>
          <w:sz w:val="22"/>
          <w:szCs w:val="22"/>
        </w:rPr>
        <w:instrText xml:space="preserve"> REF _Ref486032927 \h  \* MERGEFORMAT </w:instrText>
      </w:r>
      <w:r w:rsidRPr="00640731">
        <w:rPr>
          <w:b/>
          <w:bCs/>
          <w:sz w:val="22"/>
          <w:szCs w:val="22"/>
        </w:rPr>
      </w:r>
      <w:r w:rsidRPr="00640731">
        <w:rPr>
          <w:b/>
          <w:bCs/>
          <w:sz w:val="22"/>
          <w:szCs w:val="22"/>
        </w:rPr>
        <w:fldChar w:fldCharType="separate"/>
      </w:r>
      <w:r w:rsidR="00996996" w:rsidRPr="00996996">
        <w:rPr>
          <w:b/>
          <w:sz w:val="22"/>
          <w:szCs w:val="22"/>
          <w:u w:val="single"/>
        </w:rPr>
        <w:t>SPECIAL TERRAIN LEGIONS (STL)</w:t>
      </w:r>
      <w:r w:rsidRPr="00640731">
        <w:rPr>
          <w:b/>
          <w:bCs/>
          <w:sz w:val="22"/>
          <w:szCs w:val="22"/>
        </w:rPr>
        <w:fldChar w:fldCharType="end"/>
      </w:r>
      <w:r>
        <w:rPr>
          <w:b/>
          <w:bCs/>
          <w:sz w:val="22"/>
          <w:szCs w:val="22"/>
        </w:rPr>
        <w:t>.</w:t>
      </w:r>
    </w:p>
    <w:p w14:paraId="515D649A" w14:textId="023A3FEC" w:rsidR="008C3C3C" w:rsidRPr="00DF3185" w:rsidRDefault="008C3C3C" w:rsidP="00640731">
      <w:pPr>
        <w:pStyle w:val="ListParagraph"/>
        <w:numPr>
          <w:ilvl w:val="0"/>
          <w:numId w:val="56"/>
        </w:numPr>
        <w:rPr>
          <w:sz w:val="22"/>
          <w:szCs w:val="22"/>
          <w:highlight w:val="yellow"/>
        </w:rPr>
      </w:pPr>
      <w:r w:rsidRPr="00857881">
        <w:rPr>
          <w:b/>
          <w:bCs/>
          <w:sz w:val="22"/>
          <w:szCs w:val="22"/>
          <w:highlight w:val="yellow"/>
        </w:rPr>
        <w:t>Trial</w:t>
      </w:r>
      <w:r w:rsidRPr="00857881">
        <w:rPr>
          <w:sz w:val="22"/>
          <w:szCs w:val="22"/>
          <w:highlight w:val="yellow"/>
        </w:rPr>
        <w:t xml:space="preserve">  </w:t>
      </w:r>
      <w:r w:rsidRPr="00DF3185">
        <w:rPr>
          <w:sz w:val="20"/>
          <w:szCs w:val="20"/>
          <w:highlight w:val="yellow"/>
        </w:rPr>
        <w:t xml:space="preserve">- if there is </w:t>
      </w:r>
      <w:r w:rsidR="00DF3185" w:rsidRPr="00DF3185">
        <w:rPr>
          <w:sz w:val="20"/>
          <w:szCs w:val="20"/>
          <w:highlight w:val="yellow"/>
        </w:rPr>
        <w:t xml:space="preserve">already </w:t>
      </w:r>
      <w:r w:rsidRPr="00DF3185">
        <w:rPr>
          <w:sz w:val="20"/>
          <w:szCs w:val="20"/>
          <w:highlight w:val="yellow"/>
        </w:rPr>
        <w:t xml:space="preserve">a unit in the severe terrain </w:t>
      </w:r>
      <w:r w:rsidR="00DF3185" w:rsidRPr="00DF3185">
        <w:rPr>
          <w:sz w:val="20"/>
          <w:szCs w:val="20"/>
          <w:highlight w:val="yellow"/>
        </w:rPr>
        <w:t xml:space="preserve">you want to enter </w:t>
      </w:r>
      <w:r w:rsidRPr="00DF3185">
        <w:rPr>
          <w:sz w:val="20"/>
          <w:szCs w:val="20"/>
          <w:highlight w:val="yellow"/>
        </w:rPr>
        <w:t>then</w:t>
      </w:r>
      <w:r w:rsidR="00DF3185" w:rsidRPr="00DF3185">
        <w:rPr>
          <w:sz w:val="20"/>
          <w:szCs w:val="20"/>
          <w:highlight w:val="yellow"/>
        </w:rPr>
        <w:t xml:space="preserve"> you</w:t>
      </w:r>
      <w:r w:rsidRPr="00DF3185">
        <w:rPr>
          <w:sz w:val="20"/>
          <w:szCs w:val="20"/>
          <w:highlight w:val="yellow"/>
        </w:rPr>
        <w:t xml:space="preserve"> must </w:t>
      </w:r>
      <w:r w:rsidR="00DF3185" w:rsidRPr="00DF3185">
        <w:rPr>
          <w:sz w:val="20"/>
          <w:szCs w:val="20"/>
          <w:highlight w:val="yellow"/>
        </w:rPr>
        <w:t xml:space="preserve">issue a Contact (after any required Formation Command) </w:t>
      </w:r>
      <w:r w:rsidRPr="00DF3185">
        <w:rPr>
          <w:sz w:val="20"/>
          <w:szCs w:val="20"/>
          <w:highlight w:val="yellow"/>
        </w:rPr>
        <w:t>to enter</w:t>
      </w:r>
      <w:r w:rsidR="00DF3185" w:rsidRPr="00DF3185">
        <w:rPr>
          <w:sz w:val="20"/>
          <w:szCs w:val="20"/>
          <w:highlight w:val="yellow"/>
        </w:rPr>
        <w:t xml:space="preserve"> followed by melee.</w:t>
      </w:r>
      <w:r w:rsidRPr="00DF3185">
        <w:rPr>
          <w:sz w:val="20"/>
          <w:szCs w:val="20"/>
          <w:highlight w:val="yellow"/>
        </w:rPr>
        <w:t xml:space="preserve">  You cannot have two opposing</w:t>
      </w:r>
      <w:r w:rsidR="00DF3185" w:rsidRPr="00DF3185">
        <w:rPr>
          <w:sz w:val="20"/>
          <w:szCs w:val="20"/>
          <w:highlight w:val="yellow"/>
        </w:rPr>
        <w:t xml:space="preserve"> units in the same Heavy Terrain unless in melee.  If a unit gets a PB or R result it is placed </w:t>
      </w:r>
      <w:r w:rsidR="00857881">
        <w:rPr>
          <w:sz w:val="20"/>
          <w:szCs w:val="20"/>
          <w:highlight w:val="yellow"/>
        </w:rPr>
        <w:t xml:space="preserve">50mm </w:t>
      </w:r>
      <w:r w:rsidR="00DF3185" w:rsidRPr="00DF3185">
        <w:rPr>
          <w:sz w:val="20"/>
          <w:szCs w:val="20"/>
          <w:highlight w:val="yellow"/>
        </w:rPr>
        <w:t>outside the terrain in the same formtion (typically Anklets</w:t>
      </w:r>
      <w:r w:rsidR="00DF3185">
        <w:rPr>
          <w:sz w:val="20"/>
          <w:szCs w:val="20"/>
          <w:highlight w:val="yellow"/>
        </w:rPr>
        <w:t xml:space="preserve"> unless STL etc</w:t>
      </w:r>
      <w:r w:rsidR="00DF3185" w:rsidRPr="00DF3185">
        <w:rPr>
          <w:sz w:val="20"/>
          <w:szCs w:val="20"/>
          <w:highlight w:val="yellow"/>
        </w:rPr>
        <w:t>).</w:t>
      </w:r>
    </w:p>
    <w:p w14:paraId="0DB05231" w14:textId="77777777" w:rsidR="00857881" w:rsidRDefault="00DF3185" w:rsidP="00DF3185">
      <w:pPr>
        <w:pStyle w:val="ListParagraph"/>
        <w:ind w:left="1080"/>
        <w:rPr>
          <w:sz w:val="20"/>
          <w:szCs w:val="20"/>
          <w:highlight w:val="yellow"/>
        </w:rPr>
      </w:pPr>
      <w:r>
        <w:rPr>
          <w:sz w:val="20"/>
          <w:szCs w:val="20"/>
          <w:highlight w:val="yellow"/>
        </w:rPr>
        <w:t>In th</w:t>
      </w:r>
      <w:r w:rsidR="00857881">
        <w:rPr>
          <w:sz w:val="20"/>
          <w:szCs w:val="20"/>
          <w:highlight w:val="yellow"/>
        </w:rPr>
        <w:t>is</w:t>
      </w:r>
      <w:r>
        <w:rPr>
          <w:sz w:val="20"/>
          <w:szCs w:val="20"/>
          <w:highlight w:val="yellow"/>
        </w:rPr>
        <w:t xml:space="preserve"> unhappy case</w:t>
      </w:r>
      <w:r w:rsidR="00857881">
        <w:rPr>
          <w:sz w:val="20"/>
          <w:szCs w:val="20"/>
          <w:highlight w:val="yellow"/>
        </w:rPr>
        <w:t>:</w:t>
      </w:r>
    </w:p>
    <w:p w14:paraId="2CF60710" w14:textId="77777777" w:rsidR="00857881" w:rsidRDefault="00857881" w:rsidP="00857881">
      <w:pPr>
        <w:pStyle w:val="ListParagraph"/>
        <w:ind w:left="1080" w:firstLine="360"/>
        <w:rPr>
          <w:sz w:val="20"/>
          <w:szCs w:val="20"/>
          <w:highlight w:val="yellow"/>
        </w:rPr>
      </w:pPr>
      <w:r>
        <w:rPr>
          <w:sz w:val="20"/>
          <w:szCs w:val="20"/>
          <w:highlight w:val="yellow"/>
        </w:rPr>
        <w:t>They have no Close Zone</w:t>
      </w:r>
    </w:p>
    <w:p w14:paraId="2B5E5D53" w14:textId="5324AE16" w:rsidR="00DF3185" w:rsidRDefault="00857881" w:rsidP="00857881">
      <w:pPr>
        <w:pStyle w:val="ListParagraph"/>
        <w:ind w:left="1440"/>
        <w:rPr>
          <w:sz w:val="20"/>
          <w:szCs w:val="20"/>
          <w:highlight w:val="yellow"/>
        </w:rPr>
      </w:pPr>
      <w:r>
        <w:rPr>
          <w:sz w:val="20"/>
          <w:szCs w:val="20"/>
          <w:highlight w:val="yellow"/>
        </w:rPr>
        <w:t>A</w:t>
      </w:r>
      <w:r w:rsidR="00DF3185">
        <w:rPr>
          <w:sz w:val="20"/>
          <w:szCs w:val="20"/>
          <w:highlight w:val="yellow"/>
        </w:rPr>
        <w:t xml:space="preserve"> Heavy or Medium Unit in standard formation </w:t>
      </w:r>
      <w:r>
        <w:rPr>
          <w:sz w:val="20"/>
          <w:szCs w:val="20"/>
          <w:highlight w:val="yellow"/>
        </w:rPr>
        <w:t xml:space="preserve">can melee them without a Contact command (though can use one should they want).  </w:t>
      </w:r>
    </w:p>
    <w:p w14:paraId="0399EE41" w14:textId="0B8187CF" w:rsidR="00857881" w:rsidRPr="00DF3185" w:rsidRDefault="00857881" w:rsidP="00857881">
      <w:pPr>
        <w:pStyle w:val="ListParagraph"/>
        <w:ind w:left="1080" w:firstLine="360"/>
        <w:rPr>
          <w:sz w:val="22"/>
          <w:szCs w:val="22"/>
          <w:highlight w:val="yellow"/>
        </w:rPr>
      </w:pPr>
      <w:r>
        <w:rPr>
          <w:sz w:val="20"/>
          <w:szCs w:val="20"/>
          <w:highlight w:val="yellow"/>
        </w:rPr>
        <w:t>For the melee they will have a Formation multiplier of 1 and the attacker 7.</w:t>
      </w:r>
    </w:p>
    <w:p w14:paraId="15027AD9" w14:textId="5B3D1245" w:rsidR="00640731" w:rsidRDefault="00640731" w:rsidP="00A75230">
      <w:pPr>
        <w:pStyle w:val="ListParagraph"/>
        <w:ind w:left="1080"/>
        <w:rPr>
          <w:sz w:val="22"/>
          <w:szCs w:val="22"/>
        </w:rPr>
      </w:pPr>
    </w:p>
    <w:p w14:paraId="599F968E" w14:textId="086280E9" w:rsidR="00857881" w:rsidRPr="00857881" w:rsidRDefault="00857881" w:rsidP="00A75230">
      <w:pPr>
        <w:pStyle w:val="ListParagraph"/>
        <w:ind w:left="1080"/>
        <w:rPr>
          <w:sz w:val="20"/>
          <w:szCs w:val="20"/>
        </w:rPr>
      </w:pPr>
      <w:r w:rsidRPr="00857881">
        <w:rPr>
          <w:sz w:val="20"/>
          <w:szCs w:val="20"/>
        </w:rPr>
        <w:t xml:space="preserve">Kerdudali should note that if they ever end up with a Hog unit in this position </w:t>
      </w:r>
      <w:r>
        <w:rPr>
          <w:sz w:val="20"/>
          <w:szCs w:val="20"/>
        </w:rPr>
        <w:t>they will be broiled lightly and consumed alive.  And never allowed to command a unit of Hogs in battle again.  Ever.</w:t>
      </w:r>
    </w:p>
    <w:p w14:paraId="256B8200" w14:textId="77777777" w:rsidR="00640731" w:rsidRPr="00640731" w:rsidRDefault="00640731" w:rsidP="00640731">
      <w:pPr>
        <w:rPr>
          <w:sz w:val="22"/>
          <w:szCs w:val="22"/>
        </w:rPr>
      </w:pPr>
    </w:p>
    <w:p w14:paraId="2B1D85CE" w14:textId="77777777" w:rsidR="00640731" w:rsidRPr="00640731" w:rsidRDefault="00640731" w:rsidP="00640731">
      <w:pPr>
        <w:rPr>
          <w:sz w:val="20"/>
          <w:szCs w:val="20"/>
        </w:rPr>
      </w:pPr>
    </w:p>
    <w:p w14:paraId="12179A29" w14:textId="77777777" w:rsidR="00640731" w:rsidRDefault="00640731" w:rsidP="00C0475E">
      <w:pPr>
        <w:rPr>
          <w:sz w:val="20"/>
          <w:szCs w:val="20"/>
        </w:rPr>
      </w:pPr>
    </w:p>
    <w:p w14:paraId="45CCFE35" w14:textId="77777777" w:rsidR="00640731" w:rsidRPr="00146C27" w:rsidRDefault="00640731" w:rsidP="00C0475E">
      <w:pPr>
        <w:rPr>
          <w:b/>
          <w:szCs w:val="20"/>
          <w:u w:val="single"/>
        </w:rPr>
      </w:pPr>
    </w:p>
    <w:p w14:paraId="3A2811A0" w14:textId="77777777" w:rsidR="00C0475E" w:rsidRDefault="00C0475E" w:rsidP="00C0475E">
      <w:pPr>
        <w:pStyle w:val="ListParagraph"/>
        <w:numPr>
          <w:ilvl w:val="2"/>
          <w:numId w:val="3"/>
        </w:numPr>
        <w:rPr>
          <w:b/>
          <w:color w:val="FF0000"/>
          <w:szCs w:val="20"/>
          <w:u w:val="single"/>
        </w:rPr>
      </w:pPr>
      <w:r w:rsidRPr="00816C32">
        <w:rPr>
          <w:b/>
          <w:color w:val="FF0000"/>
          <w:szCs w:val="20"/>
          <w:u w:val="single"/>
        </w:rPr>
        <w:t>BUILT UP TERRAIN</w:t>
      </w:r>
    </w:p>
    <w:p w14:paraId="2E38E94A" w14:textId="77777777" w:rsidR="00C0475E" w:rsidRPr="00146C27" w:rsidRDefault="00C0475E" w:rsidP="00C0475E">
      <w:pPr>
        <w:rPr>
          <w:b/>
          <w:szCs w:val="20"/>
          <w:u w:val="single"/>
        </w:rPr>
      </w:pPr>
    </w:p>
    <w:p w14:paraId="585A7E45" w14:textId="19B2B216" w:rsidR="00C0475E" w:rsidRDefault="00C0475E" w:rsidP="00C0475E">
      <w:pPr>
        <w:rPr>
          <w:sz w:val="20"/>
          <w:szCs w:val="20"/>
        </w:rPr>
      </w:pPr>
      <w:r w:rsidRPr="00B77891">
        <w:rPr>
          <w:sz w:val="20"/>
          <w:szCs w:val="20"/>
        </w:rPr>
        <w:t xml:space="preserve">In </w:t>
      </w:r>
      <w:r w:rsidRPr="00B77891">
        <w:rPr>
          <w:b/>
          <w:sz w:val="20"/>
          <w:szCs w:val="20"/>
        </w:rPr>
        <w:t>built up</w:t>
      </w:r>
      <w:r w:rsidRPr="00B77891">
        <w:rPr>
          <w:sz w:val="20"/>
          <w:szCs w:val="20"/>
        </w:rPr>
        <w:t xml:space="preserve"> terrain units are automatically deployed on the perimeter of the terrain.  The attacker </w:t>
      </w:r>
      <w:r>
        <w:rPr>
          <w:sz w:val="20"/>
          <w:szCs w:val="20"/>
        </w:rPr>
        <w:t xml:space="preserve">moving to contact automatically enters </w:t>
      </w:r>
      <w:r w:rsidRPr="00B77891">
        <w:rPr>
          <w:sz w:val="20"/>
          <w:szCs w:val="20"/>
        </w:rPr>
        <w:t xml:space="preserve"> FoP per </w:t>
      </w:r>
      <w:r w:rsidRPr="00B77891">
        <w:rPr>
          <w:sz w:val="20"/>
          <w:szCs w:val="20"/>
        </w:rPr>
        <w:fldChar w:fldCharType="begin"/>
      </w:r>
      <w:r w:rsidRPr="00B77891">
        <w:rPr>
          <w:sz w:val="20"/>
          <w:szCs w:val="20"/>
        </w:rPr>
        <w:instrText xml:space="preserve"> REF _Ref484974586 \w \h  \* MERGEFORMAT </w:instrText>
      </w:r>
      <w:r w:rsidRPr="00B77891">
        <w:rPr>
          <w:sz w:val="20"/>
          <w:szCs w:val="20"/>
        </w:rPr>
      </w:r>
      <w:r w:rsidRPr="00B77891">
        <w:rPr>
          <w:sz w:val="20"/>
          <w:szCs w:val="20"/>
        </w:rPr>
        <w:fldChar w:fldCharType="separate"/>
      </w:r>
      <w:r w:rsidR="00996996">
        <w:rPr>
          <w:sz w:val="20"/>
          <w:szCs w:val="20"/>
        </w:rPr>
        <w:t>L.4.3</w:t>
      </w:r>
      <w:r w:rsidRPr="00B77891">
        <w:rPr>
          <w:sz w:val="20"/>
          <w:szCs w:val="20"/>
        </w:rPr>
        <w:fldChar w:fldCharType="end"/>
      </w:r>
      <w:r w:rsidRPr="00B77891">
        <w:rPr>
          <w:sz w:val="20"/>
          <w:szCs w:val="20"/>
        </w:rPr>
        <w:t xml:space="preserve"> and will attack suf</w:t>
      </w:r>
      <w:r>
        <w:rPr>
          <w:sz w:val="20"/>
          <w:szCs w:val="20"/>
        </w:rPr>
        <w:t xml:space="preserve">fering the relevant penalties on the Terrain Chart.  </w:t>
      </w:r>
    </w:p>
    <w:p w14:paraId="22AAF45C" w14:textId="77777777" w:rsidR="00C0475E" w:rsidRDefault="00C0475E" w:rsidP="00C0475E">
      <w:pPr>
        <w:rPr>
          <w:sz w:val="20"/>
          <w:szCs w:val="20"/>
        </w:rPr>
      </w:pPr>
    </w:p>
    <w:p w14:paraId="136D385A" w14:textId="77777777" w:rsidR="00C0475E" w:rsidRDefault="00C0475E" w:rsidP="00C0475E">
      <w:pPr>
        <w:rPr>
          <w:sz w:val="20"/>
          <w:szCs w:val="20"/>
        </w:rPr>
      </w:pPr>
      <w:r>
        <w:rPr>
          <w:sz w:val="20"/>
          <w:szCs w:val="20"/>
        </w:rPr>
        <w:t>Determination of melee outcome in built up varies from the standard in two ways:</w:t>
      </w:r>
    </w:p>
    <w:p w14:paraId="6017A0BF" w14:textId="77777777" w:rsidR="00C0475E" w:rsidRDefault="00C0475E" w:rsidP="00C0475E">
      <w:pPr>
        <w:rPr>
          <w:sz w:val="20"/>
          <w:szCs w:val="20"/>
        </w:rPr>
      </w:pPr>
    </w:p>
    <w:p w14:paraId="057EA73E" w14:textId="77777777" w:rsidR="00C0475E" w:rsidRPr="00146C27" w:rsidRDefault="00C0475E" w:rsidP="00C0475E">
      <w:pPr>
        <w:pStyle w:val="ListParagraph"/>
        <w:numPr>
          <w:ilvl w:val="0"/>
          <w:numId w:val="36"/>
        </w:numPr>
        <w:rPr>
          <w:sz w:val="20"/>
          <w:szCs w:val="20"/>
        </w:rPr>
      </w:pPr>
      <w:r>
        <w:rPr>
          <w:sz w:val="20"/>
          <w:szCs w:val="20"/>
        </w:rPr>
        <w:t>All melee results in built are simultaneous, even if Major Initiative has been obtained.</w:t>
      </w:r>
    </w:p>
    <w:p w14:paraId="66E29F8E" w14:textId="77777777" w:rsidR="00C0475E" w:rsidRPr="00146C27" w:rsidRDefault="00C0475E" w:rsidP="00C0475E">
      <w:pPr>
        <w:pStyle w:val="ListParagraph"/>
        <w:numPr>
          <w:ilvl w:val="0"/>
          <w:numId w:val="36"/>
        </w:numPr>
        <w:rPr>
          <w:sz w:val="20"/>
          <w:szCs w:val="20"/>
        </w:rPr>
      </w:pPr>
      <w:r>
        <w:rPr>
          <w:sz w:val="20"/>
          <w:szCs w:val="20"/>
        </w:rPr>
        <w:t>T</w:t>
      </w:r>
      <w:r w:rsidRPr="00146C27">
        <w:rPr>
          <w:sz w:val="20"/>
          <w:szCs w:val="20"/>
        </w:rPr>
        <w:t>he Melee in Built Up Terrrain Table</w:t>
      </w:r>
      <w:r>
        <w:rPr>
          <w:sz w:val="20"/>
          <w:szCs w:val="20"/>
        </w:rPr>
        <w:t xml:space="preserve"> (MiBUTT)</w:t>
      </w:r>
      <w:r w:rsidRPr="00146C27">
        <w:rPr>
          <w:sz w:val="20"/>
          <w:szCs w:val="20"/>
        </w:rPr>
        <w:t xml:space="preserve"> is used</w:t>
      </w:r>
      <w:r>
        <w:rPr>
          <w:sz w:val="20"/>
          <w:szCs w:val="20"/>
        </w:rPr>
        <w:t xml:space="preserve"> </w:t>
      </w:r>
      <w:r w:rsidRPr="00146C27">
        <w:rPr>
          <w:sz w:val="20"/>
          <w:szCs w:val="20"/>
        </w:rPr>
        <w:t>in addition to  the normal Melee Table reflecting the unusual nature of fighting in built up areas and the difficulty of clearing them / breaking enemy units.</w:t>
      </w:r>
    </w:p>
    <w:p w14:paraId="1F1006F8" w14:textId="77777777" w:rsidR="00C0475E" w:rsidRDefault="00C0475E" w:rsidP="00C0475E">
      <w:pPr>
        <w:rPr>
          <w:sz w:val="20"/>
          <w:szCs w:val="20"/>
        </w:rPr>
      </w:pPr>
    </w:p>
    <w:p w14:paraId="44E81FA6" w14:textId="63D17A23" w:rsidR="00C0475E" w:rsidRDefault="00C0475E" w:rsidP="00C0475E">
      <w:pPr>
        <w:rPr>
          <w:sz w:val="20"/>
          <w:szCs w:val="20"/>
        </w:rPr>
      </w:pPr>
      <w:r>
        <w:rPr>
          <w:sz w:val="20"/>
          <w:szCs w:val="20"/>
        </w:rPr>
        <w:t xml:space="preserve">After determining melee outcomes refer to the MiBUTT. Compare Outcome inflicted on the Attacker (Attacker column) with that inflicted on the Defender (Defender Column) and determine </w:t>
      </w:r>
      <w:r w:rsidR="005C168E">
        <w:rPr>
          <w:sz w:val="20"/>
          <w:szCs w:val="20"/>
        </w:rPr>
        <w:t>F</w:t>
      </w:r>
      <w:r>
        <w:rPr>
          <w:sz w:val="20"/>
          <w:szCs w:val="20"/>
        </w:rPr>
        <w:t xml:space="preserve">inal Effect.  </w:t>
      </w:r>
      <w:r w:rsidR="005C168E">
        <w:rPr>
          <w:sz w:val="20"/>
          <w:szCs w:val="20"/>
        </w:rPr>
        <w:t>The normal outcome is ignored, so units fighting in Built Up cannot break, merely withdraw.</w:t>
      </w:r>
    </w:p>
    <w:p w14:paraId="18130F0E" w14:textId="77777777" w:rsidR="00C0475E" w:rsidRDefault="00C0475E" w:rsidP="00C0475E">
      <w:pPr>
        <w:rPr>
          <w:sz w:val="20"/>
          <w:szCs w:val="20"/>
        </w:rPr>
      </w:pPr>
    </w:p>
    <w:p w14:paraId="2E354735" w14:textId="62470DED" w:rsidR="00C0475E" w:rsidRDefault="00C0475E" w:rsidP="00C0475E">
      <w:pPr>
        <w:rPr>
          <w:sz w:val="20"/>
          <w:szCs w:val="20"/>
        </w:rPr>
      </w:pPr>
      <w:r>
        <w:rPr>
          <w:sz w:val="20"/>
          <w:szCs w:val="20"/>
        </w:rPr>
        <w:t xml:space="preserve">A Withdraw outcome means that the side(s) in question withdraw from the built up terrain and reform in accordance with </w:t>
      </w:r>
      <w:r w:rsidRPr="00EA2F40">
        <w:rPr>
          <w:b/>
          <w:sz w:val="20"/>
          <w:szCs w:val="20"/>
        </w:rPr>
        <w:fldChar w:fldCharType="begin"/>
      </w:r>
      <w:r w:rsidRPr="00EA2F40">
        <w:rPr>
          <w:b/>
          <w:sz w:val="20"/>
          <w:szCs w:val="20"/>
        </w:rPr>
        <w:instrText xml:space="preserve"> REF _Ref484885012 \r \h </w:instrText>
      </w:r>
      <w:r>
        <w:rPr>
          <w:b/>
          <w:sz w:val="20"/>
          <w:szCs w:val="20"/>
        </w:rPr>
        <w:instrText xml:space="preserve"> \* MERGEFORMAT </w:instrText>
      </w:r>
      <w:r w:rsidRPr="00EA2F40">
        <w:rPr>
          <w:b/>
          <w:sz w:val="20"/>
          <w:szCs w:val="20"/>
        </w:rPr>
      </w:r>
      <w:r w:rsidRPr="00EA2F40">
        <w:rPr>
          <w:b/>
          <w:sz w:val="20"/>
          <w:szCs w:val="20"/>
        </w:rPr>
        <w:fldChar w:fldCharType="separate"/>
      </w:r>
      <w:r w:rsidR="00996996">
        <w:rPr>
          <w:b/>
          <w:sz w:val="20"/>
          <w:szCs w:val="20"/>
        </w:rPr>
        <w:t>I.3.4</w:t>
      </w:r>
      <w:r w:rsidRPr="00EA2F40">
        <w:rPr>
          <w:b/>
          <w:sz w:val="20"/>
          <w:szCs w:val="20"/>
        </w:rPr>
        <w:fldChar w:fldCharType="end"/>
      </w:r>
      <w:r w:rsidRPr="00EA2F40">
        <w:rPr>
          <w:b/>
          <w:sz w:val="20"/>
          <w:szCs w:val="20"/>
        </w:rPr>
        <w:t>.</w:t>
      </w:r>
      <w:r w:rsidRPr="00EA2F40">
        <w:rPr>
          <w:b/>
          <w:sz w:val="20"/>
          <w:szCs w:val="20"/>
        </w:rPr>
        <w:fldChar w:fldCharType="begin"/>
      </w:r>
      <w:r w:rsidRPr="00EA2F40">
        <w:rPr>
          <w:b/>
          <w:sz w:val="20"/>
          <w:szCs w:val="20"/>
        </w:rPr>
        <w:instrText xml:space="preserve"> REF _Ref484884965 \r \h </w:instrText>
      </w:r>
      <w:r>
        <w:rPr>
          <w:b/>
          <w:sz w:val="20"/>
          <w:szCs w:val="20"/>
        </w:rPr>
        <w:instrText xml:space="preserve"> \* MERGEFORMAT </w:instrText>
      </w:r>
      <w:r w:rsidRPr="00EA2F40">
        <w:rPr>
          <w:b/>
          <w:sz w:val="20"/>
          <w:szCs w:val="20"/>
        </w:rPr>
      </w:r>
      <w:r w:rsidRPr="00EA2F40">
        <w:rPr>
          <w:b/>
          <w:sz w:val="20"/>
          <w:szCs w:val="20"/>
        </w:rPr>
        <w:fldChar w:fldCharType="separate"/>
      </w:r>
      <w:r w:rsidR="00996996">
        <w:rPr>
          <w:b/>
          <w:sz w:val="20"/>
          <w:szCs w:val="20"/>
        </w:rPr>
        <w:t>i)</w:t>
      </w:r>
      <w:r w:rsidRPr="00EA2F40">
        <w:rPr>
          <w:b/>
          <w:sz w:val="20"/>
          <w:szCs w:val="20"/>
        </w:rPr>
        <w:fldChar w:fldCharType="end"/>
      </w:r>
      <w:r>
        <w:rPr>
          <w:b/>
          <w:sz w:val="20"/>
          <w:szCs w:val="20"/>
        </w:rPr>
        <w:t>.</w:t>
      </w:r>
    </w:p>
    <w:p w14:paraId="4CF97BCB" w14:textId="77777777" w:rsidR="00C0475E" w:rsidRDefault="00C0475E" w:rsidP="00C0475E">
      <w:pPr>
        <w:rPr>
          <w:sz w:val="20"/>
          <w:szCs w:val="20"/>
        </w:rPr>
      </w:pPr>
    </w:p>
    <w:p w14:paraId="1A0EF5C9" w14:textId="7EF31354" w:rsidR="00C0475E" w:rsidRDefault="00C0475E" w:rsidP="00C0475E">
      <w:pPr>
        <w:ind w:left="1440" w:hanging="1440"/>
        <w:rPr>
          <w:sz w:val="20"/>
          <w:szCs w:val="20"/>
        </w:rPr>
      </w:pPr>
      <w:r w:rsidRPr="00146C27">
        <w:rPr>
          <w:b/>
          <w:sz w:val="20"/>
          <w:szCs w:val="20"/>
        </w:rPr>
        <w:t>Example</w:t>
      </w:r>
      <w:r>
        <w:rPr>
          <w:sz w:val="20"/>
          <w:szCs w:val="20"/>
        </w:rPr>
        <w:t>:</w:t>
      </w:r>
      <w:r>
        <w:rPr>
          <w:sz w:val="20"/>
          <w:szCs w:val="20"/>
        </w:rPr>
        <w:tab/>
        <w:t>Attacker suffers a PB result and Defender suffers a B result.  The Effect of this is that the Defender leaves the built up Terrain</w:t>
      </w:r>
      <w:r w:rsidR="005C168E">
        <w:rPr>
          <w:sz w:val="20"/>
          <w:szCs w:val="20"/>
        </w:rPr>
        <w:t xml:space="preserve"> and</w:t>
      </w:r>
    </w:p>
    <w:p w14:paraId="4AF7EE18" w14:textId="77777777" w:rsidR="00C0475E" w:rsidRDefault="00C0475E" w:rsidP="00C0475E">
      <w:pPr>
        <w:rPr>
          <w:sz w:val="20"/>
          <w:szCs w:val="20"/>
        </w:rPr>
      </w:pPr>
      <w:r>
        <w:rPr>
          <w:sz w:val="20"/>
          <w:szCs w:val="20"/>
        </w:rPr>
        <w:t xml:space="preserve"> </w:t>
      </w:r>
    </w:p>
    <w:p w14:paraId="2475F2E6" w14:textId="16201D95" w:rsidR="00C0475E" w:rsidRDefault="00C0475E" w:rsidP="00C0475E">
      <w:pPr>
        <w:rPr>
          <w:sz w:val="20"/>
          <w:szCs w:val="20"/>
        </w:rPr>
      </w:pPr>
      <w:r>
        <w:rPr>
          <w:sz w:val="20"/>
          <w:szCs w:val="20"/>
        </w:rPr>
        <w:t>After the application of Effect the units involved take any CH mandated  in the usual way.</w:t>
      </w:r>
    </w:p>
    <w:p w14:paraId="5BF435C6" w14:textId="77777777" w:rsidR="00C0475E" w:rsidRDefault="00C0475E" w:rsidP="00C0475E">
      <w:pPr>
        <w:rPr>
          <w:sz w:val="20"/>
          <w:szCs w:val="20"/>
        </w:rPr>
      </w:pPr>
    </w:p>
    <w:p w14:paraId="27C58387" w14:textId="77777777" w:rsidR="00C0475E" w:rsidRPr="003458D0" w:rsidRDefault="00C0475E" w:rsidP="00C0475E">
      <w:pPr>
        <w:pStyle w:val="ListParagraph"/>
        <w:numPr>
          <w:ilvl w:val="1"/>
          <w:numId w:val="3"/>
        </w:numPr>
        <w:rPr>
          <w:b/>
          <w:color w:val="FF0000"/>
          <w:szCs w:val="20"/>
          <w:u w:val="single"/>
        </w:rPr>
      </w:pPr>
      <w:r w:rsidRPr="003458D0">
        <w:rPr>
          <w:b/>
          <w:color w:val="FF0000"/>
          <w:szCs w:val="20"/>
          <w:u w:val="single"/>
        </w:rPr>
        <w:t xml:space="preserve">ADVANCE / PURSUIT AFTER MELEE </w:t>
      </w:r>
    </w:p>
    <w:p w14:paraId="5F539986" w14:textId="77777777" w:rsidR="00C0475E" w:rsidRPr="003458D0" w:rsidRDefault="00C0475E" w:rsidP="00C0475E">
      <w:pPr>
        <w:rPr>
          <w:b/>
          <w:color w:val="FF0000"/>
          <w:szCs w:val="20"/>
          <w:u w:val="single"/>
        </w:rPr>
      </w:pPr>
    </w:p>
    <w:p w14:paraId="25358E76" w14:textId="77777777" w:rsidR="00C0475E" w:rsidRPr="003458D0" w:rsidRDefault="00C0475E" w:rsidP="00C0475E">
      <w:pPr>
        <w:rPr>
          <w:bCs/>
          <w:color w:val="FF0000"/>
          <w:sz w:val="20"/>
          <w:szCs w:val="16"/>
        </w:rPr>
      </w:pPr>
      <w:r w:rsidRPr="003458D0">
        <w:rPr>
          <w:bCs/>
          <w:color w:val="FF0000"/>
          <w:sz w:val="20"/>
          <w:szCs w:val="16"/>
        </w:rPr>
        <w:lastRenderedPageBreak/>
        <w:t xml:space="preserve">If players </w:t>
      </w:r>
      <w:r>
        <w:rPr>
          <w:bCs/>
          <w:color w:val="FF0000"/>
          <w:sz w:val="20"/>
          <w:szCs w:val="16"/>
        </w:rPr>
        <w:t xml:space="preserve">want </w:t>
      </w:r>
      <w:r w:rsidRPr="003458D0">
        <w:rPr>
          <w:bCs/>
          <w:color w:val="FF0000"/>
          <w:sz w:val="20"/>
          <w:szCs w:val="16"/>
        </w:rPr>
        <w:t>they can apply interesting effects if Shen / Hogs / Fanatics break an enemy unit in terms of them advancing or pursuing the broken remnants.  Do a QC of some sort to see how out of control they get.</w:t>
      </w:r>
    </w:p>
    <w:p w14:paraId="12A7041C" w14:textId="77777777" w:rsidR="00C0475E" w:rsidRPr="0061436E" w:rsidRDefault="00C0475E" w:rsidP="00C0475E">
      <w:pPr>
        <w:rPr>
          <w:sz w:val="20"/>
          <w:szCs w:val="20"/>
        </w:rPr>
      </w:pPr>
    </w:p>
    <w:p w14:paraId="2C556557" w14:textId="77777777" w:rsidR="00C0475E" w:rsidRPr="0061436E" w:rsidRDefault="00C0475E" w:rsidP="00C0475E">
      <w:pPr>
        <w:pStyle w:val="ListParagraph"/>
        <w:ind w:left="227"/>
        <w:rPr>
          <w:sz w:val="20"/>
          <w:szCs w:val="20"/>
        </w:rPr>
      </w:pPr>
    </w:p>
    <w:p w14:paraId="631D72CD" w14:textId="77777777" w:rsidR="00C0475E" w:rsidRDefault="00C0475E" w:rsidP="00C0475E">
      <w:pPr>
        <w:pStyle w:val="ListParagraph"/>
        <w:numPr>
          <w:ilvl w:val="0"/>
          <w:numId w:val="3"/>
        </w:numPr>
        <w:rPr>
          <w:b/>
          <w:sz w:val="28"/>
          <w:szCs w:val="20"/>
          <w:u w:val="single"/>
        </w:rPr>
      </w:pPr>
      <w:bookmarkStart w:id="111" w:name="_Ref394826936"/>
      <w:r w:rsidRPr="00C878D7">
        <w:rPr>
          <w:b/>
          <w:sz w:val="28"/>
          <w:szCs w:val="20"/>
          <w:u w:val="single"/>
        </w:rPr>
        <w:t>TERRAIN</w:t>
      </w:r>
      <w:bookmarkEnd w:id="111"/>
    </w:p>
    <w:p w14:paraId="7BCA0526" w14:textId="77777777" w:rsidR="00C0475E" w:rsidRDefault="00C0475E" w:rsidP="00C0475E">
      <w:pPr>
        <w:rPr>
          <w:b/>
          <w:sz w:val="28"/>
          <w:szCs w:val="20"/>
          <w:u w:val="single"/>
        </w:rPr>
      </w:pPr>
    </w:p>
    <w:p w14:paraId="10348B7A" w14:textId="77777777" w:rsidR="00C0475E" w:rsidRPr="0072524E" w:rsidRDefault="00C0475E" w:rsidP="00C0475E">
      <w:pPr>
        <w:rPr>
          <w:b/>
          <w:sz w:val="28"/>
          <w:szCs w:val="20"/>
          <w:u w:val="single"/>
        </w:rPr>
      </w:pPr>
    </w:p>
    <w:p w14:paraId="4AD786C9" w14:textId="77777777" w:rsidR="00C0475E" w:rsidRPr="0061436E" w:rsidRDefault="00C0475E" w:rsidP="00C0475E">
      <w:pPr>
        <w:rPr>
          <w:b/>
          <w:sz w:val="20"/>
          <w:szCs w:val="20"/>
          <w:u w:val="single"/>
        </w:rPr>
      </w:pPr>
      <w:r w:rsidRPr="0061436E">
        <w:rPr>
          <w:noProof/>
          <w:sz w:val="20"/>
          <w:szCs w:val="20"/>
          <w:lang w:eastAsia="en-GB"/>
        </w:rPr>
        <w:drawing>
          <wp:inline distT="0" distB="0" distL="0" distR="0" wp14:anchorId="0E61E8EE" wp14:editId="5D31AEED">
            <wp:extent cx="2124075" cy="1416051"/>
            <wp:effectExtent l="0" t="0" r="0" b="0"/>
            <wp:docPr id="13" name="Picture 13" descr="http://d1vmp8zzttzftq.cloudfront.net/wp-content/uploads/2010/04/preikestolen-famous-cliff-at-the-norwegian-mountains-1600x1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1vmp8zzttzftq.cloudfront.net/wp-content/uploads/2010/04/preikestolen-famous-cliff-at-the-norwegian-mountains-1600x106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1870" cy="1427914"/>
                    </a:xfrm>
                    <a:prstGeom prst="rect">
                      <a:avLst/>
                    </a:prstGeom>
                    <a:noFill/>
                    <a:ln>
                      <a:noFill/>
                    </a:ln>
                  </pic:spPr>
                </pic:pic>
              </a:graphicData>
            </a:graphic>
          </wp:inline>
        </w:drawing>
      </w:r>
    </w:p>
    <w:p w14:paraId="495AA117" w14:textId="77777777" w:rsidR="00C0475E" w:rsidRDefault="00C0475E" w:rsidP="00C0475E">
      <w:pPr>
        <w:rPr>
          <w:b/>
          <w:sz w:val="20"/>
          <w:szCs w:val="20"/>
          <w:u w:val="single"/>
        </w:rPr>
      </w:pPr>
    </w:p>
    <w:p w14:paraId="34E2C18E" w14:textId="77777777" w:rsidR="00C0475E" w:rsidRPr="0061436E" w:rsidRDefault="00C0475E" w:rsidP="00C0475E">
      <w:pPr>
        <w:rPr>
          <w:b/>
          <w:sz w:val="20"/>
          <w:szCs w:val="20"/>
          <w:u w:val="single"/>
        </w:rPr>
      </w:pPr>
    </w:p>
    <w:p w14:paraId="7A282206" w14:textId="77777777" w:rsidR="00C0475E" w:rsidRPr="0061436E" w:rsidRDefault="00C0475E" w:rsidP="00C0475E">
      <w:pPr>
        <w:rPr>
          <w:color w:val="000000"/>
          <w:sz w:val="20"/>
          <w:szCs w:val="20"/>
        </w:rPr>
      </w:pPr>
      <w:r w:rsidRPr="0061436E">
        <w:rPr>
          <w:color w:val="000000"/>
          <w:sz w:val="20"/>
          <w:szCs w:val="20"/>
        </w:rPr>
        <w:t>Terrain is a</w:t>
      </w:r>
      <w:r>
        <w:rPr>
          <w:color w:val="000000"/>
          <w:sz w:val="20"/>
          <w:szCs w:val="20"/>
        </w:rPr>
        <w:t>n essential part of a battle</w:t>
      </w:r>
      <w:r w:rsidRPr="0061436E">
        <w:rPr>
          <w:color w:val="000000"/>
          <w:sz w:val="20"/>
          <w:szCs w:val="20"/>
        </w:rPr>
        <w:t>.  Accordingly players should prepare a battlefield layout as part of the preparation for each battle.  Players may use any mutually acceptable way to represent terrain.  The different types of terrain are set out below.  The effects of these are summarised in the Terrain Effects Table.</w:t>
      </w:r>
    </w:p>
    <w:p w14:paraId="70AE3E48" w14:textId="77777777" w:rsidR="00C0475E" w:rsidRPr="0061436E" w:rsidRDefault="00C0475E" w:rsidP="00C0475E">
      <w:pPr>
        <w:rPr>
          <w:b/>
          <w:sz w:val="20"/>
          <w:szCs w:val="20"/>
          <w:u w:val="single"/>
        </w:rPr>
      </w:pPr>
    </w:p>
    <w:p w14:paraId="679844F8" w14:textId="77777777" w:rsidR="00C0475E" w:rsidRPr="00C878D7" w:rsidRDefault="00C0475E" w:rsidP="00C0475E">
      <w:pPr>
        <w:pStyle w:val="ListParagraph"/>
        <w:numPr>
          <w:ilvl w:val="1"/>
          <w:numId w:val="3"/>
        </w:numPr>
        <w:rPr>
          <w:b/>
          <w:szCs w:val="20"/>
          <w:u w:val="single"/>
        </w:rPr>
      </w:pPr>
      <w:bookmarkStart w:id="112" w:name="_Ref486120767"/>
      <w:r w:rsidRPr="00C878D7">
        <w:rPr>
          <w:b/>
          <w:szCs w:val="20"/>
          <w:u w:val="single"/>
        </w:rPr>
        <w:t>CLASSIFICATION OF TERRAIN</w:t>
      </w:r>
      <w:bookmarkEnd w:id="112"/>
    </w:p>
    <w:p w14:paraId="579ABED3" w14:textId="77777777" w:rsidR="00C0475E" w:rsidRPr="0061436E" w:rsidRDefault="00C0475E" w:rsidP="00C0475E">
      <w:pPr>
        <w:rPr>
          <w:b/>
          <w:sz w:val="20"/>
          <w:szCs w:val="20"/>
          <w:u w:val="single"/>
        </w:rPr>
      </w:pPr>
    </w:p>
    <w:p w14:paraId="66979199" w14:textId="77777777" w:rsidR="00C0475E" w:rsidRPr="0061436E" w:rsidRDefault="00C0475E" w:rsidP="00C0475E">
      <w:pPr>
        <w:rPr>
          <w:sz w:val="20"/>
          <w:szCs w:val="20"/>
        </w:rPr>
      </w:pPr>
      <w:r w:rsidRPr="0061436E">
        <w:rPr>
          <w:sz w:val="20"/>
          <w:szCs w:val="20"/>
        </w:rPr>
        <w:t>Terrain is listed on the Terrain Effects Table, divided into different types.</w:t>
      </w:r>
    </w:p>
    <w:p w14:paraId="5FB97877" w14:textId="77777777" w:rsidR="00C0475E" w:rsidRPr="0061436E" w:rsidRDefault="00C0475E" w:rsidP="00C0475E">
      <w:pPr>
        <w:rPr>
          <w:b/>
          <w:sz w:val="20"/>
          <w:szCs w:val="20"/>
          <w:u w:val="single"/>
        </w:rPr>
      </w:pPr>
    </w:p>
    <w:p w14:paraId="694F5DEC" w14:textId="77777777" w:rsidR="00C0475E" w:rsidRPr="00EF51BC" w:rsidRDefault="00C0475E" w:rsidP="00C0475E">
      <w:pPr>
        <w:pStyle w:val="ListParagraph"/>
        <w:numPr>
          <w:ilvl w:val="2"/>
          <w:numId w:val="3"/>
        </w:numPr>
        <w:rPr>
          <w:b/>
          <w:sz w:val="22"/>
          <w:szCs w:val="20"/>
          <w:u w:val="single"/>
        </w:rPr>
      </w:pPr>
      <w:r w:rsidRPr="00EF51BC">
        <w:rPr>
          <w:b/>
          <w:sz w:val="22"/>
          <w:szCs w:val="20"/>
          <w:u w:val="single"/>
        </w:rPr>
        <w:t>Area Terrain</w:t>
      </w:r>
    </w:p>
    <w:p w14:paraId="24D307C5" w14:textId="77777777" w:rsidR="00C0475E" w:rsidRPr="0061436E" w:rsidRDefault="00C0475E" w:rsidP="00C0475E">
      <w:pPr>
        <w:rPr>
          <w:b/>
          <w:sz w:val="20"/>
          <w:szCs w:val="20"/>
          <w:u w:val="single"/>
        </w:rPr>
      </w:pPr>
    </w:p>
    <w:p w14:paraId="4EDDCCA9" w14:textId="77777777" w:rsidR="00C0475E" w:rsidRPr="0061436E" w:rsidRDefault="00C0475E" w:rsidP="00C0475E">
      <w:pPr>
        <w:rPr>
          <w:color w:val="000000"/>
          <w:sz w:val="20"/>
          <w:szCs w:val="20"/>
        </w:rPr>
      </w:pPr>
      <w:r w:rsidRPr="0061436E">
        <w:rPr>
          <w:color w:val="000000"/>
          <w:sz w:val="20"/>
          <w:szCs w:val="20"/>
        </w:rPr>
        <w:t xml:space="preserve">This is terrain which covers an area of ground so that the leading edge of a unit will take time  to pass through it.  It should  be represented  using a cut out piece of battlement to show the area covered, decorated as appropriate with trees, buildings etc.  </w:t>
      </w:r>
    </w:p>
    <w:p w14:paraId="2E013CCC" w14:textId="77777777" w:rsidR="00C0475E" w:rsidRPr="0061436E" w:rsidRDefault="00C0475E" w:rsidP="00C0475E">
      <w:pPr>
        <w:rPr>
          <w:color w:val="000000"/>
          <w:sz w:val="20"/>
          <w:szCs w:val="20"/>
        </w:rPr>
      </w:pPr>
    </w:p>
    <w:p w14:paraId="008629F1" w14:textId="77777777" w:rsidR="00C0475E" w:rsidRPr="0061436E" w:rsidRDefault="00C0475E" w:rsidP="00C0475E">
      <w:pPr>
        <w:rPr>
          <w:color w:val="000000"/>
          <w:sz w:val="20"/>
          <w:szCs w:val="20"/>
        </w:rPr>
      </w:pPr>
      <w:r w:rsidRPr="0061436E">
        <w:rPr>
          <w:b/>
          <w:color w:val="000000"/>
          <w:sz w:val="20"/>
          <w:szCs w:val="20"/>
        </w:rPr>
        <w:t>Clear</w:t>
      </w:r>
      <w:r w:rsidRPr="0061436E">
        <w:rPr>
          <w:color w:val="000000"/>
          <w:sz w:val="20"/>
          <w:szCs w:val="20"/>
        </w:rPr>
        <w:t>:   Smooth open ground, no obstacles</w:t>
      </w:r>
    </w:p>
    <w:p w14:paraId="3603AF22" w14:textId="77777777" w:rsidR="00C0475E" w:rsidRPr="0061436E" w:rsidRDefault="00C0475E" w:rsidP="00C0475E">
      <w:pPr>
        <w:rPr>
          <w:color w:val="000000"/>
          <w:sz w:val="20"/>
          <w:szCs w:val="20"/>
        </w:rPr>
      </w:pPr>
      <w:r w:rsidRPr="0061436E">
        <w:rPr>
          <w:b/>
          <w:color w:val="000000"/>
          <w:sz w:val="20"/>
          <w:szCs w:val="20"/>
        </w:rPr>
        <w:t>Rough</w:t>
      </w:r>
      <w:r w:rsidRPr="0061436E">
        <w:rPr>
          <w:color w:val="000000"/>
          <w:sz w:val="20"/>
          <w:szCs w:val="20"/>
        </w:rPr>
        <w:t xml:space="preserve">:  Ground which is open but broken up ie by rocks, bushes ploughed  fields etc.  In some weather conditions (ie heavy rain) even  normal Clear might be treated as Rough. </w:t>
      </w:r>
      <w:r w:rsidRPr="0061436E">
        <w:rPr>
          <w:b/>
          <w:color w:val="000000"/>
          <w:sz w:val="20"/>
          <w:szCs w:val="20"/>
        </w:rPr>
        <w:t>Sand</w:t>
      </w:r>
      <w:r w:rsidRPr="0061436E">
        <w:rPr>
          <w:color w:val="000000"/>
          <w:sz w:val="20"/>
          <w:szCs w:val="20"/>
        </w:rPr>
        <w:t xml:space="preserve"> is treated as rough on the Terrain table.</w:t>
      </w:r>
    </w:p>
    <w:p w14:paraId="4662881D" w14:textId="77777777" w:rsidR="00C0475E" w:rsidRPr="0061436E" w:rsidRDefault="00C0475E" w:rsidP="00C0475E">
      <w:pPr>
        <w:rPr>
          <w:color w:val="000000"/>
          <w:sz w:val="20"/>
          <w:szCs w:val="20"/>
        </w:rPr>
      </w:pPr>
      <w:r w:rsidRPr="0061436E">
        <w:rPr>
          <w:b/>
          <w:color w:val="000000"/>
          <w:sz w:val="20"/>
          <w:szCs w:val="20"/>
        </w:rPr>
        <w:t>Brush</w:t>
      </w:r>
      <w:r w:rsidRPr="0061436E">
        <w:rPr>
          <w:color w:val="000000"/>
          <w:sz w:val="20"/>
          <w:szCs w:val="20"/>
        </w:rPr>
        <w:t>:  Light undergrowth</w:t>
      </w:r>
    </w:p>
    <w:p w14:paraId="4D0CA0E4" w14:textId="77777777" w:rsidR="00C0475E" w:rsidRPr="0061436E" w:rsidRDefault="00C0475E" w:rsidP="00C0475E">
      <w:pPr>
        <w:rPr>
          <w:color w:val="000000"/>
          <w:sz w:val="20"/>
          <w:szCs w:val="20"/>
        </w:rPr>
      </w:pPr>
      <w:r w:rsidRPr="0061436E">
        <w:rPr>
          <w:b/>
          <w:color w:val="000000"/>
          <w:sz w:val="20"/>
          <w:szCs w:val="20"/>
        </w:rPr>
        <w:t>Severe</w:t>
      </w:r>
      <w:r w:rsidRPr="0061436E">
        <w:rPr>
          <w:color w:val="000000"/>
          <w:sz w:val="20"/>
          <w:szCs w:val="20"/>
        </w:rPr>
        <w:t>:  Very rough ground, swamp, very steep slope, forest, jungle</w:t>
      </w:r>
    </w:p>
    <w:p w14:paraId="78853B4B" w14:textId="77777777" w:rsidR="00C0475E" w:rsidRPr="0061436E" w:rsidRDefault="00C0475E" w:rsidP="00C0475E">
      <w:pPr>
        <w:rPr>
          <w:color w:val="000000"/>
          <w:sz w:val="20"/>
          <w:szCs w:val="20"/>
        </w:rPr>
      </w:pPr>
      <w:r w:rsidRPr="0061436E">
        <w:rPr>
          <w:b/>
          <w:color w:val="000000"/>
          <w:sz w:val="20"/>
          <w:szCs w:val="20"/>
        </w:rPr>
        <w:t>Woods</w:t>
      </w:r>
      <w:r w:rsidRPr="0061436E">
        <w:rPr>
          <w:color w:val="000000"/>
          <w:sz w:val="20"/>
          <w:szCs w:val="20"/>
        </w:rPr>
        <w:t>:  Heavy trees.</w:t>
      </w:r>
      <w:r w:rsidRPr="0061436E">
        <w:rPr>
          <w:color w:val="000000"/>
          <w:sz w:val="20"/>
          <w:szCs w:val="20"/>
        </w:rPr>
        <w:tab/>
      </w:r>
    </w:p>
    <w:p w14:paraId="2A409EBD" w14:textId="77777777" w:rsidR="00C0475E" w:rsidRPr="0061436E" w:rsidRDefault="00C0475E" w:rsidP="00C0475E">
      <w:pPr>
        <w:rPr>
          <w:color w:val="000000"/>
          <w:sz w:val="20"/>
          <w:szCs w:val="20"/>
        </w:rPr>
      </w:pPr>
      <w:r w:rsidRPr="0061436E">
        <w:rPr>
          <w:b/>
          <w:color w:val="000000"/>
          <w:sz w:val="20"/>
          <w:szCs w:val="20"/>
        </w:rPr>
        <w:t>Marsh</w:t>
      </w:r>
      <w:r w:rsidRPr="0061436E">
        <w:rPr>
          <w:color w:val="000000"/>
          <w:sz w:val="20"/>
          <w:szCs w:val="20"/>
        </w:rPr>
        <w:t xml:space="preserve">:  Boggy ground, tending to swamp </w:t>
      </w:r>
    </w:p>
    <w:p w14:paraId="0C16811F" w14:textId="77777777" w:rsidR="00C0475E" w:rsidRPr="0061436E" w:rsidRDefault="00C0475E" w:rsidP="00C0475E">
      <w:pPr>
        <w:rPr>
          <w:color w:val="000000"/>
          <w:sz w:val="20"/>
          <w:szCs w:val="20"/>
        </w:rPr>
      </w:pPr>
      <w:r w:rsidRPr="0061436E">
        <w:rPr>
          <w:b/>
          <w:color w:val="000000"/>
          <w:sz w:val="20"/>
          <w:szCs w:val="20"/>
        </w:rPr>
        <w:t>Easy Slope</w:t>
      </w:r>
      <w:r w:rsidRPr="0061436E">
        <w:rPr>
          <w:color w:val="000000"/>
          <w:sz w:val="20"/>
          <w:szCs w:val="20"/>
        </w:rPr>
        <w:t>:  Gentle rise  }  units at the top of either are on Hill for LoS purposes</w:t>
      </w:r>
    </w:p>
    <w:p w14:paraId="5664282D" w14:textId="77777777" w:rsidR="00C0475E" w:rsidRDefault="00C0475E" w:rsidP="00C0475E">
      <w:pPr>
        <w:rPr>
          <w:color w:val="000000"/>
          <w:sz w:val="20"/>
          <w:szCs w:val="20"/>
        </w:rPr>
      </w:pPr>
      <w:r w:rsidRPr="0061436E">
        <w:rPr>
          <w:b/>
          <w:color w:val="000000"/>
          <w:sz w:val="20"/>
          <w:szCs w:val="20"/>
        </w:rPr>
        <w:t>Steep Slope</w:t>
      </w:r>
      <w:r w:rsidRPr="0061436E">
        <w:rPr>
          <w:color w:val="000000"/>
          <w:sz w:val="20"/>
          <w:szCs w:val="20"/>
        </w:rPr>
        <w:t>:  Steeper rise}</w:t>
      </w:r>
    </w:p>
    <w:p w14:paraId="5B661CBD" w14:textId="77777777" w:rsidR="00C0475E" w:rsidRDefault="00C0475E" w:rsidP="00C0475E">
      <w:pPr>
        <w:rPr>
          <w:color w:val="000000"/>
          <w:sz w:val="20"/>
          <w:szCs w:val="20"/>
        </w:rPr>
      </w:pPr>
    </w:p>
    <w:p w14:paraId="66DA4F7B" w14:textId="77777777" w:rsidR="009969D7" w:rsidRDefault="00C0475E" w:rsidP="00C0475E">
      <w:pPr>
        <w:rPr>
          <w:color w:val="000000"/>
          <w:sz w:val="20"/>
          <w:szCs w:val="20"/>
        </w:rPr>
      </w:pPr>
      <w:r w:rsidRPr="005420A5">
        <w:rPr>
          <w:b/>
          <w:bCs/>
          <w:color w:val="000000"/>
          <w:sz w:val="20"/>
          <w:szCs w:val="20"/>
        </w:rPr>
        <w:t>Hills</w:t>
      </w:r>
      <w:r>
        <w:rPr>
          <w:color w:val="000000"/>
          <w:sz w:val="20"/>
          <w:szCs w:val="20"/>
        </w:rPr>
        <w:t>:</w:t>
      </w:r>
      <w:r>
        <w:rPr>
          <w:color w:val="000000"/>
          <w:sz w:val="20"/>
          <w:szCs w:val="20"/>
        </w:rPr>
        <w:tab/>
      </w:r>
      <w:r w:rsidR="009969D7">
        <w:rPr>
          <w:color w:val="000000"/>
          <w:sz w:val="20"/>
          <w:szCs w:val="20"/>
        </w:rPr>
        <w:t>The following applies to interpreting the effects of hills:</w:t>
      </w:r>
    </w:p>
    <w:p w14:paraId="791E293E" w14:textId="77777777" w:rsidR="00FE352E" w:rsidRDefault="00FE352E" w:rsidP="00C0475E">
      <w:pPr>
        <w:rPr>
          <w:color w:val="000000"/>
          <w:sz w:val="20"/>
          <w:szCs w:val="20"/>
        </w:rPr>
      </w:pPr>
    </w:p>
    <w:p w14:paraId="4F82F654" w14:textId="77777777" w:rsidR="00FE352E" w:rsidRDefault="00FE352E" w:rsidP="00FE352E">
      <w:pPr>
        <w:pStyle w:val="ListParagraph"/>
        <w:numPr>
          <w:ilvl w:val="0"/>
          <w:numId w:val="50"/>
        </w:numPr>
        <w:rPr>
          <w:color w:val="000000"/>
          <w:sz w:val="20"/>
          <w:szCs w:val="20"/>
        </w:rPr>
      </w:pPr>
      <w:r>
        <w:rPr>
          <w:color w:val="000000"/>
          <w:sz w:val="20"/>
          <w:szCs w:val="20"/>
        </w:rPr>
        <w:t>All units on a hill are on higher terrain and can see over everything except another hill (and be seen).</w:t>
      </w:r>
    </w:p>
    <w:p w14:paraId="305EE76C" w14:textId="58180891" w:rsidR="00FE352E" w:rsidRDefault="00FE352E" w:rsidP="00FE352E">
      <w:pPr>
        <w:pStyle w:val="ListParagraph"/>
        <w:numPr>
          <w:ilvl w:val="0"/>
          <w:numId w:val="50"/>
        </w:numPr>
        <w:rPr>
          <w:color w:val="000000"/>
          <w:sz w:val="20"/>
          <w:szCs w:val="20"/>
        </w:rPr>
      </w:pPr>
      <w:r>
        <w:rPr>
          <w:color w:val="000000"/>
          <w:sz w:val="20"/>
          <w:szCs w:val="20"/>
        </w:rPr>
        <w:t>Unless there are special scenario instructions units which are “Down” are not affected by slopes in melee.  They are off the hill.  Some scenarios will designate areas as valleys with all attacks from the hills getting uphill advange.</w:t>
      </w:r>
    </w:p>
    <w:p w14:paraId="7769690E" w14:textId="3887F008" w:rsidR="00C0475E" w:rsidRDefault="00FE352E" w:rsidP="00FE352E">
      <w:pPr>
        <w:pStyle w:val="ListParagraph"/>
        <w:numPr>
          <w:ilvl w:val="0"/>
          <w:numId w:val="50"/>
        </w:numPr>
        <w:rPr>
          <w:color w:val="000000"/>
          <w:sz w:val="20"/>
          <w:szCs w:val="20"/>
        </w:rPr>
      </w:pPr>
      <w:r>
        <w:rPr>
          <w:color w:val="000000"/>
          <w:sz w:val="20"/>
          <w:szCs w:val="20"/>
        </w:rPr>
        <w:t>Some hills will be designated as ridges in which case attacks along the line of the ridge give neither side uphill advantage unless a side only moved onto the ridge in the current turn in which case it is considered to be downhill.</w:t>
      </w:r>
      <w:r w:rsidR="00C0475E" w:rsidRPr="00FE352E">
        <w:rPr>
          <w:color w:val="000000"/>
          <w:sz w:val="20"/>
          <w:szCs w:val="20"/>
        </w:rPr>
        <w:t xml:space="preserve"> </w:t>
      </w:r>
    </w:p>
    <w:p w14:paraId="496BC0D2" w14:textId="6706C78C" w:rsidR="00AF2F5F" w:rsidRDefault="00AF2F5F" w:rsidP="00FE352E">
      <w:pPr>
        <w:pStyle w:val="ListParagraph"/>
        <w:numPr>
          <w:ilvl w:val="0"/>
          <w:numId w:val="50"/>
        </w:numPr>
        <w:rPr>
          <w:color w:val="000000"/>
          <w:sz w:val="20"/>
          <w:szCs w:val="20"/>
        </w:rPr>
      </w:pPr>
      <w:r>
        <w:rPr>
          <w:color w:val="000000"/>
          <w:sz w:val="20"/>
          <w:szCs w:val="20"/>
        </w:rPr>
        <w:t>If two units on a hill (ie Uphill) melee then the one which moved onto the hill first is considered to be uphill for melee bonus.</w:t>
      </w:r>
    </w:p>
    <w:p w14:paraId="5E291987" w14:textId="77777777" w:rsidR="00AF2F5F" w:rsidRPr="00FE352E" w:rsidRDefault="00AF2F5F" w:rsidP="00AF2F5F">
      <w:pPr>
        <w:pStyle w:val="ListParagraph"/>
        <w:ind w:left="1080"/>
        <w:rPr>
          <w:color w:val="000000"/>
          <w:sz w:val="20"/>
          <w:szCs w:val="20"/>
        </w:rPr>
      </w:pPr>
    </w:p>
    <w:p w14:paraId="21F03B98" w14:textId="77777777" w:rsidR="00C0475E" w:rsidRPr="0061436E" w:rsidRDefault="00C0475E" w:rsidP="00C0475E">
      <w:pPr>
        <w:rPr>
          <w:b/>
          <w:sz w:val="20"/>
          <w:szCs w:val="20"/>
          <w:u w:val="single"/>
        </w:rPr>
      </w:pPr>
    </w:p>
    <w:p w14:paraId="182AF34A" w14:textId="77777777" w:rsidR="00C0475E" w:rsidRPr="00EF51BC" w:rsidRDefault="00C0475E" w:rsidP="00C0475E">
      <w:pPr>
        <w:pStyle w:val="ListParagraph"/>
        <w:numPr>
          <w:ilvl w:val="2"/>
          <w:numId w:val="3"/>
        </w:numPr>
        <w:rPr>
          <w:b/>
          <w:sz w:val="22"/>
          <w:szCs w:val="20"/>
          <w:u w:val="single"/>
        </w:rPr>
      </w:pPr>
      <w:r w:rsidRPr="00EF51BC">
        <w:rPr>
          <w:b/>
          <w:sz w:val="22"/>
          <w:szCs w:val="20"/>
          <w:u w:val="single"/>
        </w:rPr>
        <w:t>Linear Terrain</w:t>
      </w:r>
    </w:p>
    <w:p w14:paraId="42C412C8" w14:textId="77777777" w:rsidR="00C0475E" w:rsidRPr="0061436E" w:rsidRDefault="00C0475E" w:rsidP="00C0475E">
      <w:pPr>
        <w:rPr>
          <w:b/>
          <w:sz w:val="20"/>
          <w:szCs w:val="20"/>
          <w:u w:val="single"/>
        </w:rPr>
      </w:pPr>
    </w:p>
    <w:p w14:paraId="771165A2" w14:textId="77777777" w:rsidR="00C0475E" w:rsidRPr="0061436E" w:rsidRDefault="00C0475E" w:rsidP="00C0475E">
      <w:pPr>
        <w:rPr>
          <w:color w:val="000000"/>
          <w:sz w:val="20"/>
          <w:szCs w:val="20"/>
        </w:rPr>
      </w:pPr>
      <w:r w:rsidRPr="0061436E">
        <w:rPr>
          <w:color w:val="000000"/>
          <w:sz w:val="20"/>
          <w:szCs w:val="20"/>
        </w:rPr>
        <w:lastRenderedPageBreak/>
        <w:t>This is terrain which is the equivalent of a line, so that the leading edge of a unit passes immediately over it.  Semi-linear terrain is similar, except that it has some depth, so that it is possible for the leading edge of a unit to remain within it after moving.</w:t>
      </w:r>
    </w:p>
    <w:p w14:paraId="7174F607" w14:textId="77777777" w:rsidR="00C0475E" w:rsidRPr="0061436E" w:rsidRDefault="00C0475E" w:rsidP="00C0475E">
      <w:pPr>
        <w:rPr>
          <w:color w:val="000000"/>
          <w:sz w:val="20"/>
          <w:szCs w:val="20"/>
        </w:rPr>
      </w:pPr>
    </w:p>
    <w:p w14:paraId="2F0F6640" w14:textId="77777777" w:rsidR="00C0475E" w:rsidRPr="0061436E" w:rsidRDefault="00C0475E" w:rsidP="00C0475E">
      <w:pPr>
        <w:rPr>
          <w:color w:val="000000"/>
          <w:sz w:val="20"/>
          <w:szCs w:val="20"/>
        </w:rPr>
      </w:pPr>
      <w:r w:rsidRPr="0061436E">
        <w:rPr>
          <w:b/>
          <w:color w:val="000000"/>
          <w:sz w:val="20"/>
          <w:szCs w:val="20"/>
        </w:rPr>
        <w:t>Wall</w:t>
      </w:r>
      <w:r w:rsidRPr="0061436E">
        <w:rPr>
          <w:color w:val="000000"/>
          <w:sz w:val="20"/>
          <w:szCs w:val="20"/>
        </w:rPr>
        <w:t>:  Solid stone wall</w:t>
      </w:r>
    </w:p>
    <w:p w14:paraId="7CD27AE4" w14:textId="77777777" w:rsidR="00C0475E" w:rsidRPr="0061436E" w:rsidRDefault="00C0475E" w:rsidP="00C0475E">
      <w:pPr>
        <w:rPr>
          <w:color w:val="000000"/>
          <w:sz w:val="20"/>
          <w:szCs w:val="20"/>
        </w:rPr>
      </w:pPr>
      <w:r w:rsidRPr="0061436E">
        <w:rPr>
          <w:b/>
          <w:color w:val="000000"/>
          <w:sz w:val="20"/>
          <w:szCs w:val="20"/>
        </w:rPr>
        <w:t>Hedge</w:t>
      </w:r>
      <w:r w:rsidRPr="0061436E">
        <w:rPr>
          <w:color w:val="000000"/>
          <w:sz w:val="20"/>
          <w:szCs w:val="20"/>
        </w:rPr>
        <w:t>:  Includes palisades &amp; ditches</w:t>
      </w:r>
    </w:p>
    <w:p w14:paraId="31C16E45" w14:textId="77777777" w:rsidR="00C0475E" w:rsidRPr="0061436E" w:rsidRDefault="00C0475E" w:rsidP="00C0475E">
      <w:pPr>
        <w:rPr>
          <w:sz w:val="20"/>
          <w:szCs w:val="20"/>
        </w:rPr>
      </w:pPr>
      <w:r w:rsidRPr="0061436E">
        <w:rPr>
          <w:b/>
          <w:sz w:val="20"/>
          <w:szCs w:val="20"/>
        </w:rPr>
        <w:t>Stream</w:t>
      </w:r>
      <w:r w:rsidRPr="0061436E">
        <w:rPr>
          <w:sz w:val="20"/>
          <w:szCs w:val="20"/>
        </w:rPr>
        <w:t xml:space="preserve">:  Small enough for troops to wade across;  would include </w:t>
      </w:r>
      <w:r w:rsidRPr="0061436E">
        <w:rPr>
          <w:b/>
          <w:sz w:val="20"/>
          <w:szCs w:val="20"/>
        </w:rPr>
        <w:t>fords</w:t>
      </w:r>
    </w:p>
    <w:p w14:paraId="64B02734" w14:textId="77777777" w:rsidR="00C0475E" w:rsidRPr="0061436E" w:rsidRDefault="00C0475E" w:rsidP="00C0475E">
      <w:pPr>
        <w:rPr>
          <w:sz w:val="20"/>
          <w:szCs w:val="20"/>
        </w:rPr>
      </w:pPr>
      <w:r w:rsidRPr="0061436E">
        <w:rPr>
          <w:b/>
          <w:sz w:val="20"/>
          <w:szCs w:val="20"/>
        </w:rPr>
        <w:t>River</w:t>
      </w:r>
      <w:r w:rsidRPr="0061436E">
        <w:rPr>
          <w:sz w:val="20"/>
          <w:szCs w:val="20"/>
        </w:rPr>
        <w:t>:  Need to swim;   impassable unless special rules applicable</w:t>
      </w:r>
    </w:p>
    <w:p w14:paraId="54DCE36F" w14:textId="36A9AA01" w:rsidR="00C0475E" w:rsidRPr="0061436E" w:rsidRDefault="00C0475E" w:rsidP="00C0475E">
      <w:pPr>
        <w:rPr>
          <w:sz w:val="20"/>
          <w:szCs w:val="20"/>
        </w:rPr>
      </w:pPr>
      <w:r w:rsidRPr="0061436E">
        <w:rPr>
          <w:b/>
          <w:sz w:val="20"/>
          <w:szCs w:val="20"/>
        </w:rPr>
        <w:t>Bridge</w:t>
      </w:r>
      <w:r w:rsidRPr="0061436E">
        <w:rPr>
          <w:sz w:val="20"/>
          <w:szCs w:val="20"/>
        </w:rPr>
        <w:t>:  Over river or stream.   Units in Serpent / Anklets they ignore the Affecting and disordering effects of Bridges on the Terrain Table.</w:t>
      </w:r>
      <w:r w:rsidR="006919BC">
        <w:rPr>
          <w:sz w:val="20"/>
          <w:szCs w:val="20"/>
        </w:rPr>
        <w:t xml:space="preserve">  Artillery may always use bridges and treat as clear.</w:t>
      </w:r>
    </w:p>
    <w:p w14:paraId="390E0898" w14:textId="77777777" w:rsidR="00C0475E" w:rsidRPr="0061436E" w:rsidRDefault="00C0475E" w:rsidP="00C0475E">
      <w:pPr>
        <w:rPr>
          <w:sz w:val="20"/>
          <w:szCs w:val="20"/>
        </w:rPr>
      </w:pPr>
      <w:r w:rsidRPr="0061436E">
        <w:rPr>
          <w:b/>
          <w:sz w:val="20"/>
          <w:szCs w:val="20"/>
        </w:rPr>
        <w:t>Gully</w:t>
      </w:r>
      <w:r w:rsidRPr="0061436E">
        <w:rPr>
          <w:sz w:val="20"/>
          <w:szCs w:val="20"/>
        </w:rPr>
        <w:t>:</w:t>
      </w:r>
      <w:r w:rsidRPr="0061436E">
        <w:rPr>
          <w:sz w:val="20"/>
          <w:szCs w:val="20"/>
        </w:rPr>
        <w:tab/>
        <w:t>A steep depression, useful for hiding troops</w:t>
      </w:r>
    </w:p>
    <w:p w14:paraId="6A6C7EF1" w14:textId="77777777" w:rsidR="00C0475E" w:rsidRPr="0061436E" w:rsidRDefault="00C0475E" w:rsidP="00C0475E">
      <w:pPr>
        <w:rPr>
          <w:color w:val="000000"/>
          <w:sz w:val="20"/>
          <w:szCs w:val="20"/>
        </w:rPr>
      </w:pPr>
      <w:r w:rsidRPr="0061436E">
        <w:rPr>
          <w:b/>
          <w:color w:val="000000"/>
          <w:sz w:val="20"/>
          <w:szCs w:val="20"/>
        </w:rPr>
        <w:t>Field Fortifications I</w:t>
      </w:r>
      <w:r w:rsidRPr="0061436E">
        <w:rPr>
          <w:color w:val="000000"/>
          <w:sz w:val="20"/>
          <w:szCs w:val="20"/>
        </w:rPr>
        <w:t xml:space="preserve">:  Abattis, ditches.  </w:t>
      </w:r>
    </w:p>
    <w:p w14:paraId="5F4EC794" w14:textId="77777777" w:rsidR="00C0475E" w:rsidRPr="0061436E" w:rsidRDefault="00C0475E" w:rsidP="00C0475E">
      <w:pPr>
        <w:rPr>
          <w:sz w:val="20"/>
          <w:szCs w:val="20"/>
        </w:rPr>
      </w:pPr>
      <w:r w:rsidRPr="0061436E">
        <w:rPr>
          <w:b/>
          <w:sz w:val="20"/>
          <w:szCs w:val="20"/>
        </w:rPr>
        <w:t>Field Fortification II</w:t>
      </w:r>
      <w:r w:rsidRPr="0061436E">
        <w:rPr>
          <w:sz w:val="20"/>
          <w:szCs w:val="20"/>
        </w:rPr>
        <w:t>:   More extensive, Food of the Ssu fields, caltrop fields etc.  Define whether FFI or II at start of battle, also characteristics (ie Cover score)</w:t>
      </w:r>
    </w:p>
    <w:p w14:paraId="6C4B6569" w14:textId="77777777" w:rsidR="00C0475E" w:rsidRPr="0061436E" w:rsidRDefault="00C0475E" w:rsidP="00C0475E">
      <w:pPr>
        <w:rPr>
          <w:b/>
          <w:sz w:val="20"/>
          <w:szCs w:val="20"/>
          <w:u w:val="single"/>
        </w:rPr>
      </w:pPr>
    </w:p>
    <w:p w14:paraId="237E5586" w14:textId="77777777" w:rsidR="00C0475E" w:rsidRPr="00EF51BC" w:rsidRDefault="00C0475E" w:rsidP="00C0475E">
      <w:pPr>
        <w:pStyle w:val="ListParagraph"/>
        <w:numPr>
          <w:ilvl w:val="2"/>
          <w:numId w:val="3"/>
        </w:numPr>
        <w:rPr>
          <w:b/>
          <w:sz w:val="22"/>
          <w:szCs w:val="20"/>
          <w:u w:val="single"/>
        </w:rPr>
      </w:pPr>
      <w:r w:rsidRPr="00EF51BC">
        <w:rPr>
          <w:b/>
          <w:sz w:val="22"/>
          <w:szCs w:val="20"/>
          <w:u w:val="single"/>
        </w:rPr>
        <w:t>Built up Terrain</w:t>
      </w:r>
    </w:p>
    <w:p w14:paraId="40A3AA34" w14:textId="77777777" w:rsidR="00C0475E" w:rsidRPr="0061436E" w:rsidRDefault="00C0475E" w:rsidP="00C0475E">
      <w:pPr>
        <w:rPr>
          <w:sz w:val="20"/>
          <w:szCs w:val="20"/>
        </w:rPr>
      </w:pPr>
    </w:p>
    <w:p w14:paraId="61C57364" w14:textId="77777777" w:rsidR="00C0475E" w:rsidRPr="0061436E" w:rsidRDefault="00C0475E" w:rsidP="00C0475E">
      <w:pPr>
        <w:rPr>
          <w:sz w:val="20"/>
          <w:szCs w:val="20"/>
        </w:rPr>
      </w:pPr>
      <w:r w:rsidRPr="0061436E">
        <w:rPr>
          <w:sz w:val="20"/>
          <w:szCs w:val="20"/>
        </w:rPr>
        <w:t>This is area terrain created by buildings.</w:t>
      </w:r>
    </w:p>
    <w:p w14:paraId="6EE8AFBF" w14:textId="77777777" w:rsidR="00C0475E" w:rsidRPr="0061436E" w:rsidRDefault="00C0475E" w:rsidP="00C0475E">
      <w:pPr>
        <w:rPr>
          <w:b/>
          <w:sz w:val="20"/>
          <w:szCs w:val="20"/>
        </w:rPr>
      </w:pPr>
    </w:p>
    <w:p w14:paraId="6FAB2C38" w14:textId="62E43E59" w:rsidR="00C0475E" w:rsidRPr="00315035" w:rsidRDefault="00C0475E" w:rsidP="00C0475E">
      <w:pPr>
        <w:rPr>
          <w:sz w:val="20"/>
          <w:szCs w:val="20"/>
        </w:rPr>
      </w:pPr>
      <w:r w:rsidRPr="0061436E">
        <w:rPr>
          <w:b/>
          <w:sz w:val="20"/>
          <w:szCs w:val="20"/>
        </w:rPr>
        <w:t>Building:</w:t>
      </w:r>
      <w:r w:rsidRPr="0061436E">
        <w:rPr>
          <w:b/>
          <w:sz w:val="20"/>
          <w:szCs w:val="20"/>
        </w:rPr>
        <w:tab/>
      </w:r>
      <w:r w:rsidRPr="00315035">
        <w:rPr>
          <w:sz w:val="20"/>
          <w:szCs w:val="20"/>
        </w:rPr>
        <w:t xml:space="preserve">Single </w:t>
      </w:r>
      <w:r>
        <w:rPr>
          <w:sz w:val="20"/>
          <w:szCs w:val="20"/>
        </w:rPr>
        <w:t xml:space="preserve">very </w:t>
      </w:r>
      <w:r w:rsidRPr="00315035">
        <w:rPr>
          <w:sz w:val="20"/>
          <w:szCs w:val="20"/>
        </w:rPr>
        <w:t>large significant building complex such as a temple</w:t>
      </w:r>
      <w:r>
        <w:rPr>
          <w:sz w:val="20"/>
          <w:szCs w:val="20"/>
        </w:rPr>
        <w:t>, giving semi-fortress defence</w:t>
      </w:r>
      <w:r w:rsidRPr="00315035">
        <w:rPr>
          <w:sz w:val="20"/>
          <w:szCs w:val="20"/>
        </w:rPr>
        <w:t>.</w:t>
      </w:r>
    </w:p>
    <w:p w14:paraId="14CC47AC" w14:textId="77777777" w:rsidR="00C0475E" w:rsidRPr="0061436E" w:rsidRDefault="00C0475E" w:rsidP="00C0475E">
      <w:pPr>
        <w:rPr>
          <w:sz w:val="20"/>
          <w:szCs w:val="20"/>
        </w:rPr>
      </w:pPr>
      <w:r w:rsidRPr="0061436E">
        <w:rPr>
          <w:b/>
          <w:sz w:val="20"/>
          <w:szCs w:val="20"/>
        </w:rPr>
        <w:t>Village</w:t>
      </w:r>
      <w:r w:rsidRPr="0061436E">
        <w:rPr>
          <w:sz w:val="20"/>
          <w:szCs w:val="20"/>
        </w:rPr>
        <w:t>:</w:t>
      </w:r>
      <w:r w:rsidRPr="0061436E">
        <w:rPr>
          <w:sz w:val="20"/>
          <w:szCs w:val="20"/>
        </w:rPr>
        <w:tab/>
      </w:r>
      <w:r>
        <w:rPr>
          <w:sz w:val="20"/>
          <w:szCs w:val="20"/>
        </w:rPr>
        <w:tab/>
      </w:r>
      <w:r w:rsidRPr="0061436E">
        <w:rPr>
          <w:sz w:val="20"/>
          <w:szCs w:val="20"/>
        </w:rPr>
        <w:t>Group of smaller buildings</w:t>
      </w:r>
    </w:p>
    <w:p w14:paraId="7BE6578A" w14:textId="77777777" w:rsidR="00C0475E" w:rsidRDefault="00C0475E" w:rsidP="00C0475E">
      <w:pPr>
        <w:rPr>
          <w:sz w:val="20"/>
          <w:szCs w:val="20"/>
        </w:rPr>
      </w:pPr>
    </w:p>
    <w:p w14:paraId="4EB942F7" w14:textId="0067C803" w:rsidR="00C0475E" w:rsidRDefault="00C0475E" w:rsidP="00C0475E">
      <w:pPr>
        <w:rPr>
          <w:sz w:val="20"/>
          <w:szCs w:val="20"/>
        </w:rPr>
      </w:pPr>
      <w:r>
        <w:rPr>
          <w:sz w:val="20"/>
          <w:szCs w:val="20"/>
        </w:rPr>
        <w:t>Units in this terrain must be in Formation 23 (</w:t>
      </w:r>
      <w:r>
        <w:rPr>
          <w:sz w:val="20"/>
          <w:szCs w:val="20"/>
        </w:rPr>
        <w:fldChar w:fldCharType="begin"/>
      </w:r>
      <w:r>
        <w:rPr>
          <w:sz w:val="20"/>
          <w:szCs w:val="20"/>
        </w:rPr>
        <w:instrText xml:space="preserve"> REF _Ref484885012 \w \h </w:instrText>
      </w:r>
      <w:r>
        <w:rPr>
          <w:sz w:val="20"/>
          <w:szCs w:val="20"/>
        </w:rPr>
      </w:r>
      <w:r>
        <w:rPr>
          <w:sz w:val="20"/>
          <w:szCs w:val="20"/>
        </w:rPr>
        <w:fldChar w:fldCharType="separate"/>
      </w:r>
      <w:r w:rsidR="00996996">
        <w:rPr>
          <w:sz w:val="20"/>
          <w:szCs w:val="20"/>
        </w:rPr>
        <w:t>I.3.4</w:t>
      </w:r>
      <w:r>
        <w:rPr>
          <w:sz w:val="20"/>
          <w:szCs w:val="20"/>
        </w:rPr>
        <w:fldChar w:fldCharType="end"/>
      </w:r>
      <w:r>
        <w:rPr>
          <w:sz w:val="20"/>
          <w:szCs w:val="20"/>
        </w:rPr>
        <w:t>) .</w:t>
      </w:r>
    </w:p>
    <w:p w14:paraId="344AE50F" w14:textId="77777777" w:rsidR="00C0475E" w:rsidRDefault="00C0475E" w:rsidP="00C0475E">
      <w:pPr>
        <w:rPr>
          <w:sz w:val="20"/>
          <w:szCs w:val="20"/>
        </w:rPr>
      </w:pPr>
    </w:p>
    <w:p w14:paraId="3842366F" w14:textId="77777777" w:rsidR="00C0475E" w:rsidRDefault="00C0475E" w:rsidP="00C0475E">
      <w:pPr>
        <w:rPr>
          <w:sz w:val="20"/>
          <w:szCs w:val="20"/>
        </w:rPr>
      </w:pPr>
      <w:r>
        <w:rPr>
          <w:sz w:val="20"/>
          <w:szCs w:val="20"/>
        </w:rPr>
        <w:t xml:space="preserve">Light Troops in this terrain have their attack strength </w:t>
      </w:r>
      <w:r w:rsidRPr="00FA4023">
        <w:rPr>
          <w:b/>
          <w:sz w:val="20"/>
          <w:szCs w:val="20"/>
        </w:rPr>
        <w:t>quartered</w:t>
      </w:r>
      <w:r>
        <w:rPr>
          <w:sz w:val="20"/>
          <w:szCs w:val="20"/>
        </w:rPr>
        <w:t xml:space="preserve"> in melee to reflect this unsuitability for close hand to hand combat.</w:t>
      </w:r>
    </w:p>
    <w:p w14:paraId="5F2F0CD3" w14:textId="77777777" w:rsidR="00C0475E" w:rsidRDefault="00C0475E" w:rsidP="00C0475E">
      <w:pPr>
        <w:rPr>
          <w:sz w:val="20"/>
          <w:szCs w:val="20"/>
        </w:rPr>
      </w:pPr>
    </w:p>
    <w:p w14:paraId="3C17CA54" w14:textId="77777777" w:rsidR="00C0475E" w:rsidRPr="0061436E" w:rsidRDefault="00C0475E" w:rsidP="00C0475E">
      <w:pPr>
        <w:pStyle w:val="ListParagraph"/>
        <w:numPr>
          <w:ilvl w:val="2"/>
          <w:numId w:val="3"/>
        </w:numPr>
        <w:rPr>
          <w:b/>
          <w:sz w:val="20"/>
          <w:szCs w:val="20"/>
          <w:u w:val="single"/>
        </w:rPr>
      </w:pPr>
      <w:r w:rsidRPr="00EF51BC">
        <w:rPr>
          <w:b/>
          <w:sz w:val="22"/>
          <w:szCs w:val="20"/>
          <w:u w:val="single"/>
        </w:rPr>
        <w:t>Road</w:t>
      </w:r>
    </w:p>
    <w:p w14:paraId="77B9D14E" w14:textId="77777777" w:rsidR="00C0475E" w:rsidRPr="0061436E" w:rsidRDefault="00C0475E" w:rsidP="00C0475E">
      <w:pPr>
        <w:rPr>
          <w:b/>
          <w:sz w:val="20"/>
          <w:szCs w:val="20"/>
          <w:u w:val="single"/>
        </w:rPr>
      </w:pPr>
    </w:p>
    <w:p w14:paraId="2E9F978C" w14:textId="77777777" w:rsidR="00C0475E" w:rsidRPr="0061436E" w:rsidRDefault="00C0475E" w:rsidP="00C0475E">
      <w:pPr>
        <w:rPr>
          <w:b/>
          <w:color w:val="000000"/>
          <w:sz w:val="20"/>
          <w:szCs w:val="20"/>
        </w:rPr>
      </w:pPr>
      <w:r w:rsidRPr="0061436E">
        <w:rPr>
          <w:b/>
          <w:color w:val="000000"/>
          <w:sz w:val="20"/>
          <w:szCs w:val="20"/>
        </w:rPr>
        <w:t xml:space="preserve">Standard roads:  </w:t>
      </w:r>
      <w:r w:rsidRPr="0061436E">
        <w:rPr>
          <w:color w:val="000000"/>
          <w:sz w:val="20"/>
          <w:szCs w:val="20"/>
        </w:rPr>
        <w:t xml:space="preserve">Paved or unpaved tracks across the countryside  These have no effect other than to increase movement rates </w:t>
      </w:r>
      <w:r>
        <w:rPr>
          <w:color w:val="000000"/>
          <w:sz w:val="20"/>
          <w:szCs w:val="20"/>
        </w:rPr>
        <w:t>units in Formation 4 moving along them</w:t>
      </w:r>
      <w:r w:rsidRPr="0061436E">
        <w:rPr>
          <w:color w:val="000000"/>
          <w:sz w:val="20"/>
          <w:szCs w:val="20"/>
        </w:rPr>
        <w:t>.</w:t>
      </w:r>
    </w:p>
    <w:p w14:paraId="3B85933A" w14:textId="77777777" w:rsidR="00C0475E" w:rsidRPr="0061436E" w:rsidRDefault="00C0475E" w:rsidP="00C0475E">
      <w:pPr>
        <w:rPr>
          <w:color w:val="000000"/>
          <w:sz w:val="20"/>
          <w:szCs w:val="20"/>
        </w:rPr>
      </w:pPr>
      <w:r w:rsidRPr="0061436E">
        <w:rPr>
          <w:b/>
          <w:color w:val="000000"/>
          <w:sz w:val="20"/>
          <w:szCs w:val="20"/>
        </w:rPr>
        <w:t xml:space="preserve">Sakbe roads:  </w:t>
      </w:r>
      <w:r w:rsidRPr="0061436E">
        <w:rPr>
          <w:color w:val="000000"/>
          <w:sz w:val="20"/>
          <w:szCs w:val="20"/>
        </w:rPr>
        <w:t xml:space="preserve">Raised three lane highways with fortified towers.  Movement along a Sakbe is as per Standard roads.  Movement onto or across a Sakbe is not permitted without the use of siege equipment (ladders) except via the towers, in which case it takes one move to ascend or descend the Sakbe.  </w:t>
      </w:r>
    </w:p>
    <w:p w14:paraId="0E6DE8D9" w14:textId="77777777" w:rsidR="00C0475E" w:rsidRPr="0061436E" w:rsidRDefault="00C0475E" w:rsidP="00C0475E">
      <w:pPr>
        <w:rPr>
          <w:color w:val="000000"/>
          <w:sz w:val="20"/>
          <w:szCs w:val="20"/>
        </w:rPr>
      </w:pPr>
    </w:p>
    <w:p w14:paraId="298A78F7" w14:textId="77777777" w:rsidR="00C0475E" w:rsidRPr="0061436E" w:rsidRDefault="00C0475E" w:rsidP="00C0475E">
      <w:pPr>
        <w:rPr>
          <w:color w:val="000000"/>
          <w:sz w:val="20"/>
          <w:szCs w:val="20"/>
        </w:rPr>
      </w:pPr>
      <w:r w:rsidRPr="0061436E">
        <w:rPr>
          <w:color w:val="000000"/>
          <w:sz w:val="20"/>
          <w:szCs w:val="20"/>
        </w:rPr>
        <w:t xml:space="preserve">If the Sakbe (including towers) is occupied by enemy units (which need to be in FoP) then it cannot be entered except via Siege Attack (covered in the </w:t>
      </w:r>
      <w:r>
        <w:rPr>
          <w:color w:val="000000"/>
          <w:sz w:val="20"/>
          <w:szCs w:val="20"/>
        </w:rPr>
        <w:t>Siege</w:t>
      </w:r>
      <w:r w:rsidRPr="0061436E">
        <w:rPr>
          <w:color w:val="000000"/>
          <w:sz w:val="20"/>
          <w:szCs w:val="20"/>
        </w:rPr>
        <w:t xml:space="preserve"> supplement) or special battle rules.  </w:t>
      </w:r>
    </w:p>
    <w:p w14:paraId="404F750C" w14:textId="77777777" w:rsidR="00C0475E" w:rsidRPr="0061436E" w:rsidRDefault="00C0475E" w:rsidP="00C0475E">
      <w:pPr>
        <w:rPr>
          <w:color w:val="000000"/>
          <w:sz w:val="20"/>
          <w:szCs w:val="20"/>
        </w:rPr>
      </w:pPr>
    </w:p>
    <w:p w14:paraId="434A149E" w14:textId="77777777" w:rsidR="00C0475E" w:rsidRPr="0061436E" w:rsidRDefault="00C0475E" w:rsidP="00C0475E">
      <w:pPr>
        <w:rPr>
          <w:color w:val="000000"/>
          <w:sz w:val="20"/>
          <w:szCs w:val="20"/>
        </w:rPr>
      </w:pPr>
      <w:r w:rsidRPr="0061436E">
        <w:rPr>
          <w:color w:val="000000"/>
          <w:sz w:val="20"/>
          <w:szCs w:val="20"/>
        </w:rPr>
        <w:t>Units must be in Formation 4 (Serpent) to receive the movement benefit of roads.</w:t>
      </w:r>
    </w:p>
    <w:p w14:paraId="0C05C147" w14:textId="77777777" w:rsidR="00C0475E" w:rsidRPr="0061436E" w:rsidRDefault="00C0475E" w:rsidP="00C0475E">
      <w:pPr>
        <w:rPr>
          <w:b/>
          <w:sz w:val="20"/>
          <w:szCs w:val="20"/>
          <w:u w:val="single"/>
        </w:rPr>
      </w:pPr>
    </w:p>
    <w:p w14:paraId="53D46608" w14:textId="77777777" w:rsidR="00C0475E" w:rsidRDefault="00C0475E" w:rsidP="00C0475E">
      <w:pPr>
        <w:pStyle w:val="ListParagraph"/>
        <w:numPr>
          <w:ilvl w:val="2"/>
          <w:numId w:val="3"/>
        </w:numPr>
        <w:rPr>
          <w:b/>
          <w:sz w:val="22"/>
          <w:szCs w:val="20"/>
          <w:u w:val="single"/>
        </w:rPr>
      </w:pPr>
      <w:r w:rsidRPr="00EF51BC">
        <w:rPr>
          <w:b/>
          <w:sz w:val="22"/>
          <w:szCs w:val="20"/>
          <w:u w:val="single"/>
        </w:rPr>
        <w:t xml:space="preserve"> </w:t>
      </w:r>
      <w:r>
        <w:rPr>
          <w:b/>
          <w:sz w:val="22"/>
          <w:szCs w:val="20"/>
          <w:u w:val="single"/>
        </w:rPr>
        <w:t>Major F</w:t>
      </w:r>
      <w:r w:rsidRPr="00EF51BC">
        <w:rPr>
          <w:b/>
          <w:sz w:val="22"/>
          <w:szCs w:val="20"/>
          <w:u w:val="single"/>
        </w:rPr>
        <w:t>ortifications</w:t>
      </w:r>
    </w:p>
    <w:p w14:paraId="165B2550" w14:textId="77777777" w:rsidR="00C0475E" w:rsidRDefault="00C0475E" w:rsidP="00C0475E">
      <w:pPr>
        <w:rPr>
          <w:b/>
          <w:sz w:val="22"/>
          <w:szCs w:val="20"/>
          <w:u w:val="single"/>
        </w:rPr>
      </w:pPr>
    </w:p>
    <w:p w14:paraId="41B330D3" w14:textId="77777777" w:rsidR="00C0475E" w:rsidRPr="00F07EB0" w:rsidRDefault="00C0475E" w:rsidP="00C0475E">
      <w:pPr>
        <w:rPr>
          <w:b/>
          <w:sz w:val="22"/>
          <w:szCs w:val="20"/>
          <w:u w:val="single"/>
        </w:rPr>
      </w:pPr>
      <w:r>
        <w:rPr>
          <w:noProof/>
          <w:lang w:eastAsia="en-GB"/>
        </w:rPr>
        <w:drawing>
          <wp:inline distT="0" distB="0" distL="0" distR="0" wp14:anchorId="5610AA57" wp14:editId="5863A931">
            <wp:extent cx="6132935" cy="1419225"/>
            <wp:effectExtent l="0" t="0" r="1270" b="0"/>
            <wp:docPr id="46" name="Picture 46" descr="http://4.bp.blogspot.com/-zZz2FTUV4L4/TfEkZn13IhI/AAAAAAAAB80/B4OgRrSJPak/s1600/Trampier+tekum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4.bp.blogspot.com/-zZz2FTUV4L4/TfEkZn13IhI/AAAAAAAAB80/B4OgRrSJPak/s1600/Trampier+tekumel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1428" cy="1418876"/>
                    </a:xfrm>
                    <a:prstGeom prst="rect">
                      <a:avLst/>
                    </a:prstGeom>
                    <a:noFill/>
                    <a:ln>
                      <a:noFill/>
                    </a:ln>
                  </pic:spPr>
                </pic:pic>
              </a:graphicData>
            </a:graphic>
          </wp:inline>
        </w:drawing>
      </w:r>
    </w:p>
    <w:p w14:paraId="1264E26D" w14:textId="77777777" w:rsidR="00C0475E" w:rsidRPr="0061436E" w:rsidRDefault="00C0475E" w:rsidP="00C0475E">
      <w:pPr>
        <w:rPr>
          <w:color w:val="000000"/>
          <w:sz w:val="20"/>
          <w:szCs w:val="20"/>
        </w:rPr>
      </w:pPr>
    </w:p>
    <w:p w14:paraId="434F25EC" w14:textId="77777777" w:rsidR="00C0475E" w:rsidRPr="0061436E" w:rsidRDefault="00C0475E" w:rsidP="00C0475E">
      <w:pPr>
        <w:rPr>
          <w:b/>
          <w:color w:val="000000"/>
          <w:sz w:val="20"/>
          <w:szCs w:val="20"/>
        </w:rPr>
      </w:pPr>
      <w:r w:rsidRPr="0061436E">
        <w:rPr>
          <w:color w:val="000000"/>
          <w:sz w:val="20"/>
          <w:szCs w:val="20"/>
        </w:rPr>
        <w:t>These are town walls,</w:t>
      </w:r>
      <w:r>
        <w:rPr>
          <w:color w:val="000000"/>
          <w:sz w:val="20"/>
          <w:szCs w:val="20"/>
        </w:rPr>
        <w:t xml:space="preserve"> Sakbe roads,</w:t>
      </w:r>
      <w:r w:rsidRPr="0061436E">
        <w:rPr>
          <w:color w:val="000000"/>
          <w:sz w:val="20"/>
          <w:szCs w:val="20"/>
        </w:rPr>
        <w:t xml:space="preserve"> towers, castles etc.  These are outside the scope of normal battle rules and actions  involving these should use the </w:t>
      </w:r>
      <w:r>
        <w:rPr>
          <w:color w:val="000000"/>
          <w:sz w:val="20"/>
          <w:szCs w:val="20"/>
        </w:rPr>
        <w:t xml:space="preserve">Sakbe Road and </w:t>
      </w:r>
      <w:r w:rsidRPr="0061436E">
        <w:rPr>
          <w:color w:val="000000"/>
          <w:sz w:val="20"/>
          <w:szCs w:val="20"/>
        </w:rPr>
        <w:t>Siege rules</w:t>
      </w:r>
      <w:r>
        <w:rPr>
          <w:color w:val="000000"/>
          <w:sz w:val="20"/>
          <w:szCs w:val="20"/>
        </w:rPr>
        <w:t xml:space="preserve"> supplements</w:t>
      </w:r>
      <w:r w:rsidRPr="0061436E">
        <w:rPr>
          <w:color w:val="000000"/>
          <w:sz w:val="20"/>
          <w:szCs w:val="20"/>
        </w:rPr>
        <w:t>.</w:t>
      </w:r>
    </w:p>
    <w:p w14:paraId="4E6E9CA9" w14:textId="77777777" w:rsidR="00C0475E" w:rsidRPr="0061436E" w:rsidRDefault="00C0475E" w:rsidP="00C0475E">
      <w:pPr>
        <w:rPr>
          <w:b/>
          <w:sz w:val="20"/>
          <w:szCs w:val="20"/>
          <w:u w:val="single"/>
        </w:rPr>
      </w:pPr>
    </w:p>
    <w:p w14:paraId="047CD5A4" w14:textId="77777777" w:rsidR="00C0475E" w:rsidRPr="00C878D7" w:rsidRDefault="00C0475E" w:rsidP="00C0475E">
      <w:pPr>
        <w:pStyle w:val="ListParagraph"/>
        <w:numPr>
          <w:ilvl w:val="1"/>
          <w:numId w:val="3"/>
        </w:numPr>
        <w:rPr>
          <w:b/>
          <w:szCs w:val="20"/>
          <w:u w:val="single"/>
        </w:rPr>
      </w:pPr>
      <w:bookmarkStart w:id="113" w:name="_Ref4880776"/>
      <w:r w:rsidRPr="00C878D7">
        <w:rPr>
          <w:b/>
          <w:szCs w:val="20"/>
          <w:u w:val="single"/>
        </w:rPr>
        <w:t>TERRAIN EFFECTS CHART</w:t>
      </w:r>
      <w:bookmarkEnd w:id="113"/>
    </w:p>
    <w:p w14:paraId="441CAAAD" w14:textId="77777777" w:rsidR="00C0475E" w:rsidRDefault="00C0475E" w:rsidP="00C0475E">
      <w:pPr>
        <w:rPr>
          <w:b/>
          <w:color w:val="000000"/>
          <w:sz w:val="20"/>
          <w:szCs w:val="20"/>
          <w:u w:val="single"/>
        </w:rPr>
      </w:pPr>
    </w:p>
    <w:p w14:paraId="1ACC8E3C" w14:textId="77777777" w:rsidR="00C0475E" w:rsidRPr="0061436E" w:rsidRDefault="00C0475E" w:rsidP="00C0475E">
      <w:pPr>
        <w:rPr>
          <w:b/>
          <w:color w:val="000000"/>
          <w:sz w:val="20"/>
          <w:szCs w:val="20"/>
          <w:u w:val="single"/>
        </w:rPr>
      </w:pPr>
      <w:r w:rsidRPr="0061436E">
        <w:rPr>
          <w:b/>
          <w:color w:val="000000"/>
          <w:sz w:val="20"/>
          <w:szCs w:val="20"/>
          <w:u w:val="single"/>
        </w:rPr>
        <w:t>Move</w:t>
      </w:r>
    </w:p>
    <w:p w14:paraId="3479500A" w14:textId="77777777" w:rsidR="00C0475E" w:rsidRPr="0061436E" w:rsidRDefault="00C0475E" w:rsidP="00C0475E">
      <w:pPr>
        <w:rPr>
          <w:color w:val="000000"/>
          <w:sz w:val="20"/>
          <w:szCs w:val="20"/>
        </w:rPr>
      </w:pPr>
    </w:p>
    <w:p w14:paraId="2D006AF9" w14:textId="100898AE" w:rsidR="00C0475E" w:rsidRPr="0061436E" w:rsidRDefault="00C0475E" w:rsidP="00C0475E">
      <w:pPr>
        <w:rPr>
          <w:color w:val="000000"/>
          <w:sz w:val="20"/>
          <w:szCs w:val="20"/>
        </w:rPr>
      </w:pPr>
      <w:r>
        <w:rPr>
          <w:color w:val="000000"/>
          <w:sz w:val="20"/>
          <w:szCs w:val="20"/>
        </w:rPr>
        <w:t>This d</w:t>
      </w:r>
      <w:r w:rsidRPr="0061436E">
        <w:rPr>
          <w:color w:val="000000"/>
          <w:sz w:val="20"/>
          <w:szCs w:val="20"/>
        </w:rPr>
        <w:t>isplays whether terrain is normal, affecting, affecting +, affecting built up or affecting (up).  This affects movement speed as specified in the Movement Table</w:t>
      </w:r>
      <w:r>
        <w:rPr>
          <w:color w:val="000000"/>
          <w:sz w:val="20"/>
          <w:szCs w:val="20"/>
        </w:rPr>
        <w:t>.  If two types of</w:t>
      </w:r>
      <w:r w:rsidR="00F15B5E">
        <w:rPr>
          <w:color w:val="000000"/>
          <w:sz w:val="20"/>
          <w:szCs w:val="20"/>
        </w:rPr>
        <w:t xml:space="preserve"> area</w:t>
      </w:r>
      <w:r>
        <w:rPr>
          <w:color w:val="000000"/>
          <w:sz w:val="20"/>
          <w:szCs w:val="20"/>
        </w:rPr>
        <w:t xml:space="preserve"> terrain affect a unit in a single move </w:t>
      </w:r>
      <w:r>
        <w:rPr>
          <w:color w:val="000000"/>
          <w:sz w:val="20"/>
          <w:szCs w:val="20"/>
        </w:rPr>
        <w:lastRenderedPageBreak/>
        <w:t>then only reduce its movement by the worst one.</w:t>
      </w:r>
      <w:r w:rsidR="00F15B5E">
        <w:rPr>
          <w:color w:val="000000"/>
          <w:sz w:val="20"/>
          <w:szCs w:val="20"/>
        </w:rPr>
        <w:t xml:space="preserve">  However units are affected by both linear terrain and area terrain so crossed a hedge and going uphill if Heavy means movement reduces to 125mm and then loses 25% so net 95mm.</w:t>
      </w:r>
    </w:p>
    <w:p w14:paraId="0414960C" w14:textId="77777777" w:rsidR="00C0475E" w:rsidRPr="0061436E" w:rsidRDefault="00C0475E" w:rsidP="00C0475E">
      <w:pPr>
        <w:rPr>
          <w:color w:val="000000"/>
          <w:sz w:val="20"/>
          <w:szCs w:val="20"/>
        </w:rPr>
      </w:pPr>
    </w:p>
    <w:p w14:paraId="24CCF7B1" w14:textId="77777777" w:rsidR="00C0475E" w:rsidRPr="0061436E" w:rsidRDefault="00C0475E" w:rsidP="00C0475E">
      <w:pPr>
        <w:rPr>
          <w:b/>
          <w:color w:val="000000"/>
          <w:sz w:val="20"/>
          <w:szCs w:val="20"/>
          <w:u w:val="single"/>
        </w:rPr>
      </w:pPr>
      <w:r w:rsidRPr="00EF51BC">
        <w:rPr>
          <w:b/>
          <w:color w:val="000000"/>
          <w:sz w:val="22"/>
          <w:szCs w:val="20"/>
          <w:u w:val="single"/>
        </w:rPr>
        <w:t>Cover</w:t>
      </w:r>
    </w:p>
    <w:p w14:paraId="66471704" w14:textId="77777777" w:rsidR="00C0475E" w:rsidRPr="00EF51BC" w:rsidRDefault="00C0475E" w:rsidP="00C0475E">
      <w:pPr>
        <w:rPr>
          <w:color w:val="000000"/>
          <w:sz w:val="22"/>
          <w:szCs w:val="20"/>
        </w:rPr>
      </w:pPr>
    </w:p>
    <w:p w14:paraId="504AECDD" w14:textId="77777777" w:rsidR="00C0475E" w:rsidRPr="0061436E" w:rsidRDefault="00C0475E" w:rsidP="00C0475E">
      <w:pPr>
        <w:rPr>
          <w:color w:val="000000"/>
          <w:sz w:val="20"/>
          <w:szCs w:val="20"/>
        </w:rPr>
      </w:pPr>
      <w:r w:rsidRPr="0061436E">
        <w:rPr>
          <w:color w:val="000000"/>
          <w:sz w:val="20"/>
          <w:szCs w:val="20"/>
        </w:rPr>
        <w:t xml:space="preserve">This defines the effect of the terrain on a unit defending in (or behind for linear terrain) against missile fire (see Missile Attack Calculation).  </w:t>
      </w:r>
      <w:r>
        <w:rPr>
          <w:color w:val="000000"/>
          <w:sz w:val="20"/>
          <w:szCs w:val="20"/>
        </w:rPr>
        <w:t>N = None</w:t>
      </w:r>
      <w:r w:rsidRPr="0061436E">
        <w:rPr>
          <w:color w:val="000000"/>
          <w:sz w:val="20"/>
          <w:szCs w:val="20"/>
        </w:rPr>
        <w:t>, L = Light, H = Heavy.  Serious fortification will also permit T (Total) cover but this is only applicable under the Siege Rules.</w:t>
      </w:r>
    </w:p>
    <w:p w14:paraId="656DB027" w14:textId="77777777" w:rsidR="00C0475E" w:rsidRDefault="00C0475E" w:rsidP="00C0475E">
      <w:pPr>
        <w:rPr>
          <w:color w:val="000000"/>
          <w:sz w:val="20"/>
          <w:szCs w:val="20"/>
        </w:rPr>
      </w:pPr>
    </w:p>
    <w:p w14:paraId="3C0BA827" w14:textId="77777777" w:rsidR="00C0475E" w:rsidRPr="00EF51BC" w:rsidRDefault="00C0475E" w:rsidP="00C0475E">
      <w:pPr>
        <w:rPr>
          <w:b/>
          <w:color w:val="000000"/>
          <w:sz w:val="22"/>
          <w:szCs w:val="20"/>
          <w:u w:val="single"/>
        </w:rPr>
      </w:pPr>
      <w:r w:rsidRPr="00EF51BC">
        <w:rPr>
          <w:b/>
          <w:color w:val="000000"/>
          <w:sz w:val="22"/>
          <w:szCs w:val="20"/>
          <w:u w:val="single"/>
        </w:rPr>
        <w:t>Order &amp; Recovery</w:t>
      </w:r>
    </w:p>
    <w:p w14:paraId="263EADCC" w14:textId="77777777" w:rsidR="00C0475E" w:rsidRPr="0061436E" w:rsidRDefault="00C0475E" w:rsidP="00C0475E">
      <w:pPr>
        <w:rPr>
          <w:color w:val="000000"/>
          <w:sz w:val="20"/>
          <w:szCs w:val="20"/>
        </w:rPr>
      </w:pPr>
    </w:p>
    <w:p w14:paraId="4D9E257A" w14:textId="77777777" w:rsidR="00C0475E" w:rsidRDefault="00C0475E" w:rsidP="00C0475E">
      <w:pPr>
        <w:rPr>
          <w:sz w:val="20"/>
          <w:szCs w:val="20"/>
        </w:rPr>
      </w:pPr>
      <w:r w:rsidRPr="0061436E">
        <w:rPr>
          <w:sz w:val="20"/>
          <w:szCs w:val="20"/>
        </w:rPr>
        <w:t>This shows the effect of terrain on terrain on the cohesion of units within / crossing the terrain.  Entries before the slash apply to units in the density before the slash in the Density column, entries after the slash to units in density after the slash.</w:t>
      </w:r>
    </w:p>
    <w:p w14:paraId="4710A644" w14:textId="77777777" w:rsidR="00C0475E" w:rsidRPr="0061436E" w:rsidRDefault="00C0475E" w:rsidP="00C0475E">
      <w:pPr>
        <w:rPr>
          <w:sz w:val="20"/>
          <w:szCs w:val="20"/>
        </w:rPr>
      </w:pPr>
    </w:p>
    <w:p w14:paraId="64C75C96" w14:textId="77777777" w:rsidR="00C0475E" w:rsidRPr="0061436E" w:rsidRDefault="00C0475E" w:rsidP="00C0475E">
      <w:pPr>
        <w:rPr>
          <w:sz w:val="20"/>
          <w:szCs w:val="20"/>
        </w:rPr>
      </w:pPr>
      <w:r w:rsidRPr="0061436E">
        <w:rPr>
          <w:b/>
          <w:sz w:val="20"/>
          <w:szCs w:val="20"/>
        </w:rPr>
        <w:t>N</w:t>
      </w:r>
      <w:r w:rsidRPr="0061436E">
        <w:rPr>
          <w:b/>
          <w:sz w:val="20"/>
          <w:szCs w:val="20"/>
        </w:rPr>
        <w:tab/>
        <w:t>:</w:t>
      </w:r>
      <w:r w:rsidRPr="0061436E">
        <w:rPr>
          <w:sz w:val="20"/>
          <w:szCs w:val="20"/>
        </w:rPr>
        <w:t xml:space="preserve"> </w:t>
      </w:r>
      <w:r w:rsidRPr="0061436E">
        <w:rPr>
          <w:sz w:val="20"/>
          <w:szCs w:val="20"/>
        </w:rPr>
        <w:tab/>
        <w:t>No effect</w:t>
      </w:r>
    </w:p>
    <w:p w14:paraId="4F37D72F" w14:textId="77777777" w:rsidR="00C0475E" w:rsidRPr="0061436E" w:rsidRDefault="00C0475E" w:rsidP="00C0475E">
      <w:pPr>
        <w:rPr>
          <w:sz w:val="20"/>
          <w:szCs w:val="20"/>
        </w:rPr>
      </w:pPr>
      <w:r w:rsidRPr="0061436E">
        <w:rPr>
          <w:b/>
          <w:sz w:val="20"/>
          <w:szCs w:val="20"/>
        </w:rPr>
        <w:t>M</w:t>
      </w:r>
      <w:r w:rsidRPr="0061436E">
        <w:rPr>
          <w:b/>
          <w:sz w:val="20"/>
          <w:szCs w:val="20"/>
        </w:rPr>
        <w:tab/>
        <w:t>:</w:t>
      </w:r>
      <w:r w:rsidRPr="0061436E">
        <w:rPr>
          <w:sz w:val="20"/>
          <w:szCs w:val="20"/>
        </w:rPr>
        <w:t xml:space="preserve"> </w:t>
      </w:r>
      <w:r w:rsidRPr="0061436E">
        <w:rPr>
          <w:sz w:val="20"/>
          <w:szCs w:val="20"/>
        </w:rPr>
        <w:tab/>
        <w:t>Take Terrain QC</w:t>
      </w:r>
    </w:p>
    <w:p w14:paraId="2C47071C" w14:textId="77777777" w:rsidR="00C0475E" w:rsidRPr="0061436E" w:rsidRDefault="00C0475E" w:rsidP="00C0475E">
      <w:pPr>
        <w:rPr>
          <w:sz w:val="20"/>
          <w:szCs w:val="20"/>
        </w:rPr>
      </w:pPr>
      <w:r w:rsidRPr="0061436E">
        <w:rPr>
          <w:b/>
          <w:sz w:val="20"/>
          <w:szCs w:val="20"/>
        </w:rPr>
        <w:t>D</w:t>
      </w:r>
      <w:r w:rsidRPr="0061436E">
        <w:rPr>
          <w:sz w:val="20"/>
          <w:szCs w:val="20"/>
        </w:rPr>
        <w:t xml:space="preserve"> </w:t>
      </w:r>
      <w:r w:rsidRPr="0061436E">
        <w:rPr>
          <w:sz w:val="20"/>
          <w:szCs w:val="20"/>
        </w:rPr>
        <w:tab/>
        <w:t>:</w:t>
      </w:r>
      <w:r w:rsidRPr="0061436E">
        <w:rPr>
          <w:sz w:val="20"/>
          <w:szCs w:val="20"/>
        </w:rPr>
        <w:tab/>
        <w:t>Automatic Terrain CH every time a unit moves in this terrain,</w:t>
      </w:r>
    </w:p>
    <w:p w14:paraId="3BE87944" w14:textId="77777777" w:rsidR="00C0475E" w:rsidRPr="0061436E" w:rsidRDefault="00C0475E" w:rsidP="00C0475E">
      <w:pPr>
        <w:rPr>
          <w:sz w:val="20"/>
          <w:szCs w:val="20"/>
        </w:rPr>
      </w:pPr>
      <w:r w:rsidRPr="0061436E">
        <w:rPr>
          <w:b/>
          <w:sz w:val="20"/>
          <w:szCs w:val="20"/>
        </w:rPr>
        <w:t>D</w:t>
      </w:r>
      <w:r w:rsidRPr="0061436E">
        <w:rPr>
          <w:sz w:val="20"/>
          <w:szCs w:val="20"/>
        </w:rPr>
        <w:t xml:space="preserve"> +</w:t>
      </w:r>
      <w:r w:rsidRPr="0061436E">
        <w:rPr>
          <w:sz w:val="20"/>
          <w:szCs w:val="20"/>
        </w:rPr>
        <w:tab/>
        <w:t>:</w:t>
      </w:r>
      <w:r w:rsidRPr="0061436E">
        <w:rPr>
          <w:sz w:val="20"/>
          <w:szCs w:val="20"/>
        </w:rPr>
        <w:tab/>
        <w:t>Automatic BE</w:t>
      </w:r>
      <w:r>
        <w:rPr>
          <w:sz w:val="20"/>
          <w:szCs w:val="20"/>
        </w:rPr>
        <w:t>2</w:t>
      </w:r>
      <w:r w:rsidRPr="0061436E">
        <w:rPr>
          <w:sz w:val="20"/>
          <w:szCs w:val="20"/>
        </w:rPr>
        <w:t xml:space="preserve"> CH every time a unit moves across this terrain,</w:t>
      </w:r>
    </w:p>
    <w:p w14:paraId="6080F31A" w14:textId="77777777" w:rsidR="00C0475E" w:rsidRPr="0061436E" w:rsidRDefault="00C0475E" w:rsidP="00C0475E">
      <w:pPr>
        <w:rPr>
          <w:sz w:val="20"/>
          <w:szCs w:val="20"/>
        </w:rPr>
      </w:pPr>
      <w:r w:rsidRPr="0061436E">
        <w:rPr>
          <w:b/>
          <w:sz w:val="20"/>
          <w:szCs w:val="20"/>
        </w:rPr>
        <w:t>D</w:t>
      </w:r>
      <w:r w:rsidRPr="0061436E">
        <w:rPr>
          <w:sz w:val="20"/>
          <w:szCs w:val="20"/>
        </w:rPr>
        <w:t xml:space="preserve"> ++</w:t>
      </w:r>
      <w:r w:rsidRPr="0061436E">
        <w:rPr>
          <w:sz w:val="20"/>
          <w:szCs w:val="20"/>
        </w:rPr>
        <w:tab/>
        <w:t>:</w:t>
      </w:r>
      <w:r w:rsidRPr="0061436E">
        <w:rPr>
          <w:sz w:val="20"/>
          <w:szCs w:val="20"/>
        </w:rPr>
        <w:tab/>
        <w:t>Automatic Missile CH every time a unit moves across this terrain,</w:t>
      </w:r>
    </w:p>
    <w:p w14:paraId="4DFB1EA3" w14:textId="77777777" w:rsidR="00C0475E" w:rsidRPr="0061436E" w:rsidRDefault="00C0475E" w:rsidP="00C0475E">
      <w:pPr>
        <w:rPr>
          <w:sz w:val="20"/>
          <w:szCs w:val="20"/>
        </w:rPr>
      </w:pPr>
      <w:r w:rsidRPr="0061436E">
        <w:rPr>
          <w:b/>
          <w:sz w:val="20"/>
          <w:szCs w:val="20"/>
        </w:rPr>
        <w:t>Yes</w:t>
      </w:r>
      <w:r w:rsidRPr="0061436E">
        <w:rPr>
          <w:sz w:val="20"/>
          <w:szCs w:val="20"/>
        </w:rPr>
        <w:t xml:space="preserve"> </w:t>
      </w:r>
      <w:r w:rsidRPr="0061436E">
        <w:rPr>
          <w:sz w:val="20"/>
          <w:szCs w:val="20"/>
        </w:rPr>
        <w:tab/>
        <w:t>:</w:t>
      </w:r>
      <w:r w:rsidRPr="0061436E">
        <w:rPr>
          <w:sz w:val="20"/>
          <w:szCs w:val="20"/>
        </w:rPr>
        <w:tab/>
        <w:t xml:space="preserve">Units can recover any CH, </w:t>
      </w:r>
    </w:p>
    <w:p w14:paraId="35D32629" w14:textId="77777777" w:rsidR="00C0475E" w:rsidRPr="0061436E" w:rsidRDefault="00C0475E" w:rsidP="00C0475E">
      <w:pPr>
        <w:rPr>
          <w:sz w:val="20"/>
          <w:szCs w:val="20"/>
        </w:rPr>
      </w:pPr>
      <w:r w:rsidRPr="0061436E">
        <w:rPr>
          <w:b/>
          <w:sz w:val="20"/>
          <w:szCs w:val="20"/>
        </w:rPr>
        <w:t>No</w:t>
      </w:r>
      <w:r w:rsidRPr="0061436E">
        <w:rPr>
          <w:sz w:val="20"/>
          <w:szCs w:val="20"/>
        </w:rPr>
        <w:t xml:space="preserve"> </w:t>
      </w:r>
      <w:r w:rsidRPr="0061436E">
        <w:rPr>
          <w:sz w:val="20"/>
          <w:szCs w:val="20"/>
        </w:rPr>
        <w:tab/>
        <w:t>:</w:t>
      </w:r>
      <w:r w:rsidRPr="0061436E">
        <w:rPr>
          <w:sz w:val="20"/>
          <w:szCs w:val="20"/>
        </w:rPr>
        <w:tab/>
        <w:t>Units cannot recover Terrain CH  (but can  recover other CH)</w:t>
      </w:r>
    </w:p>
    <w:p w14:paraId="006BCFA9" w14:textId="77777777" w:rsidR="00C0475E" w:rsidRDefault="00C0475E" w:rsidP="00C0475E">
      <w:pPr>
        <w:rPr>
          <w:color w:val="000000"/>
          <w:sz w:val="20"/>
          <w:szCs w:val="20"/>
        </w:rPr>
      </w:pPr>
    </w:p>
    <w:p w14:paraId="430A34ED" w14:textId="77777777" w:rsidR="00C0475E" w:rsidRDefault="00C0475E" w:rsidP="00C0475E">
      <w:pPr>
        <w:rPr>
          <w:color w:val="000000"/>
          <w:sz w:val="20"/>
          <w:szCs w:val="20"/>
        </w:rPr>
      </w:pPr>
      <w:r>
        <w:rPr>
          <w:color w:val="000000"/>
          <w:sz w:val="20"/>
          <w:szCs w:val="20"/>
        </w:rPr>
        <w:t>If a unit is moving parallel along a linear feature which divides the unit it takes one Terrain effect (only) and the terrain is treated as normal.</w:t>
      </w:r>
    </w:p>
    <w:p w14:paraId="799D3A38" w14:textId="77777777" w:rsidR="00C0475E" w:rsidRPr="0061436E" w:rsidRDefault="00C0475E" w:rsidP="00C0475E">
      <w:pPr>
        <w:rPr>
          <w:color w:val="000000"/>
          <w:sz w:val="20"/>
          <w:szCs w:val="20"/>
        </w:rPr>
      </w:pPr>
      <w:r>
        <w:rPr>
          <w:color w:val="000000"/>
          <w:sz w:val="20"/>
          <w:szCs w:val="20"/>
        </w:rPr>
        <w:t xml:space="preserve"> </w:t>
      </w:r>
    </w:p>
    <w:p w14:paraId="1FCF5EA5" w14:textId="77777777" w:rsidR="00C0475E" w:rsidRPr="00EF51BC" w:rsidRDefault="00C0475E" w:rsidP="00C0475E">
      <w:pPr>
        <w:rPr>
          <w:b/>
          <w:color w:val="000000"/>
          <w:sz w:val="22"/>
          <w:szCs w:val="20"/>
          <w:u w:val="single"/>
        </w:rPr>
      </w:pPr>
      <w:r w:rsidRPr="00EF51BC">
        <w:rPr>
          <w:b/>
          <w:color w:val="000000"/>
          <w:sz w:val="22"/>
          <w:szCs w:val="20"/>
          <w:u w:val="single"/>
        </w:rPr>
        <w:t>Density</w:t>
      </w:r>
    </w:p>
    <w:p w14:paraId="716EB3C9" w14:textId="77777777" w:rsidR="00C0475E" w:rsidRPr="0061436E" w:rsidRDefault="00C0475E" w:rsidP="00C0475E">
      <w:pPr>
        <w:rPr>
          <w:color w:val="000000"/>
          <w:sz w:val="20"/>
          <w:szCs w:val="20"/>
        </w:rPr>
      </w:pPr>
    </w:p>
    <w:p w14:paraId="3EF409AD" w14:textId="77777777" w:rsidR="00C0475E" w:rsidRPr="0061436E" w:rsidRDefault="00C0475E" w:rsidP="00C0475E">
      <w:pPr>
        <w:rPr>
          <w:color w:val="000000"/>
          <w:sz w:val="20"/>
          <w:szCs w:val="20"/>
        </w:rPr>
      </w:pPr>
      <w:r w:rsidRPr="0061436E">
        <w:rPr>
          <w:color w:val="000000"/>
          <w:sz w:val="20"/>
          <w:szCs w:val="20"/>
        </w:rPr>
        <w:t>This specifies the density of troops which are permitted in each type of terrain. If more than on</w:t>
      </w:r>
      <w:r>
        <w:rPr>
          <w:color w:val="000000"/>
          <w:sz w:val="20"/>
          <w:szCs w:val="20"/>
        </w:rPr>
        <w:t>e</w:t>
      </w:r>
      <w:r w:rsidRPr="0061436E">
        <w:rPr>
          <w:color w:val="000000"/>
          <w:sz w:val="20"/>
          <w:szCs w:val="20"/>
        </w:rPr>
        <w:t xml:space="preserve"> density if specified (ie O / L) then either is permitted. The density is a function of the formation the troops are in (see Formation Table).  Where O is specified then units in </w:t>
      </w:r>
      <w:r>
        <w:rPr>
          <w:color w:val="000000"/>
          <w:sz w:val="20"/>
          <w:szCs w:val="20"/>
        </w:rPr>
        <w:t>Chequer</w:t>
      </w:r>
      <w:r w:rsidRPr="0061436E">
        <w:rPr>
          <w:color w:val="000000"/>
          <w:sz w:val="20"/>
          <w:szCs w:val="20"/>
        </w:rPr>
        <w:t xml:space="preserve"> formation are permitted in accordance with D2.  </w:t>
      </w:r>
    </w:p>
    <w:p w14:paraId="3323FBCE" w14:textId="77777777" w:rsidR="00C0475E" w:rsidRPr="0061436E" w:rsidRDefault="00C0475E" w:rsidP="00C0475E">
      <w:pPr>
        <w:rPr>
          <w:color w:val="000000"/>
          <w:sz w:val="20"/>
          <w:szCs w:val="20"/>
        </w:rPr>
      </w:pPr>
    </w:p>
    <w:p w14:paraId="067FCC08" w14:textId="77777777" w:rsidR="00C0475E" w:rsidRDefault="00C0475E" w:rsidP="00C0475E">
      <w:pPr>
        <w:rPr>
          <w:b/>
          <w:color w:val="000000"/>
          <w:sz w:val="22"/>
          <w:szCs w:val="20"/>
          <w:u w:val="single"/>
        </w:rPr>
      </w:pPr>
      <w:r w:rsidRPr="00EF51BC">
        <w:rPr>
          <w:b/>
          <w:color w:val="000000"/>
          <w:sz w:val="22"/>
          <w:szCs w:val="20"/>
          <w:u w:val="single"/>
        </w:rPr>
        <w:t>Melee</w:t>
      </w:r>
    </w:p>
    <w:p w14:paraId="6FC2F93D" w14:textId="77777777" w:rsidR="00C0475E" w:rsidRDefault="00C0475E" w:rsidP="00C0475E">
      <w:pPr>
        <w:rPr>
          <w:b/>
          <w:color w:val="000000"/>
          <w:sz w:val="22"/>
          <w:szCs w:val="20"/>
          <w:u w:val="single"/>
        </w:rPr>
      </w:pPr>
    </w:p>
    <w:p w14:paraId="25E08B0E" w14:textId="77777777" w:rsidR="00C0475E" w:rsidRDefault="00C0475E" w:rsidP="00C0475E">
      <w:pPr>
        <w:rPr>
          <w:color w:val="000000"/>
          <w:sz w:val="20"/>
          <w:szCs w:val="20"/>
        </w:rPr>
      </w:pPr>
      <w:r w:rsidRPr="0061436E">
        <w:rPr>
          <w:color w:val="000000"/>
          <w:sz w:val="20"/>
          <w:szCs w:val="20"/>
        </w:rPr>
        <w:t xml:space="preserve">This shows terrain bonuses </w:t>
      </w:r>
      <w:r>
        <w:rPr>
          <w:color w:val="000000"/>
          <w:sz w:val="20"/>
          <w:szCs w:val="20"/>
        </w:rPr>
        <w:t>in melee.  If the entry is Def  +</w:t>
      </w:r>
      <w:r w:rsidRPr="0061436E">
        <w:rPr>
          <w:color w:val="000000"/>
          <w:sz w:val="20"/>
          <w:szCs w:val="20"/>
        </w:rPr>
        <w:t xml:space="preserve"> x then the side which did not move to contact receives this melee modifier for the duration of the melee.  If Att + </w:t>
      </w:r>
      <w:r>
        <w:rPr>
          <w:color w:val="000000"/>
          <w:sz w:val="20"/>
          <w:szCs w:val="20"/>
        </w:rPr>
        <w:t xml:space="preserve"> / - </w:t>
      </w:r>
      <w:r w:rsidRPr="0061436E">
        <w:rPr>
          <w:color w:val="000000"/>
          <w:sz w:val="20"/>
          <w:szCs w:val="20"/>
        </w:rPr>
        <w:t>x then the side that moved to contact receives this modifier to its melee roll.</w:t>
      </w:r>
    </w:p>
    <w:p w14:paraId="32434F29" w14:textId="77777777" w:rsidR="00C0475E" w:rsidRDefault="00C0475E" w:rsidP="00C0475E">
      <w:pPr>
        <w:rPr>
          <w:color w:val="000000"/>
          <w:sz w:val="20"/>
          <w:szCs w:val="20"/>
        </w:rPr>
      </w:pPr>
    </w:p>
    <w:p w14:paraId="5B409EC6" w14:textId="096F70D6" w:rsidR="00C0475E" w:rsidRPr="0061436E" w:rsidRDefault="00C0475E" w:rsidP="00C0475E">
      <w:pPr>
        <w:rPr>
          <w:color w:val="000000"/>
          <w:sz w:val="20"/>
          <w:szCs w:val="20"/>
        </w:rPr>
      </w:pPr>
      <w:r>
        <w:rPr>
          <w:color w:val="000000"/>
          <w:sz w:val="20"/>
          <w:szCs w:val="20"/>
        </w:rPr>
        <w:t xml:space="preserve">Refer also to </w:t>
      </w:r>
      <w:r w:rsidRPr="00AF571B">
        <w:rPr>
          <w:b/>
          <w:color w:val="000000"/>
          <w:sz w:val="20"/>
          <w:szCs w:val="20"/>
        </w:rPr>
        <w:fldChar w:fldCharType="begin"/>
      </w:r>
      <w:r w:rsidRPr="00AF571B">
        <w:rPr>
          <w:b/>
          <w:color w:val="000000"/>
          <w:sz w:val="20"/>
          <w:szCs w:val="20"/>
        </w:rPr>
        <w:instrText xml:space="preserve"> REF _Ref484970945 \w \h </w:instrText>
      </w:r>
      <w:r>
        <w:rPr>
          <w:b/>
          <w:color w:val="000000"/>
          <w:sz w:val="20"/>
          <w:szCs w:val="20"/>
        </w:rPr>
        <w:instrText xml:space="preserve"> \* MERGEFORMAT </w:instrText>
      </w:r>
      <w:r w:rsidRPr="00AF571B">
        <w:rPr>
          <w:b/>
          <w:color w:val="000000"/>
          <w:sz w:val="20"/>
          <w:szCs w:val="20"/>
        </w:rPr>
      </w:r>
      <w:r w:rsidRPr="00AF571B">
        <w:rPr>
          <w:b/>
          <w:color w:val="000000"/>
          <w:sz w:val="20"/>
          <w:szCs w:val="20"/>
        </w:rPr>
        <w:fldChar w:fldCharType="separate"/>
      </w:r>
      <w:r w:rsidR="00996996">
        <w:rPr>
          <w:b/>
          <w:color w:val="000000"/>
          <w:sz w:val="20"/>
          <w:szCs w:val="20"/>
        </w:rPr>
        <w:t>K5</w:t>
      </w:r>
      <w:r w:rsidRPr="00AF571B">
        <w:rPr>
          <w:b/>
          <w:color w:val="000000"/>
          <w:sz w:val="20"/>
          <w:szCs w:val="20"/>
        </w:rPr>
        <w:fldChar w:fldCharType="end"/>
      </w:r>
      <w:r>
        <w:rPr>
          <w:color w:val="000000"/>
          <w:sz w:val="20"/>
          <w:szCs w:val="20"/>
        </w:rPr>
        <w:t xml:space="preserve"> for interaction of terrain with Melee.</w:t>
      </w:r>
    </w:p>
    <w:p w14:paraId="59180BB0" w14:textId="77777777" w:rsidR="00C0475E" w:rsidRPr="0061436E" w:rsidRDefault="00C0475E" w:rsidP="00C0475E">
      <w:pPr>
        <w:rPr>
          <w:color w:val="000000"/>
          <w:sz w:val="20"/>
          <w:szCs w:val="20"/>
        </w:rPr>
      </w:pPr>
    </w:p>
    <w:p w14:paraId="0A853F26" w14:textId="77777777" w:rsidR="00C0475E" w:rsidRPr="00EF51BC" w:rsidRDefault="00C0475E" w:rsidP="00C0475E">
      <w:pPr>
        <w:rPr>
          <w:b/>
          <w:color w:val="000000"/>
          <w:sz w:val="22"/>
          <w:szCs w:val="20"/>
          <w:u w:val="single"/>
        </w:rPr>
      </w:pPr>
      <w:r w:rsidRPr="00EF51BC">
        <w:rPr>
          <w:b/>
          <w:color w:val="000000"/>
          <w:sz w:val="22"/>
          <w:szCs w:val="20"/>
          <w:u w:val="single"/>
        </w:rPr>
        <w:t>Hide</w:t>
      </w:r>
    </w:p>
    <w:p w14:paraId="34D450F9" w14:textId="77777777" w:rsidR="00C0475E" w:rsidRPr="00EF51BC" w:rsidRDefault="00C0475E" w:rsidP="00C0475E">
      <w:pPr>
        <w:rPr>
          <w:color w:val="000000"/>
          <w:sz w:val="22"/>
          <w:szCs w:val="20"/>
        </w:rPr>
      </w:pPr>
    </w:p>
    <w:p w14:paraId="503334D3" w14:textId="600A5CE4" w:rsidR="00C0475E" w:rsidRDefault="00C0475E" w:rsidP="00C0475E">
      <w:pPr>
        <w:rPr>
          <w:color w:val="000000"/>
          <w:sz w:val="20"/>
          <w:szCs w:val="20"/>
        </w:rPr>
      </w:pPr>
      <w:r w:rsidRPr="0061436E">
        <w:rPr>
          <w:color w:val="000000"/>
          <w:sz w:val="20"/>
          <w:szCs w:val="20"/>
        </w:rPr>
        <w:t>If Y it means units may hide in the terrain, otherwise they may not.  Hogs means Ahoggya may hide in the terrain.</w:t>
      </w:r>
      <w:r>
        <w:rPr>
          <w:color w:val="000000"/>
          <w:sz w:val="20"/>
          <w:szCs w:val="20"/>
        </w:rPr>
        <w:t xml:space="preserve">  Units may be hidden in this terrain prior to battle if permitted by the battle instructions.  </w:t>
      </w:r>
      <w:r w:rsidR="00E71307">
        <w:rPr>
          <w:color w:val="000000"/>
          <w:sz w:val="20"/>
          <w:szCs w:val="20"/>
        </w:rPr>
        <w:t xml:space="preserve">They may hide in any terrain, even if not normally permissible due to Formation / Terrain restrictions.  </w:t>
      </w:r>
      <w:r>
        <w:rPr>
          <w:color w:val="000000"/>
          <w:sz w:val="20"/>
          <w:szCs w:val="20"/>
        </w:rPr>
        <w:t>Players should keep a note of units hidden in this way;  they can be revealed either voluntarily, or automatically by an enemy unit putting them in its FMZ, or by successful scouting (</w:t>
      </w:r>
      <w:r>
        <w:rPr>
          <w:color w:val="000000"/>
          <w:sz w:val="20"/>
          <w:szCs w:val="20"/>
        </w:rPr>
        <w:fldChar w:fldCharType="begin"/>
      </w:r>
      <w:r>
        <w:rPr>
          <w:color w:val="000000"/>
          <w:sz w:val="20"/>
          <w:szCs w:val="20"/>
        </w:rPr>
        <w:instrText xml:space="preserve"> REF _Ref394826988 \r \h </w:instrText>
      </w:r>
      <w:r>
        <w:rPr>
          <w:color w:val="000000"/>
          <w:sz w:val="20"/>
          <w:szCs w:val="20"/>
        </w:rPr>
      </w:r>
      <w:r>
        <w:rPr>
          <w:color w:val="000000"/>
          <w:sz w:val="20"/>
          <w:szCs w:val="20"/>
        </w:rPr>
        <w:fldChar w:fldCharType="separate"/>
      </w:r>
      <w:r w:rsidR="00996996">
        <w:rPr>
          <w:color w:val="000000"/>
          <w:sz w:val="20"/>
          <w:szCs w:val="20"/>
        </w:rPr>
        <w:t>N</w:t>
      </w:r>
      <w:r>
        <w:rPr>
          <w:color w:val="000000"/>
          <w:sz w:val="20"/>
          <w:szCs w:val="20"/>
        </w:rPr>
        <w:fldChar w:fldCharType="end"/>
      </w:r>
      <w:r>
        <w:rPr>
          <w:color w:val="000000"/>
          <w:sz w:val="20"/>
          <w:szCs w:val="20"/>
        </w:rPr>
        <w:t>).</w:t>
      </w:r>
    </w:p>
    <w:p w14:paraId="5DBE59CE" w14:textId="196C858B" w:rsidR="00997677" w:rsidRPr="00997677" w:rsidRDefault="00997677" w:rsidP="00C0475E">
      <w:pPr>
        <w:rPr>
          <w:sz w:val="14"/>
          <w:szCs w:val="14"/>
        </w:rPr>
      </w:pPr>
      <w:r>
        <w:rPr>
          <w:color w:val="000000"/>
          <w:sz w:val="20"/>
          <w:szCs w:val="20"/>
        </w:rPr>
        <w:t xml:space="preserve">Units may also hide in terrain during the battle.  To do so they move into the terrain and are then removed, along with their tag, which is marked Hidden.  They must then spent one Turn doing nothing and the end of which they can exit the terrain in accordance with </w:t>
      </w:r>
      <w:r>
        <w:rPr>
          <w:color w:val="000000"/>
          <w:sz w:val="20"/>
          <w:szCs w:val="20"/>
        </w:rPr>
        <w:fldChar w:fldCharType="begin"/>
      </w:r>
      <w:r>
        <w:rPr>
          <w:color w:val="000000"/>
          <w:sz w:val="20"/>
          <w:szCs w:val="20"/>
        </w:rPr>
        <w:instrText xml:space="preserve"> REF _Ref160552004 \r \h </w:instrText>
      </w:r>
      <w:r>
        <w:rPr>
          <w:color w:val="000000"/>
          <w:sz w:val="20"/>
          <w:szCs w:val="20"/>
        </w:rPr>
      </w:r>
      <w:r>
        <w:rPr>
          <w:color w:val="000000"/>
          <w:sz w:val="20"/>
          <w:szCs w:val="20"/>
        </w:rPr>
        <w:fldChar w:fldCharType="separate"/>
      </w:r>
      <w:r w:rsidR="00996996">
        <w:rPr>
          <w:color w:val="000000"/>
          <w:sz w:val="20"/>
          <w:szCs w:val="20"/>
        </w:rPr>
        <w:t>N</w:t>
      </w:r>
      <w:r>
        <w:rPr>
          <w:color w:val="000000"/>
          <w:sz w:val="20"/>
          <w:szCs w:val="20"/>
        </w:rPr>
        <w:fldChar w:fldCharType="end"/>
      </w:r>
      <w:r>
        <w:rPr>
          <w:color w:val="000000"/>
          <w:sz w:val="20"/>
          <w:szCs w:val="20"/>
        </w:rPr>
        <w:t xml:space="preserve">. </w:t>
      </w:r>
      <w:r w:rsidRPr="00997677">
        <w:rPr>
          <w:sz w:val="14"/>
          <w:szCs w:val="14"/>
        </w:rPr>
        <w:fldChar w:fldCharType="begin"/>
      </w:r>
      <w:r w:rsidRPr="00997677">
        <w:rPr>
          <w:sz w:val="14"/>
          <w:szCs w:val="14"/>
        </w:rPr>
        <w:instrText xml:space="preserve"> REF _Ref160552004 \h  \* MERGEFORMAT </w:instrText>
      </w:r>
      <w:r w:rsidRPr="00997677">
        <w:rPr>
          <w:sz w:val="14"/>
          <w:szCs w:val="14"/>
        </w:rPr>
      </w:r>
      <w:r w:rsidRPr="00997677">
        <w:rPr>
          <w:sz w:val="14"/>
          <w:szCs w:val="14"/>
        </w:rPr>
        <w:fldChar w:fldCharType="separate"/>
      </w:r>
      <w:r w:rsidR="00996996" w:rsidRPr="00996996">
        <w:rPr>
          <w:b/>
          <w:sz w:val="20"/>
          <w:szCs w:val="14"/>
          <w:u w:val="single"/>
        </w:rPr>
        <w:t>SCOUTING AND OBSERVATION AND HIDDEN UNITS</w:t>
      </w:r>
      <w:r w:rsidRPr="00997677">
        <w:rPr>
          <w:sz w:val="14"/>
          <w:szCs w:val="14"/>
        </w:rPr>
        <w:fldChar w:fldCharType="end"/>
      </w:r>
      <w:r w:rsidRPr="00997677">
        <w:rPr>
          <w:sz w:val="14"/>
          <w:szCs w:val="14"/>
        </w:rPr>
        <w:t xml:space="preserve">. </w:t>
      </w:r>
    </w:p>
    <w:p w14:paraId="577E70B9" w14:textId="77777777" w:rsidR="00C0475E" w:rsidRDefault="00C0475E" w:rsidP="00C0475E">
      <w:pPr>
        <w:rPr>
          <w:color w:val="000000"/>
          <w:sz w:val="22"/>
          <w:szCs w:val="20"/>
        </w:rPr>
      </w:pPr>
    </w:p>
    <w:p w14:paraId="77654657" w14:textId="2A66F2C7" w:rsidR="00640731" w:rsidRPr="00E71307" w:rsidRDefault="00383D96" w:rsidP="00C0475E">
      <w:pPr>
        <w:rPr>
          <w:sz w:val="16"/>
          <w:szCs w:val="14"/>
        </w:rPr>
      </w:pPr>
      <w:r>
        <w:rPr>
          <w:color w:val="000000"/>
          <w:sz w:val="20"/>
          <w:szCs w:val="18"/>
        </w:rPr>
        <w:t>A unit which is hidden is</w:t>
      </w:r>
      <w:r w:rsidR="009549F5" w:rsidRPr="009549F5">
        <w:rPr>
          <w:color w:val="000000"/>
          <w:sz w:val="20"/>
          <w:szCs w:val="18"/>
        </w:rPr>
        <w:t xml:space="preserve"> placed in Formation </w:t>
      </w:r>
      <w:r w:rsidR="00EF3643">
        <w:rPr>
          <w:color w:val="000000"/>
          <w:sz w:val="20"/>
          <w:szCs w:val="18"/>
        </w:rPr>
        <w:t>7 &amp; 8</w:t>
      </w:r>
      <w:r w:rsidR="009549F5" w:rsidRPr="009549F5">
        <w:rPr>
          <w:color w:val="000000"/>
          <w:sz w:val="20"/>
          <w:szCs w:val="18"/>
        </w:rPr>
        <w:t xml:space="preserve"> in the terrain.  It cannot move at all and cannot be melee attacked [</w:t>
      </w:r>
      <w:r w:rsidR="009549F5" w:rsidRPr="009549F5">
        <w:rPr>
          <w:color w:val="000000"/>
          <w:sz w:val="20"/>
          <w:szCs w:val="18"/>
          <w:highlight w:val="yellow"/>
        </w:rPr>
        <w:t>if someone really wants to set up a siege of the Hogs in the Bog knock yourselves out</w:t>
      </w:r>
      <w:r w:rsidR="009549F5" w:rsidRPr="009549F5">
        <w:rPr>
          <w:color w:val="000000"/>
          <w:sz w:val="20"/>
          <w:szCs w:val="18"/>
        </w:rPr>
        <w:t>].</w:t>
      </w:r>
      <w:r w:rsidR="00EF3643">
        <w:rPr>
          <w:color w:val="000000"/>
          <w:sz w:val="20"/>
          <w:szCs w:val="18"/>
        </w:rPr>
        <w:t xml:space="preserve">  </w:t>
      </w:r>
      <w:r w:rsidR="00E71307">
        <w:rPr>
          <w:color w:val="000000"/>
          <w:sz w:val="20"/>
          <w:szCs w:val="18"/>
        </w:rPr>
        <w:t xml:space="preserve">(Exception two units which set up Hidden in the same piece of Terrain.) </w:t>
      </w:r>
      <w:r w:rsidR="00EF3643">
        <w:rPr>
          <w:color w:val="000000"/>
          <w:sz w:val="20"/>
          <w:szCs w:val="18"/>
        </w:rPr>
        <w:t>It leaves the terrain with a Formation Command and a Move command</w:t>
      </w:r>
      <w:r w:rsidR="00993AE6">
        <w:rPr>
          <w:color w:val="000000"/>
          <w:sz w:val="20"/>
          <w:szCs w:val="18"/>
        </w:rPr>
        <w:t xml:space="preserve"> taking a Terrain (generally Heavy) CH for doing so.</w:t>
      </w:r>
      <w:r w:rsidR="00EF3643">
        <w:rPr>
          <w:color w:val="000000"/>
          <w:sz w:val="20"/>
          <w:szCs w:val="18"/>
        </w:rPr>
        <w:t>.</w:t>
      </w:r>
      <w:r w:rsidR="00E71307">
        <w:rPr>
          <w:color w:val="000000"/>
          <w:sz w:val="20"/>
          <w:szCs w:val="18"/>
        </w:rPr>
        <w:t xml:space="preserve"> (</w:t>
      </w:r>
      <w:r w:rsidR="00E71307">
        <w:rPr>
          <w:color w:val="000000"/>
          <w:sz w:val="20"/>
          <w:szCs w:val="18"/>
        </w:rPr>
        <w:fldChar w:fldCharType="begin"/>
      </w:r>
      <w:r w:rsidR="00E71307">
        <w:rPr>
          <w:color w:val="000000"/>
          <w:sz w:val="20"/>
          <w:szCs w:val="18"/>
        </w:rPr>
        <w:instrText xml:space="preserve"> REF _Ref160552004 \r \h </w:instrText>
      </w:r>
      <w:r w:rsidR="00E71307">
        <w:rPr>
          <w:color w:val="000000"/>
          <w:sz w:val="20"/>
          <w:szCs w:val="18"/>
        </w:rPr>
      </w:r>
      <w:r w:rsidR="00E71307">
        <w:rPr>
          <w:color w:val="000000"/>
          <w:sz w:val="20"/>
          <w:szCs w:val="18"/>
        </w:rPr>
        <w:fldChar w:fldCharType="separate"/>
      </w:r>
      <w:r w:rsidR="00996996">
        <w:rPr>
          <w:color w:val="000000"/>
          <w:sz w:val="20"/>
          <w:szCs w:val="18"/>
        </w:rPr>
        <w:t>N</w:t>
      </w:r>
      <w:r w:rsidR="00E71307">
        <w:rPr>
          <w:color w:val="000000"/>
          <w:sz w:val="20"/>
          <w:szCs w:val="18"/>
        </w:rPr>
        <w:fldChar w:fldCharType="end"/>
      </w:r>
      <w:r w:rsidR="00E71307">
        <w:rPr>
          <w:color w:val="000000"/>
          <w:sz w:val="20"/>
          <w:szCs w:val="18"/>
        </w:rPr>
        <w:t xml:space="preserve">. </w:t>
      </w:r>
      <w:r w:rsidR="00E71307" w:rsidRPr="00E71307">
        <w:rPr>
          <w:sz w:val="16"/>
          <w:szCs w:val="14"/>
        </w:rPr>
        <w:fldChar w:fldCharType="begin"/>
      </w:r>
      <w:r w:rsidR="00E71307" w:rsidRPr="00E71307">
        <w:rPr>
          <w:sz w:val="16"/>
          <w:szCs w:val="14"/>
        </w:rPr>
        <w:instrText xml:space="preserve"> REF _Ref160552004 \h  \* MERGEFORMAT </w:instrText>
      </w:r>
      <w:r w:rsidR="00E71307" w:rsidRPr="00E71307">
        <w:rPr>
          <w:sz w:val="16"/>
          <w:szCs w:val="14"/>
        </w:rPr>
      </w:r>
      <w:r w:rsidR="00E71307" w:rsidRPr="00E71307">
        <w:rPr>
          <w:sz w:val="16"/>
          <w:szCs w:val="14"/>
        </w:rPr>
        <w:fldChar w:fldCharType="separate"/>
      </w:r>
      <w:r w:rsidR="00996996" w:rsidRPr="00996996">
        <w:rPr>
          <w:b/>
          <w:sz w:val="22"/>
          <w:szCs w:val="16"/>
          <w:u w:val="single"/>
        </w:rPr>
        <w:t>SCOUTING AND OBSERVATION AND HIDDEN UNITS</w:t>
      </w:r>
      <w:r w:rsidR="00E71307" w:rsidRPr="00E71307">
        <w:rPr>
          <w:sz w:val="16"/>
          <w:szCs w:val="14"/>
        </w:rPr>
        <w:fldChar w:fldCharType="end"/>
      </w:r>
      <w:r w:rsidR="00E71307">
        <w:rPr>
          <w:sz w:val="16"/>
          <w:szCs w:val="14"/>
        </w:rPr>
        <w:t>)</w:t>
      </w:r>
    </w:p>
    <w:p w14:paraId="25266A8E" w14:textId="77777777" w:rsidR="009549F5" w:rsidRPr="00EF51BC" w:rsidRDefault="009549F5" w:rsidP="00C0475E">
      <w:pPr>
        <w:rPr>
          <w:color w:val="000000"/>
          <w:sz w:val="22"/>
          <w:szCs w:val="20"/>
        </w:rPr>
      </w:pPr>
    </w:p>
    <w:p w14:paraId="28B73C87" w14:textId="77777777" w:rsidR="00C0475E" w:rsidRPr="00EF51BC" w:rsidRDefault="00C0475E" w:rsidP="00C0475E">
      <w:pPr>
        <w:rPr>
          <w:b/>
          <w:color w:val="000000"/>
          <w:sz w:val="22"/>
          <w:szCs w:val="20"/>
          <w:u w:val="single"/>
        </w:rPr>
      </w:pPr>
      <w:r w:rsidRPr="00EF51BC">
        <w:rPr>
          <w:b/>
          <w:color w:val="000000"/>
          <w:sz w:val="22"/>
          <w:szCs w:val="20"/>
          <w:u w:val="single"/>
        </w:rPr>
        <w:t>LOS</w:t>
      </w:r>
    </w:p>
    <w:p w14:paraId="1899E049" w14:textId="77777777" w:rsidR="00C0475E" w:rsidRPr="0061436E" w:rsidRDefault="00C0475E" w:rsidP="00C0475E">
      <w:pPr>
        <w:rPr>
          <w:color w:val="000000"/>
          <w:sz w:val="20"/>
          <w:szCs w:val="20"/>
        </w:rPr>
      </w:pPr>
    </w:p>
    <w:p w14:paraId="623E10CE" w14:textId="77777777" w:rsidR="00C0475E" w:rsidRDefault="00C0475E" w:rsidP="00C0475E">
      <w:pPr>
        <w:rPr>
          <w:color w:val="000000"/>
          <w:sz w:val="20"/>
          <w:szCs w:val="20"/>
        </w:rPr>
      </w:pPr>
      <w:r w:rsidRPr="0061436E">
        <w:rPr>
          <w:color w:val="000000"/>
          <w:sz w:val="20"/>
          <w:szCs w:val="20"/>
        </w:rPr>
        <w:t>If Y it means the terrain blocks line of sight, if N then it does not.</w:t>
      </w:r>
    </w:p>
    <w:p w14:paraId="0217A933" w14:textId="77777777" w:rsidR="00C0475E" w:rsidRPr="0061436E" w:rsidRDefault="00C0475E" w:rsidP="00C0475E">
      <w:pPr>
        <w:rPr>
          <w:b/>
          <w:sz w:val="20"/>
          <w:szCs w:val="20"/>
          <w:u w:val="single"/>
        </w:rPr>
      </w:pPr>
    </w:p>
    <w:p w14:paraId="60C2AE64" w14:textId="77777777" w:rsidR="00C0475E" w:rsidRPr="0061436E" w:rsidRDefault="00C0475E" w:rsidP="00C0475E">
      <w:pPr>
        <w:rPr>
          <w:b/>
          <w:sz w:val="20"/>
          <w:szCs w:val="20"/>
          <w:u w:val="single"/>
        </w:rPr>
      </w:pPr>
    </w:p>
    <w:p w14:paraId="27A91A42" w14:textId="77777777" w:rsidR="00C0475E" w:rsidRDefault="00C0475E" w:rsidP="00C0475E">
      <w:pPr>
        <w:pStyle w:val="ListParagraph"/>
        <w:numPr>
          <w:ilvl w:val="1"/>
          <w:numId w:val="3"/>
        </w:numPr>
        <w:rPr>
          <w:b/>
          <w:szCs w:val="20"/>
          <w:u w:val="single"/>
        </w:rPr>
      </w:pPr>
      <w:bookmarkStart w:id="114" w:name="_Ref401489481"/>
      <w:r w:rsidRPr="00C878D7">
        <w:rPr>
          <w:b/>
          <w:szCs w:val="20"/>
          <w:u w:val="single"/>
        </w:rPr>
        <w:t>PLACEMENT OF UNITS IN TERAIN</w:t>
      </w:r>
      <w:bookmarkEnd w:id="114"/>
    </w:p>
    <w:p w14:paraId="1D611DFC" w14:textId="77777777" w:rsidR="00C0475E" w:rsidRDefault="00C0475E" w:rsidP="00C0475E">
      <w:pPr>
        <w:rPr>
          <w:b/>
          <w:szCs w:val="20"/>
          <w:u w:val="single"/>
        </w:rPr>
      </w:pPr>
    </w:p>
    <w:p w14:paraId="31C81561" w14:textId="36C42B9C" w:rsidR="00C0475E" w:rsidRDefault="00C0475E" w:rsidP="00C0475E">
      <w:pPr>
        <w:rPr>
          <w:sz w:val="20"/>
          <w:szCs w:val="20"/>
        </w:rPr>
      </w:pPr>
      <w:r w:rsidRPr="00AE7EA0">
        <w:rPr>
          <w:b/>
          <w:sz w:val="20"/>
          <w:szCs w:val="20"/>
        </w:rPr>
        <w:t>The type of terrain a unit is in is determined by its leading edge</w:t>
      </w:r>
      <w:r w:rsidRPr="0061436E">
        <w:rPr>
          <w:sz w:val="20"/>
          <w:szCs w:val="20"/>
        </w:rPr>
        <w:t xml:space="preserve">.  Thus if the leading edge is in affecting terrain or crosses a linear obstacle that apples to the entire unit;  once it is out of the affecting terrain or has crossed the obstacle the rest of the unit is unaffected.   If possible </w:t>
      </w:r>
      <w:r w:rsidR="008439C3">
        <w:rPr>
          <w:sz w:val="20"/>
          <w:szCs w:val="20"/>
        </w:rPr>
        <w:t xml:space="preserve">generally </w:t>
      </w:r>
      <w:r w:rsidRPr="0061436E">
        <w:rPr>
          <w:sz w:val="20"/>
          <w:szCs w:val="20"/>
        </w:rPr>
        <w:t xml:space="preserve">try to place units entirely in or out of Terrain to assist correct representation, adjusting movement distances as appropriate in agreement with your opponent (as usual attempting to avoid duel by tape measure).  </w:t>
      </w:r>
      <w:r w:rsidR="00570A95">
        <w:rPr>
          <w:sz w:val="20"/>
          <w:szCs w:val="20"/>
        </w:rPr>
        <w:t>If this does not work treat the unit as being in the terrain of the centre of the leading edge, marking this on the unit tag if helpful.</w:t>
      </w:r>
      <w:r w:rsidR="002C084A">
        <w:rPr>
          <w:sz w:val="20"/>
          <w:szCs w:val="20"/>
        </w:rPr>
        <w:t xml:space="preserve">  This also applies to units defending behind Linear Terrain.</w:t>
      </w:r>
    </w:p>
    <w:p w14:paraId="62425196" w14:textId="77777777" w:rsidR="008439C3" w:rsidRDefault="008439C3" w:rsidP="00C0475E">
      <w:pPr>
        <w:rPr>
          <w:sz w:val="20"/>
          <w:szCs w:val="20"/>
        </w:rPr>
      </w:pPr>
    </w:p>
    <w:p w14:paraId="4402E07C" w14:textId="5B4031AE" w:rsidR="008439C3" w:rsidRPr="0061436E" w:rsidRDefault="008439C3" w:rsidP="00C0475E">
      <w:pPr>
        <w:rPr>
          <w:sz w:val="20"/>
          <w:szCs w:val="20"/>
        </w:rPr>
      </w:pPr>
      <w:r>
        <w:rPr>
          <w:sz w:val="20"/>
          <w:szCs w:val="20"/>
        </w:rPr>
        <w:t>A unit that moves out of terrain may place itself on the edge of that terrain so that retrograde movement of any distance will put it back inside the terrain.  However while out of the terrain it can be, for example, flank attacked without interference by the terrain. (Example being the Pride of Xax and Dancer at the Battle of the Lake of Stones.)</w:t>
      </w:r>
    </w:p>
    <w:p w14:paraId="63E8F2FE" w14:textId="77777777" w:rsidR="00C0475E" w:rsidRPr="0061436E" w:rsidRDefault="00C0475E" w:rsidP="00C0475E">
      <w:pPr>
        <w:rPr>
          <w:sz w:val="20"/>
          <w:szCs w:val="20"/>
        </w:rPr>
      </w:pPr>
    </w:p>
    <w:p w14:paraId="7ABEE26C" w14:textId="77777777" w:rsidR="00C0475E" w:rsidRDefault="00C0475E" w:rsidP="00C0475E">
      <w:pPr>
        <w:rPr>
          <w:sz w:val="20"/>
          <w:szCs w:val="20"/>
        </w:rPr>
      </w:pPr>
      <w:r w:rsidRPr="00816C32">
        <w:rPr>
          <w:b/>
          <w:bCs/>
          <w:sz w:val="20"/>
          <w:szCs w:val="20"/>
        </w:rPr>
        <w:t>Units on hills are either up the hill or down  for movement and Line of Sight purposes irrespective of their exact placement on the hill</w:t>
      </w:r>
      <w:r w:rsidRPr="0061436E">
        <w:rPr>
          <w:sz w:val="20"/>
          <w:szCs w:val="20"/>
        </w:rPr>
        <w:t>.  They are up the hill if the front edge of the unit is on the hill and has moved at the Affecting Terrain speed (typically half) in the Cycle the front edge reached the hill, otherwise they are down the hill.  Mark this on the unit’s tag.</w:t>
      </w:r>
    </w:p>
    <w:p w14:paraId="02BA963B" w14:textId="77777777" w:rsidR="00816C32" w:rsidRDefault="00816C32" w:rsidP="00C0475E">
      <w:pPr>
        <w:rPr>
          <w:sz w:val="20"/>
          <w:szCs w:val="20"/>
        </w:rPr>
      </w:pPr>
    </w:p>
    <w:p w14:paraId="3B6ADCFC" w14:textId="2578542C" w:rsidR="00F0173B" w:rsidRDefault="00F0173B" w:rsidP="00C0475E">
      <w:pPr>
        <w:rPr>
          <w:sz w:val="20"/>
          <w:szCs w:val="20"/>
        </w:rPr>
      </w:pPr>
      <w:r w:rsidRPr="00816C32">
        <w:rPr>
          <w:b/>
          <w:bCs/>
          <w:sz w:val="20"/>
          <w:szCs w:val="20"/>
        </w:rPr>
        <w:t>Lines spread so they are partly on hill and partly on lower ground</w:t>
      </w:r>
      <w:r>
        <w:rPr>
          <w:sz w:val="20"/>
          <w:szCs w:val="20"/>
        </w:rPr>
        <w:t xml:space="preserve"> use the position of the centre of the line to determine their elevation.</w:t>
      </w:r>
    </w:p>
    <w:p w14:paraId="08013582" w14:textId="77777777" w:rsidR="00C0475E" w:rsidRDefault="00C0475E" w:rsidP="00C0475E">
      <w:pPr>
        <w:rPr>
          <w:sz w:val="20"/>
          <w:szCs w:val="20"/>
        </w:rPr>
      </w:pPr>
    </w:p>
    <w:p w14:paraId="316E81D6" w14:textId="45C602A4" w:rsidR="00C0475E" w:rsidRPr="0061436E" w:rsidRDefault="00816C32" w:rsidP="00C0475E">
      <w:pPr>
        <w:rPr>
          <w:sz w:val="20"/>
          <w:szCs w:val="20"/>
        </w:rPr>
      </w:pPr>
      <w:r w:rsidRPr="00816C32">
        <w:rPr>
          <w:b/>
          <w:bCs/>
          <w:sz w:val="20"/>
          <w:szCs w:val="20"/>
        </w:rPr>
        <w:t>F</w:t>
      </w:r>
      <w:r w:rsidR="00C0475E" w:rsidRPr="00816C32">
        <w:rPr>
          <w:b/>
          <w:bCs/>
          <w:sz w:val="20"/>
          <w:szCs w:val="20"/>
        </w:rPr>
        <w:t>or melee</w:t>
      </w:r>
      <w:r w:rsidR="00C0475E">
        <w:rPr>
          <w:sz w:val="20"/>
          <w:szCs w:val="20"/>
        </w:rPr>
        <w:t xml:space="preserve"> a unit already up a hill is always upslope of an enemy unit which subsequently moves on the hill until it takes a PB or R result in melee</w:t>
      </w:r>
      <w:r w:rsidR="00570A95">
        <w:rPr>
          <w:sz w:val="20"/>
          <w:szCs w:val="20"/>
        </w:rPr>
        <w:t xml:space="preserve"> unless designated as a ridge in Scenario instructions.</w:t>
      </w:r>
    </w:p>
    <w:p w14:paraId="7777BEC3" w14:textId="77777777" w:rsidR="00C0475E" w:rsidRPr="0061436E" w:rsidRDefault="00C0475E" w:rsidP="00C0475E">
      <w:pPr>
        <w:rPr>
          <w:color w:val="000000"/>
          <w:sz w:val="20"/>
          <w:szCs w:val="20"/>
        </w:rPr>
      </w:pPr>
    </w:p>
    <w:p w14:paraId="47DE3EBE" w14:textId="4CA0FD1B" w:rsidR="00C0475E" w:rsidRDefault="00C0475E" w:rsidP="00C0475E">
      <w:pPr>
        <w:rPr>
          <w:color w:val="000000"/>
          <w:sz w:val="20"/>
          <w:szCs w:val="20"/>
        </w:rPr>
      </w:pPr>
      <w:r w:rsidRPr="0061436E">
        <w:rPr>
          <w:color w:val="000000"/>
          <w:sz w:val="20"/>
          <w:szCs w:val="20"/>
        </w:rPr>
        <w:t xml:space="preserve">If desired particularly significant hills can be designated </w:t>
      </w:r>
      <w:r w:rsidR="00F0173B">
        <w:rPr>
          <w:color w:val="000000"/>
          <w:sz w:val="20"/>
          <w:szCs w:val="20"/>
        </w:rPr>
        <w:t>multiple</w:t>
      </w:r>
      <w:r w:rsidRPr="0061436E">
        <w:rPr>
          <w:color w:val="000000"/>
          <w:sz w:val="20"/>
          <w:szCs w:val="20"/>
        </w:rPr>
        <w:t xml:space="preserve"> turn hills in Scenario instructions, in which case units must spend that number of turns climbing before they are treated as being up the hill.</w:t>
      </w:r>
      <w:r w:rsidR="00570A95">
        <w:rPr>
          <w:color w:val="000000"/>
          <w:sz w:val="20"/>
          <w:szCs w:val="20"/>
        </w:rPr>
        <w:t xml:space="preserve"> </w:t>
      </w:r>
      <w:r w:rsidR="00F0173B">
        <w:rPr>
          <w:color w:val="000000"/>
          <w:sz w:val="20"/>
          <w:szCs w:val="20"/>
        </w:rPr>
        <w:t>Multiple levels of hill may also be specified.</w:t>
      </w:r>
      <w:r w:rsidR="00570A95">
        <w:rPr>
          <w:color w:val="000000"/>
          <w:sz w:val="20"/>
          <w:szCs w:val="20"/>
        </w:rPr>
        <w:t xml:space="preserve"> </w:t>
      </w:r>
    </w:p>
    <w:p w14:paraId="3419DB43" w14:textId="77777777" w:rsidR="00C0475E" w:rsidRPr="0055797D" w:rsidRDefault="00C0475E" w:rsidP="00C0475E">
      <w:pPr>
        <w:rPr>
          <w:b/>
          <w:szCs w:val="20"/>
          <w:u w:val="single"/>
        </w:rPr>
      </w:pPr>
    </w:p>
    <w:p w14:paraId="5EFD63D1" w14:textId="77777777" w:rsidR="00C0475E" w:rsidRDefault="00C0475E" w:rsidP="00C0475E">
      <w:pPr>
        <w:pStyle w:val="ListParagraph"/>
        <w:numPr>
          <w:ilvl w:val="1"/>
          <w:numId w:val="3"/>
        </w:numPr>
        <w:rPr>
          <w:b/>
          <w:szCs w:val="20"/>
          <w:u w:val="single"/>
        </w:rPr>
      </w:pPr>
      <w:bookmarkStart w:id="115" w:name="_Ref486208797"/>
      <w:r w:rsidRPr="00816C32">
        <w:rPr>
          <w:b/>
          <w:color w:val="FF0000"/>
          <w:szCs w:val="20"/>
          <w:u w:val="single"/>
        </w:rPr>
        <w:t>BUILT UP TERRAIN AND FIELD FORTIFICATIONS</w:t>
      </w:r>
      <w:bookmarkEnd w:id="115"/>
    </w:p>
    <w:p w14:paraId="39EB37E5" w14:textId="77777777" w:rsidR="00C0475E" w:rsidRDefault="00C0475E" w:rsidP="00C0475E">
      <w:pPr>
        <w:rPr>
          <w:b/>
          <w:szCs w:val="20"/>
          <w:u w:val="single"/>
        </w:rPr>
      </w:pPr>
    </w:p>
    <w:p w14:paraId="0FCC2669" w14:textId="77777777" w:rsidR="00C0475E" w:rsidRDefault="00C0475E" w:rsidP="00C0475E">
      <w:pPr>
        <w:rPr>
          <w:sz w:val="20"/>
          <w:szCs w:val="20"/>
        </w:rPr>
      </w:pPr>
      <w:r w:rsidRPr="00AF571B">
        <w:rPr>
          <w:sz w:val="20"/>
          <w:szCs w:val="20"/>
        </w:rPr>
        <w:t>These types of terrain have a number of specific rules to reflect their importance and unusual characteristics.</w:t>
      </w:r>
    </w:p>
    <w:p w14:paraId="25EA31EF" w14:textId="77777777" w:rsidR="00C0475E" w:rsidRPr="00AF571B" w:rsidRDefault="00C0475E" w:rsidP="00C0475E">
      <w:pPr>
        <w:rPr>
          <w:sz w:val="20"/>
          <w:szCs w:val="20"/>
        </w:rPr>
      </w:pPr>
    </w:p>
    <w:p w14:paraId="248A629C" w14:textId="77777777" w:rsidR="00C0475E" w:rsidRDefault="00C0475E" w:rsidP="00C0475E">
      <w:pPr>
        <w:pStyle w:val="ListParagraph"/>
        <w:numPr>
          <w:ilvl w:val="2"/>
          <w:numId w:val="3"/>
        </w:numPr>
        <w:rPr>
          <w:b/>
          <w:szCs w:val="20"/>
          <w:u w:val="single"/>
        </w:rPr>
      </w:pPr>
      <w:bookmarkStart w:id="116" w:name="_Ref484905020"/>
      <w:r>
        <w:rPr>
          <w:b/>
          <w:szCs w:val="20"/>
          <w:u w:val="single"/>
        </w:rPr>
        <w:t>UNITS PERMITTED TO ENTER</w:t>
      </w:r>
      <w:bookmarkEnd w:id="116"/>
      <w:r>
        <w:rPr>
          <w:b/>
          <w:szCs w:val="20"/>
          <w:u w:val="single"/>
        </w:rPr>
        <w:t xml:space="preserve"> </w:t>
      </w:r>
    </w:p>
    <w:p w14:paraId="6BF5CAC5" w14:textId="34977F2E" w:rsidR="00C0475E" w:rsidRDefault="00C0475E" w:rsidP="00C0475E">
      <w:pPr>
        <w:spacing w:before="240"/>
        <w:rPr>
          <w:sz w:val="20"/>
          <w:szCs w:val="20"/>
        </w:rPr>
      </w:pPr>
      <w:r>
        <w:rPr>
          <w:sz w:val="20"/>
          <w:szCs w:val="20"/>
        </w:rPr>
        <w:t>O</w:t>
      </w:r>
      <w:r w:rsidRPr="008C6611">
        <w:rPr>
          <w:sz w:val="20"/>
          <w:szCs w:val="20"/>
        </w:rPr>
        <w:t xml:space="preserve">nly units without long weapons </w:t>
      </w:r>
      <w:r>
        <w:rPr>
          <w:sz w:val="20"/>
          <w:szCs w:val="20"/>
        </w:rPr>
        <w:t xml:space="preserve">(semi long permitted) </w:t>
      </w:r>
      <w:r w:rsidRPr="008C6611">
        <w:rPr>
          <w:sz w:val="20"/>
          <w:szCs w:val="20"/>
        </w:rPr>
        <w:t xml:space="preserve">are permitted to enter </w:t>
      </w:r>
      <w:r w:rsidRPr="00B03169">
        <w:rPr>
          <w:b/>
          <w:sz w:val="20"/>
          <w:szCs w:val="20"/>
        </w:rPr>
        <w:t>Built Up</w:t>
      </w:r>
      <w:r>
        <w:rPr>
          <w:sz w:val="20"/>
          <w:szCs w:val="20"/>
        </w:rPr>
        <w:t xml:space="preserve"> terrain</w:t>
      </w:r>
      <w:r w:rsidR="00C42D7B">
        <w:rPr>
          <w:sz w:val="20"/>
          <w:szCs w:val="20"/>
        </w:rPr>
        <w:t>.</w:t>
      </w:r>
      <w:r>
        <w:rPr>
          <w:sz w:val="20"/>
          <w:szCs w:val="20"/>
        </w:rPr>
        <w:t xml:space="preserve"> When they do so they </w:t>
      </w:r>
      <w:r w:rsidRPr="008C6611">
        <w:rPr>
          <w:sz w:val="20"/>
          <w:szCs w:val="20"/>
        </w:rPr>
        <w:t>automatically enter F.23 FoP (</w:t>
      </w:r>
      <w:r w:rsidRPr="008C6611">
        <w:rPr>
          <w:sz w:val="20"/>
          <w:szCs w:val="20"/>
        </w:rPr>
        <w:fldChar w:fldCharType="begin"/>
      </w:r>
      <w:r w:rsidRPr="008C6611">
        <w:rPr>
          <w:sz w:val="20"/>
          <w:szCs w:val="20"/>
        </w:rPr>
        <w:instrText xml:space="preserve"> REF _Ref484885012 \w \h  \* MERGEFORMAT </w:instrText>
      </w:r>
      <w:r w:rsidRPr="008C6611">
        <w:rPr>
          <w:sz w:val="20"/>
          <w:szCs w:val="20"/>
        </w:rPr>
      </w:r>
      <w:r w:rsidRPr="008C6611">
        <w:rPr>
          <w:sz w:val="20"/>
          <w:szCs w:val="20"/>
        </w:rPr>
        <w:fldChar w:fldCharType="separate"/>
      </w:r>
      <w:r w:rsidR="00996996" w:rsidRPr="00996996">
        <w:rPr>
          <w:b/>
          <w:sz w:val="20"/>
          <w:szCs w:val="20"/>
        </w:rPr>
        <w:t>I.3.4</w:t>
      </w:r>
      <w:r w:rsidRPr="008C6611">
        <w:rPr>
          <w:sz w:val="20"/>
          <w:szCs w:val="20"/>
        </w:rPr>
        <w:fldChar w:fldCharType="end"/>
      </w:r>
      <w:r>
        <w:rPr>
          <w:sz w:val="20"/>
          <w:szCs w:val="20"/>
        </w:rPr>
        <w:t>).</w:t>
      </w:r>
    </w:p>
    <w:p w14:paraId="4F70C813" w14:textId="77777777" w:rsidR="00C0475E" w:rsidRDefault="00C0475E" w:rsidP="00C0475E">
      <w:pPr>
        <w:rPr>
          <w:sz w:val="20"/>
          <w:szCs w:val="20"/>
        </w:rPr>
      </w:pPr>
    </w:p>
    <w:p w14:paraId="34B858F2" w14:textId="30CAE225" w:rsidR="00C0475E" w:rsidRDefault="00C0475E" w:rsidP="00C0475E">
      <w:pPr>
        <w:rPr>
          <w:sz w:val="20"/>
          <w:szCs w:val="20"/>
        </w:rPr>
      </w:pPr>
      <w:r w:rsidRPr="00B03169">
        <w:rPr>
          <w:b/>
          <w:sz w:val="20"/>
          <w:szCs w:val="20"/>
        </w:rPr>
        <w:t>Any unit</w:t>
      </w:r>
      <w:r w:rsidRPr="008C6611">
        <w:rPr>
          <w:sz w:val="20"/>
          <w:szCs w:val="20"/>
        </w:rPr>
        <w:t xml:space="preserve"> may take up position behind </w:t>
      </w:r>
      <w:r w:rsidRPr="00BC4E37">
        <w:rPr>
          <w:b/>
          <w:sz w:val="20"/>
          <w:szCs w:val="20"/>
        </w:rPr>
        <w:t xml:space="preserve">FF1 </w:t>
      </w:r>
      <w:r>
        <w:rPr>
          <w:b/>
          <w:sz w:val="20"/>
          <w:szCs w:val="20"/>
        </w:rPr>
        <w:t>or</w:t>
      </w:r>
      <w:r w:rsidRPr="00BC4E37">
        <w:rPr>
          <w:b/>
          <w:sz w:val="20"/>
          <w:szCs w:val="20"/>
        </w:rPr>
        <w:t xml:space="preserve"> 2</w:t>
      </w:r>
      <w:r>
        <w:rPr>
          <w:sz w:val="20"/>
          <w:szCs w:val="20"/>
        </w:rPr>
        <w:t xml:space="preserve"> </w:t>
      </w:r>
      <w:r w:rsidRPr="008C6611">
        <w:rPr>
          <w:sz w:val="20"/>
          <w:szCs w:val="20"/>
        </w:rPr>
        <w:t xml:space="preserve">using any formation.  </w:t>
      </w:r>
      <w:r>
        <w:rPr>
          <w:sz w:val="20"/>
          <w:szCs w:val="20"/>
        </w:rPr>
        <w:t xml:space="preserve">The unit maintains its normal frontage and density. </w:t>
      </w:r>
    </w:p>
    <w:p w14:paraId="1F38FFCD" w14:textId="77777777" w:rsidR="00C0475E" w:rsidRDefault="00C0475E" w:rsidP="00C0475E">
      <w:pPr>
        <w:rPr>
          <w:sz w:val="20"/>
          <w:szCs w:val="20"/>
        </w:rPr>
      </w:pPr>
    </w:p>
    <w:p w14:paraId="68BA24AD" w14:textId="5AE8D1F1" w:rsidR="00C0475E" w:rsidRDefault="00C0475E" w:rsidP="00C0475E">
      <w:pPr>
        <w:rPr>
          <w:sz w:val="20"/>
          <w:szCs w:val="20"/>
        </w:rPr>
      </w:pPr>
      <w:r>
        <w:rPr>
          <w:sz w:val="20"/>
          <w:szCs w:val="20"/>
        </w:rPr>
        <w:t xml:space="preserve">All units may also go into F.23 FoP when behind FF2.  In this case then are permitted to spread out to cover up to 300mm of  FF2 frontage.  They may do this automatically when they close up to the FF2 without command, or subsequently when in position behind it with a Formation Change Command (when  the dithering fool of a Tsolyani commander concludes he has got it wrong again.  As usual).  </w:t>
      </w:r>
    </w:p>
    <w:p w14:paraId="481DEC72" w14:textId="77777777" w:rsidR="00C0475E" w:rsidRDefault="00C0475E" w:rsidP="00C0475E">
      <w:pPr>
        <w:rPr>
          <w:sz w:val="20"/>
          <w:szCs w:val="20"/>
        </w:rPr>
      </w:pPr>
    </w:p>
    <w:p w14:paraId="3F04A4F6" w14:textId="77777777" w:rsidR="00C0475E" w:rsidRDefault="00C0475E" w:rsidP="00C0475E">
      <w:pPr>
        <w:pStyle w:val="ListParagraph"/>
        <w:numPr>
          <w:ilvl w:val="2"/>
          <w:numId w:val="3"/>
        </w:numPr>
        <w:rPr>
          <w:b/>
          <w:szCs w:val="20"/>
          <w:u w:val="single"/>
        </w:rPr>
      </w:pPr>
      <w:r>
        <w:rPr>
          <w:b/>
          <w:szCs w:val="20"/>
          <w:u w:val="single"/>
        </w:rPr>
        <w:t>ZONES</w:t>
      </w:r>
    </w:p>
    <w:p w14:paraId="30393926" w14:textId="77777777" w:rsidR="00C0475E" w:rsidRPr="00BC6355" w:rsidRDefault="00C0475E" w:rsidP="00C0475E">
      <w:pPr>
        <w:rPr>
          <w:b/>
          <w:szCs w:val="20"/>
          <w:u w:val="single"/>
        </w:rPr>
      </w:pPr>
    </w:p>
    <w:p w14:paraId="1E524118" w14:textId="77777777" w:rsidR="00C0475E" w:rsidRDefault="00C0475E" w:rsidP="00C0475E">
      <w:pPr>
        <w:rPr>
          <w:sz w:val="20"/>
          <w:szCs w:val="20"/>
        </w:rPr>
      </w:pPr>
      <w:r>
        <w:rPr>
          <w:sz w:val="20"/>
          <w:szCs w:val="20"/>
        </w:rPr>
        <w:t xml:space="preserve">Zones do not extend across FF2 or Built Up to the Units behind them so they are only affected by enemy units in melee contact.   </w:t>
      </w:r>
    </w:p>
    <w:p w14:paraId="54980AD6" w14:textId="77777777" w:rsidR="00C0475E" w:rsidRDefault="00C0475E" w:rsidP="00C0475E">
      <w:pPr>
        <w:rPr>
          <w:sz w:val="20"/>
          <w:szCs w:val="20"/>
        </w:rPr>
      </w:pPr>
    </w:p>
    <w:p w14:paraId="67E49AC4" w14:textId="77777777" w:rsidR="00C0475E" w:rsidRDefault="00C0475E" w:rsidP="00C0475E">
      <w:pPr>
        <w:rPr>
          <w:sz w:val="20"/>
          <w:szCs w:val="20"/>
        </w:rPr>
      </w:pPr>
      <w:r>
        <w:rPr>
          <w:sz w:val="20"/>
          <w:szCs w:val="20"/>
        </w:rPr>
        <w:t>Zones do extend from Units behind FF2  / Built Up to enemy units on the other side.</w:t>
      </w:r>
    </w:p>
    <w:p w14:paraId="0062849F" w14:textId="77777777" w:rsidR="00C0475E" w:rsidRDefault="00C0475E" w:rsidP="00C0475E">
      <w:pPr>
        <w:rPr>
          <w:szCs w:val="20"/>
        </w:rPr>
      </w:pPr>
    </w:p>
    <w:p w14:paraId="5E868B32" w14:textId="77777777" w:rsidR="00C0475E" w:rsidRDefault="00C0475E" w:rsidP="00C0475E">
      <w:pPr>
        <w:pStyle w:val="ListParagraph"/>
        <w:numPr>
          <w:ilvl w:val="2"/>
          <w:numId w:val="3"/>
        </w:numPr>
        <w:rPr>
          <w:b/>
          <w:szCs w:val="20"/>
          <w:u w:val="single"/>
        </w:rPr>
      </w:pPr>
      <w:bookmarkStart w:id="117" w:name="_Ref484974586"/>
      <w:r>
        <w:rPr>
          <w:b/>
          <w:szCs w:val="20"/>
          <w:u w:val="single"/>
        </w:rPr>
        <w:t>COMBAT IN BUILT UP TERRAIN</w:t>
      </w:r>
      <w:bookmarkEnd w:id="117"/>
    </w:p>
    <w:p w14:paraId="6A96E949" w14:textId="77777777" w:rsidR="00C0475E" w:rsidRDefault="00C0475E" w:rsidP="00C0475E">
      <w:pPr>
        <w:rPr>
          <w:b/>
          <w:szCs w:val="20"/>
          <w:u w:val="single"/>
        </w:rPr>
      </w:pPr>
    </w:p>
    <w:p w14:paraId="3A8081DE" w14:textId="443D6FA3" w:rsidR="00C0475E" w:rsidRPr="00BC4E37" w:rsidRDefault="00C0475E" w:rsidP="00C0475E">
      <w:pPr>
        <w:rPr>
          <w:sz w:val="20"/>
          <w:szCs w:val="20"/>
        </w:rPr>
      </w:pPr>
      <w:r w:rsidRPr="00BC4E37">
        <w:rPr>
          <w:sz w:val="20"/>
          <w:szCs w:val="20"/>
        </w:rPr>
        <w:t>A unit on its own in built up terrain will occupy the entire piece of terrain (spread unit around to indicate this) in FoP.  If an enemy unit attempts to enter the built up area it must have</w:t>
      </w:r>
      <w:r>
        <w:rPr>
          <w:sz w:val="20"/>
          <w:szCs w:val="20"/>
        </w:rPr>
        <w:t xml:space="preserve"> a</w:t>
      </w:r>
      <w:r w:rsidRPr="00BC4E37">
        <w:rPr>
          <w:sz w:val="20"/>
          <w:szCs w:val="20"/>
        </w:rPr>
        <w:t xml:space="preserve"> Contact Command;  if successful it will enter Formation 23 FoP and will melee the occupier.  See </w:t>
      </w:r>
      <w:r w:rsidRPr="00BC4E37">
        <w:rPr>
          <w:b/>
          <w:sz w:val="20"/>
          <w:szCs w:val="20"/>
        </w:rPr>
        <w:fldChar w:fldCharType="begin"/>
      </w:r>
      <w:r w:rsidRPr="00BC4E37">
        <w:rPr>
          <w:b/>
          <w:sz w:val="20"/>
          <w:szCs w:val="20"/>
        </w:rPr>
        <w:instrText xml:space="preserve"> REF _Ref484970945 \w \h  \* MERGEFORMAT </w:instrText>
      </w:r>
      <w:r w:rsidRPr="00BC4E37">
        <w:rPr>
          <w:b/>
          <w:sz w:val="20"/>
          <w:szCs w:val="20"/>
        </w:rPr>
      </w:r>
      <w:r w:rsidRPr="00BC4E37">
        <w:rPr>
          <w:b/>
          <w:sz w:val="20"/>
          <w:szCs w:val="20"/>
        </w:rPr>
        <w:fldChar w:fldCharType="separate"/>
      </w:r>
      <w:r w:rsidR="00996996">
        <w:rPr>
          <w:b/>
          <w:sz w:val="20"/>
          <w:szCs w:val="20"/>
        </w:rPr>
        <w:t>K5</w:t>
      </w:r>
      <w:r w:rsidRPr="00BC4E37">
        <w:rPr>
          <w:b/>
          <w:sz w:val="20"/>
          <w:szCs w:val="20"/>
        </w:rPr>
        <w:fldChar w:fldCharType="end"/>
      </w:r>
      <w:r w:rsidRPr="00BC4E37">
        <w:rPr>
          <w:sz w:val="20"/>
          <w:szCs w:val="20"/>
        </w:rPr>
        <w:t xml:space="preserve"> for combat details.</w:t>
      </w:r>
    </w:p>
    <w:p w14:paraId="6F02EE26" w14:textId="77777777" w:rsidR="00C0475E" w:rsidRPr="00BF6FA1" w:rsidRDefault="00C0475E" w:rsidP="00C0475E">
      <w:pPr>
        <w:rPr>
          <w:b/>
          <w:szCs w:val="20"/>
          <w:u w:val="single"/>
        </w:rPr>
      </w:pPr>
    </w:p>
    <w:p w14:paraId="560F2698" w14:textId="3529C41F" w:rsidR="00EF5A16" w:rsidRDefault="00EF5A16" w:rsidP="00EF5A16">
      <w:pPr>
        <w:pStyle w:val="ListParagraph"/>
        <w:numPr>
          <w:ilvl w:val="2"/>
          <w:numId w:val="3"/>
        </w:numPr>
        <w:rPr>
          <w:b/>
          <w:szCs w:val="20"/>
          <w:u w:val="single"/>
        </w:rPr>
      </w:pPr>
      <w:r>
        <w:rPr>
          <w:b/>
          <w:szCs w:val="20"/>
          <w:u w:val="single"/>
        </w:rPr>
        <w:t>COMBAT IN FIELD FORTIFICATIONS</w:t>
      </w:r>
    </w:p>
    <w:p w14:paraId="59855573" w14:textId="77777777" w:rsidR="00EF5A16" w:rsidRDefault="00EF5A16" w:rsidP="00EF5A16">
      <w:pPr>
        <w:rPr>
          <w:b/>
          <w:szCs w:val="20"/>
          <w:u w:val="single"/>
        </w:rPr>
      </w:pPr>
    </w:p>
    <w:p w14:paraId="4EB5DD43" w14:textId="10BDA69F" w:rsidR="00EF5A16" w:rsidRDefault="00EF5A16" w:rsidP="00EF5A16">
      <w:pPr>
        <w:rPr>
          <w:sz w:val="20"/>
          <w:szCs w:val="20"/>
        </w:rPr>
      </w:pPr>
      <w:r w:rsidRPr="00AF571B">
        <w:rPr>
          <w:sz w:val="20"/>
          <w:szCs w:val="20"/>
        </w:rPr>
        <w:t>A unit in standard (non FoP) formation behind FF1</w:t>
      </w:r>
      <w:r>
        <w:rPr>
          <w:sz w:val="20"/>
          <w:szCs w:val="20"/>
        </w:rPr>
        <w:t xml:space="preserve"> / FF</w:t>
      </w:r>
      <w:r w:rsidRPr="00AF571B">
        <w:rPr>
          <w:sz w:val="20"/>
          <w:szCs w:val="20"/>
        </w:rPr>
        <w:t xml:space="preserve">2 receives the terrain bonus shown on the terrain chart.   In the case of </w:t>
      </w:r>
      <w:r>
        <w:rPr>
          <w:sz w:val="20"/>
          <w:szCs w:val="20"/>
        </w:rPr>
        <w:t xml:space="preserve"> </w:t>
      </w:r>
      <w:r w:rsidRPr="00AF571B">
        <w:rPr>
          <w:sz w:val="20"/>
          <w:szCs w:val="20"/>
        </w:rPr>
        <w:t>FF2  this varies with density, thus</w:t>
      </w:r>
      <w:r w:rsidRPr="00AF571B">
        <w:rPr>
          <w:b/>
          <w:sz w:val="20"/>
          <w:szCs w:val="20"/>
          <w:u w:val="single"/>
        </w:rPr>
        <w:t xml:space="preserve"> </w:t>
      </w:r>
      <w:r>
        <w:rPr>
          <w:sz w:val="20"/>
          <w:szCs w:val="20"/>
        </w:rPr>
        <w:t>+5 for unit in Tight behind FF2, -5 for its attacker, + 3 / -3 for units in Open or Loose).</w:t>
      </w:r>
    </w:p>
    <w:p w14:paraId="31F626E3" w14:textId="77777777" w:rsidR="00EF5A16" w:rsidRDefault="00EF5A16" w:rsidP="00EF5A16">
      <w:pPr>
        <w:rPr>
          <w:b/>
          <w:szCs w:val="20"/>
          <w:u w:val="single"/>
        </w:rPr>
      </w:pPr>
    </w:p>
    <w:p w14:paraId="4B3E9A3F" w14:textId="77777777" w:rsidR="00EF5A16" w:rsidRDefault="00EF5A16" w:rsidP="00EF5A16">
      <w:pPr>
        <w:rPr>
          <w:sz w:val="20"/>
          <w:szCs w:val="20"/>
        </w:rPr>
      </w:pPr>
      <w:r>
        <w:rPr>
          <w:sz w:val="20"/>
          <w:szCs w:val="20"/>
        </w:rPr>
        <w:t>If contacted through the FF2 if in FoP they are treated as being in if in FoP for melee purposes, otherwise as being in F14, Waves of Chanayagga.</w:t>
      </w:r>
    </w:p>
    <w:p w14:paraId="3BB03D2D" w14:textId="77777777" w:rsidR="00EF5A16" w:rsidRDefault="00EF5A16" w:rsidP="00EF5A16">
      <w:pPr>
        <w:rPr>
          <w:sz w:val="20"/>
          <w:szCs w:val="20"/>
        </w:rPr>
      </w:pPr>
    </w:p>
    <w:p w14:paraId="7327BC77" w14:textId="77777777" w:rsidR="00EF5A16" w:rsidRDefault="00EF5A16" w:rsidP="00EF5A16">
      <w:pPr>
        <w:rPr>
          <w:sz w:val="20"/>
          <w:szCs w:val="20"/>
        </w:rPr>
      </w:pPr>
      <w:r>
        <w:rPr>
          <w:sz w:val="20"/>
          <w:szCs w:val="20"/>
        </w:rPr>
        <w:t xml:space="preserve">In both cases attackers may adopt any standard formation (not FoP) they desire. </w:t>
      </w:r>
    </w:p>
    <w:p w14:paraId="56760841" w14:textId="77777777" w:rsidR="00EF5A16" w:rsidRDefault="00EF5A16" w:rsidP="00EF5A16">
      <w:pPr>
        <w:rPr>
          <w:sz w:val="20"/>
          <w:szCs w:val="20"/>
        </w:rPr>
      </w:pPr>
    </w:p>
    <w:p w14:paraId="09279C87" w14:textId="4485BC07" w:rsidR="00EF5A16" w:rsidRPr="00A14B41" w:rsidRDefault="00EF5A16" w:rsidP="00EF5A16">
      <w:pPr>
        <w:rPr>
          <w:b/>
          <w:sz w:val="20"/>
          <w:szCs w:val="20"/>
        </w:rPr>
      </w:pPr>
      <w:r>
        <w:rPr>
          <w:sz w:val="20"/>
          <w:szCs w:val="20"/>
        </w:rPr>
        <w:t xml:space="preserve">If a unit in FoP behind FF2 is driven back by a PB or R result then it automatically adopts F14 (Waves) with no requirement for a QC check.  </w:t>
      </w:r>
      <w:r w:rsidRPr="00A14B41">
        <w:rPr>
          <w:b/>
          <w:sz w:val="20"/>
          <w:szCs w:val="20"/>
        </w:rPr>
        <w:t>In addi</w:t>
      </w:r>
      <w:r>
        <w:rPr>
          <w:b/>
          <w:sz w:val="20"/>
          <w:szCs w:val="20"/>
        </w:rPr>
        <w:t>tion a B result is treated as R, so units in FoP behind FF2 can only Break as a result of CH [</w:t>
      </w:r>
      <w:r w:rsidRPr="00EF5A16">
        <w:rPr>
          <w:bCs/>
          <w:sz w:val="20"/>
          <w:szCs w:val="20"/>
          <w:highlight w:val="yellow"/>
        </w:rPr>
        <w:t>note to self this means Fanatics behind FF2 cannot break</w:t>
      </w:r>
      <w:r>
        <w:rPr>
          <w:b/>
          <w:sz w:val="20"/>
          <w:szCs w:val="20"/>
        </w:rPr>
        <w:t>]</w:t>
      </w:r>
    </w:p>
    <w:p w14:paraId="4FACA4A2" w14:textId="77777777" w:rsidR="00EF5A16" w:rsidRDefault="00EF5A16" w:rsidP="00EF5A16">
      <w:pPr>
        <w:rPr>
          <w:sz w:val="20"/>
          <w:szCs w:val="20"/>
        </w:rPr>
      </w:pPr>
    </w:p>
    <w:p w14:paraId="2D34C088" w14:textId="77777777" w:rsidR="00EF5A16" w:rsidRDefault="00EF5A16" w:rsidP="00EF5A16">
      <w:pPr>
        <w:rPr>
          <w:sz w:val="20"/>
          <w:szCs w:val="20"/>
        </w:rPr>
      </w:pPr>
      <w:r>
        <w:rPr>
          <w:sz w:val="20"/>
          <w:szCs w:val="20"/>
        </w:rPr>
        <w:t>If the unit in FoP wishes to leave then it requires a Formation Command to adopt a non-FoP formation, then a move command to move out.</w:t>
      </w:r>
    </w:p>
    <w:p w14:paraId="5BCAE78A" w14:textId="77777777" w:rsidR="00EF5A16" w:rsidRDefault="00EF5A16" w:rsidP="00EF5A16">
      <w:pPr>
        <w:rPr>
          <w:sz w:val="20"/>
          <w:szCs w:val="20"/>
        </w:rPr>
      </w:pPr>
    </w:p>
    <w:p w14:paraId="12217393" w14:textId="77777777" w:rsidR="00EF5A16" w:rsidRDefault="00EF5A16" w:rsidP="00EF5A16">
      <w:pPr>
        <w:rPr>
          <w:szCs w:val="20"/>
        </w:rPr>
      </w:pPr>
      <w:r>
        <w:rPr>
          <w:sz w:val="20"/>
          <w:szCs w:val="20"/>
        </w:rPr>
        <w:t>Players will note there are advantages and disadvantages to being in FoP behind FF2 and should weigh these carefully.</w:t>
      </w:r>
    </w:p>
    <w:p w14:paraId="7E962761" w14:textId="77777777" w:rsidR="00EF5A16" w:rsidRPr="00EF5A16" w:rsidRDefault="00EF5A16" w:rsidP="00EF5A16">
      <w:pPr>
        <w:rPr>
          <w:b/>
          <w:szCs w:val="20"/>
          <w:u w:val="single"/>
        </w:rPr>
      </w:pPr>
    </w:p>
    <w:p w14:paraId="5E77131A" w14:textId="7DEB7F2A" w:rsidR="00C0475E" w:rsidRPr="007A376A" w:rsidRDefault="00EF5A16" w:rsidP="00C0475E">
      <w:pPr>
        <w:pStyle w:val="ListParagraph"/>
        <w:numPr>
          <w:ilvl w:val="2"/>
          <w:numId w:val="3"/>
        </w:numPr>
        <w:rPr>
          <w:b/>
          <w:szCs w:val="20"/>
          <w:u w:val="single"/>
        </w:rPr>
      </w:pPr>
      <w:bookmarkStart w:id="118" w:name="_Ref149419849"/>
      <w:bookmarkStart w:id="119" w:name="_Hlk151223734"/>
      <w:r>
        <w:rPr>
          <w:b/>
          <w:szCs w:val="20"/>
          <w:u w:val="single"/>
        </w:rPr>
        <w:t>SALARVYANI SAPPERS AND</w:t>
      </w:r>
      <w:r w:rsidR="00C0475E">
        <w:rPr>
          <w:b/>
          <w:szCs w:val="20"/>
          <w:u w:val="single"/>
        </w:rPr>
        <w:t xml:space="preserve"> FIELD FORTIFICATIONS</w:t>
      </w:r>
      <w:bookmarkEnd w:id="118"/>
    </w:p>
    <w:p w14:paraId="1924AA7C" w14:textId="77777777" w:rsidR="00C0475E" w:rsidRDefault="00C0475E" w:rsidP="00C0475E">
      <w:pPr>
        <w:rPr>
          <w:b/>
          <w:szCs w:val="20"/>
          <w:u w:val="single"/>
        </w:rPr>
      </w:pPr>
    </w:p>
    <w:p w14:paraId="2502420A" w14:textId="73E980CE" w:rsidR="00C0475E" w:rsidRPr="00EF5A16" w:rsidRDefault="00EF5A16" w:rsidP="00C0475E">
      <w:pPr>
        <w:rPr>
          <w:bCs/>
          <w:sz w:val="20"/>
          <w:szCs w:val="16"/>
        </w:rPr>
      </w:pPr>
      <w:r w:rsidRPr="00EF5A16">
        <w:rPr>
          <w:bCs/>
          <w:sz w:val="20"/>
          <w:szCs w:val="16"/>
        </w:rPr>
        <w:t xml:space="preserve">Among their many other disgusting characteristics the Greasy Beards incorporate movers of dirt (sappers) into their combat legions.  This makes it easier for them to huddle like the spiritless poltroons they are behind fortifications instead of fighting like true </w:t>
      </w:r>
      <w:r w:rsidR="006B735B">
        <w:rPr>
          <w:bCs/>
          <w:sz w:val="20"/>
          <w:szCs w:val="16"/>
        </w:rPr>
        <w:t>Mu’ugalavyani</w:t>
      </w:r>
      <w:r w:rsidRPr="00EF5A16">
        <w:rPr>
          <w:bCs/>
          <w:sz w:val="20"/>
          <w:szCs w:val="16"/>
        </w:rPr>
        <w:t xml:space="preserve"> in the open.</w:t>
      </w:r>
    </w:p>
    <w:p w14:paraId="699F660E" w14:textId="77777777" w:rsidR="00EF5A16" w:rsidRDefault="00EF5A16" w:rsidP="00C0475E">
      <w:pPr>
        <w:rPr>
          <w:bCs/>
          <w:sz w:val="20"/>
          <w:szCs w:val="16"/>
        </w:rPr>
      </w:pPr>
    </w:p>
    <w:p w14:paraId="751FE76F" w14:textId="06D74445" w:rsidR="00EF5A16" w:rsidRPr="00EF5A16" w:rsidRDefault="00103251" w:rsidP="00C0475E">
      <w:pPr>
        <w:rPr>
          <w:bCs/>
          <w:sz w:val="20"/>
          <w:szCs w:val="16"/>
        </w:rPr>
      </w:pPr>
      <w:r>
        <w:rPr>
          <w:bCs/>
          <w:sz w:val="20"/>
          <w:szCs w:val="16"/>
        </w:rPr>
        <w:t>Accordingly, a</w:t>
      </w:r>
      <w:r w:rsidR="00EF5A16">
        <w:rPr>
          <w:bCs/>
          <w:sz w:val="20"/>
          <w:szCs w:val="16"/>
        </w:rPr>
        <w:t xml:space="preserve">ll Salarvyani legions are considered to have sappers.  If a Dig In command is issued to </w:t>
      </w:r>
      <w:r>
        <w:rPr>
          <w:bCs/>
          <w:sz w:val="20"/>
          <w:szCs w:val="16"/>
        </w:rPr>
        <w:t xml:space="preserve">any unit in the Nchesh the sappers can upgrade any existing FF1 to FF2, </w:t>
      </w:r>
      <w:r w:rsidRPr="00103251">
        <w:rPr>
          <w:b/>
          <w:sz w:val="20"/>
          <w:szCs w:val="16"/>
        </w:rPr>
        <w:t>then</w:t>
      </w:r>
      <w:r>
        <w:rPr>
          <w:bCs/>
          <w:sz w:val="20"/>
          <w:szCs w:val="16"/>
        </w:rPr>
        <w:t xml:space="preserve"> upgrade any existing FF0 to FF1 </w:t>
      </w:r>
      <w:r w:rsidRPr="00103251">
        <w:rPr>
          <w:b/>
          <w:sz w:val="20"/>
          <w:szCs w:val="16"/>
        </w:rPr>
        <w:t>then</w:t>
      </w:r>
      <w:r>
        <w:rPr>
          <w:bCs/>
          <w:sz w:val="20"/>
          <w:szCs w:val="16"/>
        </w:rPr>
        <w:t xml:space="preserve"> build FF0 in front of any sub unit which does not have them already.  They may only do this for sub units of the same Nchesh.  </w:t>
      </w:r>
      <w:r w:rsidR="00E73AF7">
        <w:rPr>
          <w:bCs/>
          <w:sz w:val="20"/>
          <w:szCs w:val="16"/>
        </w:rPr>
        <w:t xml:space="preserve">The sappers cannot be fired at or meleed but if any of the sub units breaks then all sapper capability for the Nchesh is lost [too complicated otherwise].  </w:t>
      </w:r>
    </w:p>
    <w:bookmarkEnd w:id="119"/>
    <w:p w14:paraId="5ED6EC12" w14:textId="77777777" w:rsidR="00EF5A16" w:rsidRPr="00EF5A16" w:rsidRDefault="00EF5A16" w:rsidP="00C0475E">
      <w:pPr>
        <w:rPr>
          <w:bCs/>
          <w:sz w:val="20"/>
          <w:szCs w:val="16"/>
        </w:rPr>
      </w:pPr>
    </w:p>
    <w:p w14:paraId="62AC3B45" w14:textId="77777777" w:rsidR="00C0475E" w:rsidRPr="00C878D7" w:rsidRDefault="00C0475E" w:rsidP="00C0475E">
      <w:pPr>
        <w:pStyle w:val="ListParagraph"/>
        <w:numPr>
          <w:ilvl w:val="1"/>
          <w:numId w:val="3"/>
        </w:numPr>
        <w:rPr>
          <w:b/>
          <w:szCs w:val="20"/>
          <w:u w:val="single"/>
        </w:rPr>
      </w:pPr>
      <w:r w:rsidRPr="00C878D7">
        <w:rPr>
          <w:b/>
          <w:szCs w:val="20"/>
          <w:u w:val="single"/>
        </w:rPr>
        <w:t>OTHER TERRAIN</w:t>
      </w:r>
    </w:p>
    <w:p w14:paraId="046AA468" w14:textId="77777777" w:rsidR="00C0475E" w:rsidRDefault="00C0475E" w:rsidP="00C0475E">
      <w:pPr>
        <w:pStyle w:val="ListParagraph"/>
        <w:rPr>
          <w:b/>
          <w:sz w:val="20"/>
          <w:szCs w:val="20"/>
          <w:u w:val="single"/>
        </w:rPr>
      </w:pPr>
    </w:p>
    <w:p w14:paraId="0A31D132" w14:textId="77777777" w:rsidR="00C0475E" w:rsidRPr="0061436E" w:rsidRDefault="00C0475E" w:rsidP="00C0475E">
      <w:pPr>
        <w:pStyle w:val="ListParagraph"/>
        <w:rPr>
          <w:b/>
          <w:sz w:val="20"/>
          <w:szCs w:val="20"/>
          <w:u w:val="single"/>
        </w:rPr>
      </w:pPr>
    </w:p>
    <w:p w14:paraId="34333379" w14:textId="77777777" w:rsidR="00C0475E" w:rsidRPr="0061436E" w:rsidRDefault="00C0475E" w:rsidP="00C0475E">
      <w:pPr>
        <w:rPr>
          <w:sz w:val="20"/>
          <w:szCs w:val="20"/>
        </w:rPr>
      </w:pPr>
      <w:r w:rsidRPr="0061436E">
        <w:rPr>
          <w:sz w:val="20"/>
          <w:szCs w:val="20"/>
        </w:rPr>
        <w:t>Other specialist terrain can be used as part of a scenario (such as cliffs, mountain etc) and should have its effects specificed as part of the scenario.  Food of the Ssu is encountered from time to time, sometimes within a defensive system.  FF0 as specified in the Dig In command is “portable terrain”.</w:t>
      </w:r>
    </w:p>
    <w:p w14:paraId="2B4A674D" w14:textId="77777777" w:rsidR="00C0475E" w:rsidRPr="0061436E" w:rsidRDefault="00C0475E" w:rsidP="00C0475E">
      <w:pPr>
        <w:rPr>
          <w:b/>
          <w:sz w:val="20"/>
          <w:szCs w:val="20"/>
          <w:u w:val="single"/>
        </w:rPr>
      </w:pPr>
    </w:p>
    <w:p w14:paraId="6069AD3E" w14:textId="77777777" w:rsidR="00C0475E" w:rsidRPr="00EF51BC" w:rsidRDefault="00C0475E" w:rsidP="00C0475E">
      <w:pPr>
        <w:pStyle w:val="ListParagraph"/>
        <w:numPr>
          <w:ilvl w:val="2"/>
          <w:numId w:val="3"/>
        </w:numPr>
        <w:rPr>
          <w:b/>
          <w:sz w:val="22"/>
          <w:szCs w:val="20"/>
          <w:u w:val="single"/>
        </w:rPr>
      </w:pPr>
      <w:bookmarkStart w:id="120" w:name="_Ref402012420"/>
      <w:r w:rsidRPr="00EF51BC">
        <w:rPr>
          <w:b/>
          <w:sz w:val="22"/>
          <w:szCs w:val="20"/>
          <w:u w:val="single"/>
        </w:rPr>
        <w:t>Food of the Ssu</w:t>
      </w:r>
      <w:bookmarkEnd w:id="120"/>
    </w:p>
    <w:p w14:paraId="51280D2C" w14:textId="77777777" w:rsidR="00C0475E" w:rsidRPr="00EF51BC" w:rsidRDefault="00C0475E" w:rsidP="00C0475E">
      <w:pPr>
        <w:rPr>
          <w:b/>
          <w:sz w:val="22"/>
          <w:szCs w:val="20"/>
          <w:u w:val="single"/>
        </w:rPr>
      </w:pPr>
    </w:p>
    <w:p w14:paraId="088E2F2C" w14:textId="77777777" w:rsidR="00C0475E" w:rsidRPr="0061436E" w:rsidRDefault="00C0475E" w:rsidP="00C0475E">
      <w:pPr>
        <w:rPr>
          <w:color w:val="000000"/>
          <w:sz w:val="20"/>
          <w:szCs w:val="20"/>
        </w:rPr>
      </w:pPr>
      <w:r>
        <w:rPr>
          <w:color w:val="000000"/>
          <w:sz w:val="20"/>
          <w:szCs w:val="20"/>
        </w:rPr>
        <w:t xml:space="preserve">This is the indigenous vegetation of Tekumel, still found in patches, and often used to enhance the effectiveness of field defences and fortifications.  </w:t>
      </w:r>
      <w:r w:rsidRPr="0061436E">
        <w:rPr>
          <w:color w:val="000000"/>
          <w:sz w:val="20"/>
          <w:szCs w:val="20"/>
        </w:rPr>
        <w:t xml:space="preserve">Units in Food of  the Ssu </w:t>
      </w:r>
      <w:r>
        <w:rPr>
          <w:color w:val="000000"/>
          <w:sz w:val="20"/>
          <w:szCs w:val="20"/>
        </w:rPr>
        <w:t xml:space="preserve">suffer a Battlefield Event check every turn </w:t>
      </w:r>
      <w:r w:rsidRPr="0061436E">
        <w:rPr>
          <w:color w:val="000000"/>
          <w:sz w:val="20"/>
          <w:szCs w:val="20"/>
        </w:rPr>
        <w:t>.</w:t>
      </w:r>
    </w:p>
    <w:p w14:paraId="51B46AD3" w14:textId="77777777" w:rsidR="00C0475E" w:rsidRPr="0061436E" w:rsidRDefault="00C0475E" w:rsidP="00C0475E">
      <w:pPr>
        <w:rPr>
          <w:b/>
          <w:sz w:val="20"/>
          <w:szCs w:val="20"/>
          <w:u w:val="single"/>
        </w:rPr>
      </w:pPr>
    </w:p>
    <w:p w14:paraId="1172F134" w14:textId="77777777" w:rsidR="00C0475E" w:rsidRPr="007A376A" w:rsidRDefault="00C0475E" w:rsidP="00C0475E">
      <w:pPr>
        <w:pStyle w:val="ListParagraph"/>
        <w:numPr>
          <w:ilvl w:val="2"/>
          <w:numId w:val="3"/>
        </w:numPr>
        <w:rPr>
          <w:b/>
          <w:sz w:val="22"/>
          <w:szCs w:val="20"/>
          <w:u w:val="single"/>
        </w:rPr>
      </w:pPr>
      <w:bookmarkStart w:id="121" w:name="_Ref484881081"/>
      <w:r w:rsidRPr="00EF51BC">
        <w:rPr>
          <w:b/>
          <w:sz w:val="22"/>
          <w:szCs w:val="20"/>
          <w:u w:val="single"/>
        </w:rPr>
        <w:t>FF0</w:t>
      </w:r>
      <w:bookmarkEnd w:id="121"/>
    </w:p>
    <w:p w14:paraId="019C157C" w14:textId="77777777" w:rsidR="00C0475E" w:rsidRPr="00EF51BC" w:rsidRDefault="00C0475E" w:rsidP="00C0475E">
      <w:pPr>
        <w:rPr>
          <w:b/>
          <w:sz w:val="22"/>
          <w:szCs w:val="20"/>
          <w:u w:val="single"/>
        </w:rPr>
      </w:pPr>
    </w:p>
    <w:p w14:paraId="5BF0F55C" w14:textId="77777777" w:rsidR="00C0475E" w:rsidRPr="0061436E" w:rsidRDefault="00C0475E" w:rsidP="00C0475E">
      <w:pPr>
        <w:rPr>
          <w:sz w:val="20"/>
          <w:szCs w:val="20"/>
        </w:rPr>
      </w:pPr>
      <w:r w:rsidRPr="0061436E">
        <w:rPr>
          <w:sz w:val="20"/>
          <w:szCs w:val="20"/>
        </w:rPr>
        <w:t>This is affecting terrain.  If crossed for melee it inflicts one Terrain CH.</w:t>
      </w:r>
    </w:p>
    <w:tbl>
      <w:tblPr>
        <w:tblW w:w="21436" w:type="dxa"/>
        <w:tblInd w:w="93" w:type="dxa"/>
        <w:tblLook w:val="04A0" w:firstRow="1" w:lastRow="0" w:firstColumn="1" w:lastColumn="0" w:noHBand="0" w:noVBand="1"/>
      </w:tblPr>
      <w:tblGrid>
        <w:gridCol w:w="9456"/>
        <w:gridCol w:w="2800"/>
        <w:gridCol w:w="2480"/>
        <w:gridCol w:w="3880"/>
        <w:gridCol w:w="2820"/>
      </w:tblGrid>
      <w:tr w:rsidR="00C0475E" w:rsidRPr="0061436E" w14:paraId="10DB8495" w14:textId="77777777" w:rsidTr="00B20D8F">
        <w:trPr>
          <w:trHeight w:val="315"/>
        </w:trPr>
        <w:tc>
          <w:tcPr>
            <w:tcW w:w="9456" w:type="dxa"/>
            <w:tcBorders>
              <w:top w:val="nil"/>
              <w:left w:val="nil"/>
              <w:bottom w:val="nil"/>
              <w:right w:val="nil"/>
            </w:tcBorders>
            <w:shd w:val="clear" w:color="auto" w:fill="auto"/>
            <w:noWrap/>
            <w:vAlign w:val="center"/>
          </w:tcPr>
          <w:p w14:paraId="09F4657D" w14:textId="77777777" w:rsidR="00C0475E" w:rsidRPr="0061436E" w:rsidRDefault="00C0475E" w:rsidP="00B20D8F">
            <w:pPr>
              <w:rPr>
                <w:color w:val="000000"/>
                <w:sz w:val="20"/>
                <w:szCs w:val="20"/>
              </w:rPr>
            </w:pPr>
          </w:p>
        </w:tc>
        <w:tc>
          <w:tcPr>
            <w:tcW w:w="2800" w:type="dxa"/>
            <w:tcBorders>
              <w:top w:val="nil"/>
              <w:left w:val="nil"/>
              <w:bottom w:val="nil"/>
              <w:right w:val="nil"/>
            </w:tcBorders>
            <w:shd w:val="clear" w:color="auto" w:fill="auto"/>
            <w:noWrap/>
            <w:vAlign w:val="bottom"/>
          </w:tcPr>
          <w:p w14:paraId="7FE63217" w14:textId="77777777" w:rsidR="00C0475E" w:rsidRPr="0061436E" w:rsidRDefault="00C0475E" w:rsidP="00B20D8F">
            <w:pPr>
              <w:rPr>
                <w:rFonts w:ascii="Calibri" w:hAnsi="Calibri"/>
                <w:color w:val="000000"/>
                <w:sz w:val="20"/>
                <w:szCs w:val="20"/>
              </w:rPr>
            </w:pPr>
          </w:p>
        </w:tc>
        <w:tc>
          <w:tcPr>
            <w:tcW w:w="2480" w:type="dxa"/>
            <w:tcBorders>
              <w:top w:val="nil"/>
              <w:left w:val="nil"/>
              <w:bottom w:val="nil"/>
              <w:right w:val="nil"/>
            </w:tcBorders>
            <w:shd w:val="clear" w:color="auto" w:fill="auto"/>
            <w:noWrap/>
            <w:vAlign w:val="bottom"/>
          </w:tcPr>
          <w:p w14:paraId="3D1C99B6" w14:textId="77777777" w:rsidR="00C0475E" w:rsidRPr="0061436E" w:rsidRDefault="00C0475E" w:rsidP="00B20D8F">
            <w:pPr>
              <w:rPr>
                <w:rFonts w:ascii="Calibri" w:hAnsi="Calibri"/>
                <w:color w:val="000000"/>
                <w:sz w:val="20"/>
                <w:szCs w:val="20"/>
              </w:rPr>
            </w:pPr>
          </w:p>
        </w:tc>
        <w:tc>
          <w:tcPr>
            <w:tcW w:w="3880" w:type="dxa"/>
            <w:tcBorders>
              <w:top w:val="nil"/>
              <w:left w:val="nil"/>
              <w:bottom w:val="nil"/>
              <w:right w:val="nil"/>
            </w:tcBorders>
            <w:shd w:val="clear" w:color="auto" w:fill="auto"/>
            <w:noWrap/>
            <w:vAlign w:val="bottom"/>
          </w:tcPr>
          <w:p w14:paraId="0D41B09D" w14:textId="77777777" w:rsidR="00C0475E" w:rsidRPr="0061436E" w:rsidRDefault="00C0475E" w:rsidP="00B20D8F">
            <w:pPr>
              <w:rPr>
                <w:rFonts w:ascii="Calibri" w:hAnsi="Calibri"/>
                <w:color w:val="000000"/>
                <w:sz w:val="20"/>
                <w:szCs w:val="20"/>
              </w:rPr>
            </w:pPr>
          </w:p>
        </w:tc>
        <w:tc>
          <w:tcPr>
            <w:tcW w:w="2820" w:type="dxa"/>
            <w:tcBorders>
              <w:top w:val="nil"/>
              <w:left w:val="nil"/>
              <w:bottom w:val="nil"/>
              <w:right w:val="nil"/>
            </w:tcBorders>
            <w:shd w:val="clear" w:color="auto" w:fill="auto"/>
            <w:noWrap/>
            <w:vAlign w:val="bottom"/>
          </w:tcPr>
          <w:p w14:paraId="2C21342E" w14:textId="77777777" w:rsidR="00C0475E" w:rsidRPr="0061436E" w:rsidRDefault="00C0475E" w:rsidP="00B20D8F">
            <w:pPr>
              <w:rPr>
                <w:rFonts w:ascii="Calibri" w:hAnsi="Calibri"/>
                <w:color w:val="000000"/>
                <w:sz w:val="20"/>
                <w:szCs w:val="20"/>
              </w:rPr>
            </w:pPr>
          </w:p>
        </w:tc>
      </w:tr>
    </w:tbl>
    <w:p w14:paraId="507A00A0" w14:textId="77777777" w:rsidR="00C0475E" w:rsidRDefault="00C0475E" w:rsidP="00C0475E">
      <w:pPr>
        <w:pStyle w:val="ListParagraph"/>
        <w:numPr>
          <w:ilvl w:val="0"/>
          <w:numId w:val="3"/>
        </w:numPr>
        <w:rPr>
          <w:b/>
          <w:sz w:val="28"/>
          <w:szCs w:val="20"/>
          <w:u w:val="single"/>
        </w:rPr>
      </w:pPr>
      <w:bookmarkStart w:id="122" w:name="_Ref394826967"/>
      <w:r w:rsidRPr="001832EE">
        <w:rPr>
          <w:b/>
          <w:sz w:val="28"/>
          <w:szCs w:val="20"/>
          <w:u w:val="single"/>
        </w:rPr>
        <w:t>COMMAND AND CONTROL</w:t>
      </w:r>
      <w:bookmarkEnd w:id="122"/>
    </w:p>
    <w:p w14:paraId="7376D250" w14:textId="77777777" w:rsidR="00C0475E" w:rsidRPr="0072524E" w:rsidRDefault="00C0475E" w:rsidP="00C0475E">
      <w:pPr>
        <w:rPr>
          <w:b/>
          <w:sz w:val="28"/>
          <w:szCs w:val="20"/>
          <w:u w:val="single"/>
        </w:rPr>
      </w:pPr>
    </w:p>
    <w:p w14:paraId="306F3F40" w14:textId="77777777" w:rsidR="00C0475E" w:rsidRPr="0061436E" w:rsidRDefault="00C0475E" w:rsidP="00C0475E">
      <w:pPr>
        <w:rPr>
          <w:b/>
          <w:sz w:val="20"/>
          <w:szCs w:val="20"/>
          <w:u w:val="single"/>
        </w:rPr>
      </w:pPr>
    </w:p>
    <w:p w14:paraId="36DA3B37" w14:textId="77777777" w:rsidR="00C0475E" w:rsidRDefault="00C0475E" w:rsidP="00C0475E">
      <w:pPr>
        <w:rPr>
          <w:b/>
          <w:sz w:val="20"/>
          <w:szCs w:val="20"/>
          <w:u w:val="single"/>
        </w:rPr>
      </w:pPr>
      <w:r w:rsidRPr="0061436E">
        <w:rPr>
          <w:noProof/>
          <w:sz w:val="20"/>
          <w:szCs w:val="20"/>
          <w:lang w:eastAsia="en-GB"/>
        </w:rPr>
        <w:lastRenderedPageBreak/>
        <w:drawing>
          <wp:inline distT="0" distB="0" distL="0" distR="0" wp14:anchorId="433E30F8" wp14:editId="43E96637">
            <wp:extent cx="3272009" cy="1166485"/>
            <wp:effectExtent l="0" t="0" r="5080" b="0"/>
            <wp:docPr id="6" name="Picture 6" descr="http://31.media.tumblr.com/c32317ed81ca4a2624dcb6aad5179759/tumblr_mqgkonEf7v1ro2bqt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1.media.tumblr.com/c32317ed81ca4a2624dcb6aad5179759/tumblr_mqgkonEf7v1ro2bqto1_5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2244" cy="1166569"/>
                    </a:xfrm>
                    <a:prstGeom prst="rect">
                      <a:avLst/>
                    </a:prstGeom>
                    <a:noFill/>
                    <a:ln>
                      <a:noFill/>
                    </a:ln>
                  </pic:spPr>
                </pic:pic>
              </a:graphicData>
            </a:graphic>
          </wp:inline>
        </w:drawing>
      </w:r>
    </w:p>
    <w:p w14:paraId="6D1E72F6" w14:textId="77777777" w:rsidR="00C0475E" w:rsidRPr="0061436E" w:rsidRDefault="00C0475E" w:rsidP="00C0475E">
      <w:pPr>
        <w:rPr>
          <w:b/>
          <w:sz w:val="20"/>
          <w:szCs w:val="20"/>
          <w:u w:val="single"/>
        </w:rPr>
      </w:pPr>
    </w:p>
    <w:p w14:paraId="442D3A3B" w14:textId="77777777" w:rsidR="00C0475E" w:rsidRPr="0061436E" w:rsidRDefault="00C0475E" w:rsidP="00C0475E">
      <w:pPr>
        <w:pStyle w:val="ListParagraph"/>
        <w:ind w:left="454"/>
        <w:rPr>
          <w:sz w:val="20"/>
          <w:szCs w:val="20"/>
        </w:rPr>
      </w:pPr>
    </w:p>
    <w:p w14:paraId="161FD4CF" w14:textId="77777777" w:rsidR="00C0475E" w:rsidRPr="00C878D7" w:rsidRDefault="00C0475E" w:rsidP="00C0475E">
      <w:pPr>
        <w:pStyle w:val="ListParagraph"/>
        <w:numPr>
          <w:ilvl w:val="1"/>
          <w:numId w:val="3"/>
        </w:numPr>
        <w:rPr>
          <w:b/>
          <w:szCs w:val="20"/>
          <w:u w:val="single"/>
        </w:rPr>
      </w:pPr>
      <w:bookmarkStart w:id="123" w:name="_Ref486037235"/>
      <w:r w:rsidRPr="00C878D7">
        <w:rPr>
          <w:b/>
          <w:szCs w:val="20"/>
          <w:u w:val="single"/>
        </w:rPr>
        <w:t>SORCEROUS SUBTLETIES OF SUBADIM</w:t>
      </w:r>
      <w:bookmarkEnd w:id="123"/>
    </w:p>
    <w:p w14:paraId="5E33C7D6" w14:textId="77777777" w:rsidR="00C0475E" w:rsidRPr="0061436E" w:rsidRDefault="00C0475E" w:rsidP="00C0475E">
      <w:pPr>
        <w:rPr>
          <w:sz w:val="20"/>
          <w:szCs w:val="20"/>
        </w:rPr>
      </w:pPr>
    </w:p>
    <w:p w14:paraId="03865741" w14:textId="610637E6" w:rsidR="00C0475E" w:rsidRDefault="00C0475E" w:rsidP="00C0475E">
      <w:pPr>
        <w:rPr>
          <w:sz w:val="20"/>
          <w:szCs w:val="20"/>
        </w:rPr>
      </w:pPr>
      <w:r w:rsidRPr="0061436E">
        <w:rPr>
          <w:sz w:val="20"/>
          <w:szCs w:val="20"/>
        </w:rPr>
        <w:t xml:space="preserve">Each army starts with the ability to control its own troops, disrupt the control of the enemy Kerdudali, or, if desperate and not called Roope, attempt to control the Powers of the Planes.  These actions are carried out by the use of </w:t>
      </w:r>
      <w:r>
        <w:rPr>
          <w:sz w:val="20"/>
          <w:szCs w:val="20"/>
        </w:rPr>
        <w:t xml:space="preserve">the </w:t>
      </w:r>
      <w:r w:rsidRPr="0072524E">
        <w:rPr>
          <w:b/>
          <w:sz w:val="20"/>
          <w:szCs w:val="20"/>
        </w:rPr>
        <w:t>Sorcerous Subtleties of Subadim.(SSS</w:t>
      </w:r>
      <w:r w:rsidR="00B21021">
        <w:rPr>
          <w:b/>
          <w:sz w:val="20"/>
          <w:szCs w:val="20"/>
        </w:rPr>
        <w:t xml:space="preserve"> and PSSS, see Extension)</w:t>
      </w:r>
      <w:r w:rsidRPr="0061436E">
        <w:rPr>
          <w:sz w:val="20"/>
          <w:szCs w:val="20"/>
        </w:rPr>
        <w:t>.</w:t>
      </w:r>
    </w:p>
    <w:p w14:paraId="53CE0B6A" w14:textId="77777777" w:rsidR="00C0475E" w:rsidRPr="0061436E" w:rsidRDefault="00C0475E" w:rsidP="00C0475E">
      <w:pPr>
        <w:rPr>
          <w:sz w:val="20"/>
          <w:szCs w:val="20"/>
        </w:rPr>
      </w:pPr>
    </w:p>
    <w:p w14:paraId="2298C132" w14:textId="1BF6936B" w:rsidR="00C0475E" w:rsidRPr="002F6C21" w:rsidRDefault="00C0475E" w:rsidP="00C0475E">
      <w:pPr>
        <w:rPr>
          <w:sz w:val="20"/>
          <w:szCs w:val="20"/>
        </w:rPr>
      </w:pPr>
      <w:r>
        <w:rPr>
          <w:sz w:val="20"/>
          <w:szCs w:val="20"/>
        </w:rPr>
        <w:t>SSS is controlled and issued Command Posts (CPs</w:t>
      </w:r>
      <w:r w:rsidRPr="002F6C21">
        <w:rPr>
          <w:sz w:val="20"/>
          <w:szCs w:val="20"/>
        </w:rPr>
        <w:t xml:space="preserve">).  CPs can only issue commands to </w:t>
      </w:r>
      <w:r w:rsidR="002F6C21">
        <w:rPr>
          <w:sz w:val="20"/>
          <w:szCs w:val="20"/>
        </w:rPr>
        <w:t xml:space="preserve">their attached </w:t>
      </w:r>
      <w:r w:rsidRPr="002F6C21">
        <w:rPr>
          <w:sz w:val="20"/>
          <w:szCs w:val="20"/>
        </w:rPr>
        <w:t>units.</w:t>
      </w:r>
    </w:p>
    <w:p w14:paraId="59384CEA" w14:textId="77777777" w:rsidR="00C0475E" w:rsidRDefault="00C0475E" w:rsidP="00C0475E">
      <w:pPr>
        <w:rPr>
          <w:sz w:val="20"/>
          <w:szCs w:val="20"/>
        </w:rPr>
      </w:pPr>
    </w:p>
    <w:p w14:paraId="5FEB9E39" w14:textId="77777777" w:rsidR="00C0475E" w:rsidRDefault="00C0475E" w:rsidP="00C0475E">
      <w:pPr>
        <w:rPr>
          <w:sz w:val="20"/>
          <w:szCs w:val="20"/>
        </w:rPr>
      </w:pPr>
      <w:r>
        <w:rPr>
          <w:sz w:val="20"/>
          <w:szCs w:val="20"/>
        </w:rPr>
        <w:t xml:space="preserve">Armies have a </w:t>
      </w:r>
      <w:r w:rsidRPr="0072524E">
        <w:rPr>
          <w:b/>
          <w:sz w:val="20"/>
          <w:szCs w:val="20"/>
        </w:rPr>
        <w:t>Starting level of SSS</w:t>
      </w:r>
      <w:r>
        <w:rPr>
          <w:sz w:val="20"/>
          <w:szCs w:val="20"/>
        </w:rPr>
        <w:t xml:space="preserve"> at the start of battle (</w:t>
      </w:r>
      <w:r w:rsidRPr="0072524E">
        <w:rPr>
          <w:b/>
          <w:sz w:val="20"/>
          <w:szCs w:val="20"/>
        </w:rPr>
        <w:t>SSSS</w:t>
      </w:r>
      <w:r>
        <w:rPr>
          <w:sz w:val="20"/>
          <w:szCs w:val="20"/>
        </w:rPr>
        <w:t>) which is distributed between CPs per battle instructions.</w:t>
      </w:r>
    </w:p>
    <w:p w14:paraId="6D21DC27" w14:textId="77777777" w:rsidR="00C0475E" w:rsidRPr="0061436E" w:rsidRDefault="00C0475E" w:rsidP="00C0475E">
      <w:pPr>
        <w:rPr>
          <w:sz w:val="20"/>
          <w:szCs w:val="20"/>
        </w:rPr>
      </w:pPr>
    </w:p>
    <w:p w14:paraId="4707B024" w14:textId="77777777" w:rsidR="00C0475E" w:rsidRDefault="00C0475E" w:rsidP="00C0475E">
      <w:pPr>
        <w:pStyle w:val="ListParagraph"/>
        <w:numPr>
          <w:ilvl w:val="2"/>
          <w:numId w:val="3"/>
        </w:numPr>
        <w:rPr>
          <w:b/>
          <w:sz w:val="22"/>
          <w:szCs w:val="20"/>
          <w:u w:val="single"/>
        </w:rPr>
      </w:pPr>
      <w:bookmarkStart w:id="124" w:name="_Ref402005438"/>
      <w:r w:rsidRPr="00EF51BC">
        <w:rPr>
          <w:b/>
          <w:sz w:val="22"/>
          <w:szCs w:val="20"/>
          <w:u w:val="single"/>
        </w:rPr>
        <w:t>SS</w:t>
      </w:r>
      <w:r>
        <w:rPr>
          <w:b/>
          <w:sz w:val="22"/>
          <w:szCs w:val="20"/>
          <w:u w:val="single"/>
        </w:rPr>
        <w:t>S</w:t>
      </w:r>
      <w:r w:rsidRPr="00EF51BC">
        <w:rPr>
          <w:b/>
          <w:sz w:val="22"/>
          <w:szCs w:val="20"/>
          <w:u w:val="single"/>
        </w:rPr>
        <w:t>S Availablity</w:t>
      </w:r>
      <w:bookmarkEnd w:id="124"/>
    </w:p>
    <w:p w14:paraId="0CFD252E" w14:textId="77777777" w:rsidR="00C0475E" w:rsidRDefault="00C0475E" w:rsidP="00C0475E">
      <w:pPr>
        <w:rPr>
          <w:b/>
          <w:sz w:val="22"/>
          <w:szCs w:val="20"/>
          <w:u w:val="single"/>
        </w:rPr>
      </w:pPr>
    </w:p>
    <w:p w14:paraId="66880FDA" w14:textId="77777777" w:rsidR="00C0475E" w:rsidRDefault="00C0475E" w:rsidP="00C0475E">
      <w:pPr>
        <w:rPr>
          <w:sz w:val="20"/>
          <w:szCs w:val="20"/>
        </w:rPr>
      </w:pPr>
      <w:r>
        <w:rPr>
          <w:sz w:val="20"/>
          <w:szCs w:val="20"/>
        </w:rPr>
        <w:t>SSSS available at the start of battle will g</w:t>
      </w:r>
      <w:r w:rsidRPr="0061436E">
        <w:rPr>
          <w:sz w:val="20"/>
          <w:szCs w:val="20"/>
        </w:rPr>
        <w:t xml:space="preserve">enerally be </w:t>
      </w:r>
      <w:r>
        <w:rPr>
          <w:sz w:val="20"/>
          <w:szCs w:val="20"/>
        </w:rPr>
        <w:t>guided by each side getting per unit of:</w:t>
      </w:r>
    </w:p>
    <w:p w14:paraId="0CD51C9A" w14:textId="77777777" w:rsidR="00C0475E" w:rsidRDefault="00C0475E" w:rsidP="00C0475E">
      <w:pPr>
        <w:rPr>
          <w:sz w:val="20"/>
          <w:szCs w:val="20"/>
        </w:rPr>
      </w:pPr>
    </w:p>
    <w:p w14:paraId="66B703D4" w14:textId="77777777" w:rsidR="00C0475E" w:rsidRPr="002462D5" w:rsidRDefault="00C0475E" w:rsidP="00C0475E">
      <w:pPr>
        <w:rPr>
          <w:b/>
          <w:sz w:val="20"/>
          <w:szCs w:val="20"/>
        </w:rPr>
      </w:pPr>
      <w:r w:rsidRPr="002462D5">
        <w:rPr>
          <w:b/>
          <w:sz w:val="20"/>
          <w:szCs w:val="20"/>
        </w:rPr>
        <w:t>Slayers</w:t>
      </w:r>
      <w:r w:rsidRPr="002462D5">
        <w:rPr>
          <w:b/>
          <w:sz w:val="20"/>
          <w:szCs w:val="20"/>
        </w:rPr>
        <w:tab/>
      </w:r>
      <w:r w:rsidRPr="002462D5">
        <w:rPr>
          <w:b/>
          <w:sz w:val="20"/>
          <w:szCs w:val="20"/>
        </w:rPr>
        <w:tab/>
        <w:t>4</w:t>
      </w:r>
    </w:p>
    <w:p w14:paraId="161ACB96" w14:textId="77777777" w:rsidR="00C0475E" w:rsidRPr="002462D5" w:rsidRDefault="00C0475E" w:rsidP="00C0475E">
      <w:pPr>
        <w:rPr>
          <w:b/>
          <w:sz w:val="20"/>
          <w:szCs w:val="20"/>
        </w:rPr>
      </w:pPr>
      <w:r w:rsidRPr="002462D5">
        <w:rPr>
          <w:b/>
          <w:sz w:val="20"/>
          <w:szCs w:val="20"/>
        </w:rPr>
        <w:t>Smiters</w:t>
      </w:r>
      <w:r w:rsidRPr="002462D5">
        <w:rPr>
          <w:b/>
          <w:sz w:val="20"/>
          <w:szCs w:val="20"/>
        </w:rPr>
        <w:tab/>
      </w:r>
      <w:r w:rsidRPr="002462D5">
        <w:rPr>
          <w:b/>
          <w:sz w:val="20"/>
          <w:szCs w:val="20"/>
        </w:rPr>
        <w:tab/>
        <w:t>2</w:t>
      </w:r>
    </w:p>
    <w:p w14:paraId="1D00FEBA" w14:textId="77777777" w:rsidR="00C0475E" w:rsidRPr="002462D5" w:rsidRDefault="00C0475E" w:rsidP="00C0475E">
      <w:pPr>
        <w:rPr>
          <w:b/>
          <w:sz w:val="20"/>
          <w:szCs w:val="20"/>
        </w:rPr>
      </w:pPr>
      <w:r w:rsidRPr="002462D5">
        <w:rPr>
          <w:b/>
          <w:sz w:val="20"/>
          <w:szCs w:val="20"/>
        </w:rPr>
        <w:t>Fighters</w:t>
      </w:r>
      <w:r w:rsidRPr="002462D5">
        <w:rPr>
          <w:b/>
          <w:sz w:val="20"/>
          <w:szCs w:val="20"/>
        </w:rPr>
        <w:tab/>
      </w:r>
      <w:r w:rsidRPr="002462D5">
        <w:rPr>
          <w:b/>
          <w:sz w:val="20"/>
          <w:szCs w:val="20"/>
        </w:rPr>
        <w:tab/>
        <w:t>1</w:t>
      </w:r>
    </w:p>
    <w:p w14:paraId="4A38F91D" w14:textId="77777777" w:rsidR="00C0475E" w:rsidRPr="002462D5" w:rsidRDefault="00C0475E" w:rsidP="00C0475E">
      <w:pPr>
        <w:rPr>
          <w:b/>
          <w:sz w:val="20"/>
          <w:szCs w:val="20"/>
        </w:rPr>
      </w:pPr>
      <w:r w:rsidRPr="002462D5">
        <w:rPr>
          <w:b/>
          <w:sz w:val="20"/>
          <w:szCs w:val="20"/>
        </w:rPr>
        <w:t>Fodder</w:t>
      </w:r>
      <w:r w:rsidRPr="002462D5">
        <w:rPr>
          <w:b/>
          <w:sz w:val="20"/>
          <w:szCs w:val="20"/>
        </w:rPr>
        <w:tab/>
      </w:r>
      <w:r w:rsidRPr="002462D5">
        <w:rPr>
          <w:b/>
          <w:sz w:val="20"/>
          <w:szCs w:val="20"/>
        </w:rPr>
        <w:tab/>
        <w:t>0.5</w:t>
      </w:r>
    </w:p>
    <w:p w14:paraId="06B9BBAF" w14:textId="77777777" w:rsidR="00C0475E" w:rsidRDefault="00C0475E" w:rsidP="00C0475E">
      <w:pPr>
        <w:rPr>
          <w:sz w:val="20"/>
          <w:szCs w:val="20"/>
        </w:rPr>
      </w:pPr>
    </w:p>
    <w:p w14:paraId="1E61DC80" w14:textId="77777777" w:rsidR="00C0475E" w:rsidRPr="0061436E" w:rsidRDefault="00C0475E" w:rsidP="00C0475E">
      <w:pPr>
        <w:rPr>
          <w:sz w:val="20"/>
          <w:szCs w:val="20"/>
        </w:rPr>
      </w:pPr>
      <w:r>
        <w:rPr>
          <w:sz w:val="20"/>
          <w:szCs w:val="20"/>
        </w:rPr>
        <w:t>However, t</w:t>
      </w:r>
      <w:r w:rsidRPr="0061436E">
        <w:rPr>
          <w:sz w:val="20"/>
          <w:szCs w:val="20"/>
        </w:rPr>
        <w:t>his should be changed + / - 30% to reflect Kerdu and Staff Capability</w:t>
      </w:r>
      <w:r>
        <w:rPr>
          <w:sz w:val="20"/>
          <w:szCs w:val="20"/>
        </w:rPr>
        <w:t>, overall strategic situation,</w:t>
      </w:r>
      <w:r w:rsidRPr="0061436E">
        <w:rPr>
          <w:sz w:val="20"/>
          <w:szCs w:val="20"/>
        </w:rPr>
        <w:t xml:space="preserve"> </w:t>
      </w:r>
      <w:r>
        <w:rPr>
          <w:sz w:val="20"/>
          <w:szCs w:val="20"/>
        </w:rPr>
        <w:t xml:space="preserve">and to </w:t>
      </w:r>
      <w:r w:rsidRPr="0061436E">
        <w:rPr>
          <w:sz w:val="20"/>
          <w:szCs w:val="20"/>
        </w:rPr>
        <w:t>make a more as</w:t>
      </w:r>
      <w:r>
        <w:rPr>
          <w:sz w:val="20"/>
          <w:szCs w:val="20"/>
        </w:rPr>
        <w:t>ymmetric and entertaining battle</w:t>
      </w:r>
      <w:r w:rsidRPr="0061436E">
        <w:rPr>
          <w:sz w:val="20"/>
          <w:szCs w:val="20"/>
        </w:rPr>
        <w:t>.</w:t>
      </w:r>
    </w:p>
    <w:p w14:paraId="2B54EF9F" w14:textId="77777777" w:rsidR="00C0475E" w:rsidRDefault="00C0475E" w:rsidP="00C0475E">
      <w:pPr>
        <w:rPr>
          <w:b/>
          <w:sz w:val="22"/>
          <w:szCs w:val="20"/>
          <w:u w:val="single"/>
        </w:rPr>
      </w:pPr>
    </w:p>
    <w:p w14:paraId="7479676C" w14:textId="77777777" w:rsidR="00C0475E" w:rsidRPr="0061436E" w:rsidRDefault="00C0475E" w:rsidP="00C0475E">
      <w:pPr>
        <w:rPr>
          <w:sz w:val="20"/>
          <w:szCs w:val="20"/>
        </w:rPr>
      </w:pPr>
      <w:r>
        <w:rPr>
          <w:sz w:val="20"/>
          <w:szCs w:val="20"/>
        </w:rPr>
        <w:t>The SSSS will be distributed between CPs at the start of the battle according to Battle Instructions, leaving each CP with a Current Base SSS (</w:t>
      </w:r>
      <w:r w:rsidRPr="002462D5">
        <w:rPr>
          <w:b/>
          <w:sz w:val="20"/>
          <w:szCs w:val="20"/>
        </w:rPr>
        <w:t>CBSSS</w:t>
      </w:r>
      <w:r>
        <w:rPr>
          <w:sz w:val="20"/>
          <w:szCs w:val="20"/>
        </w:rPr>
        <w:t xml:space="preserve">).  This is also the Current Available SSS( </w:t>
      </w:r>
      <w:r w:rsidRPr="002462D5">
        <w:rPr>
          <w:b/>
          <w:sz w:val="20"/>
          <w:szCs w:val="20"/>
        </w:rPr>
        <w:t>CASSS</w:t>
      </w:r>
      <w:r>
        <w:rPr>
          <w:sz w:val="20"/>
          <w:szCs w:val="20"/>
        </w:rPr>
        <w:t>) for each CP as battle commences.</w:t>
      </w:r>
    </w:p>
    <w:p w14:paraId="70819111" w14:textId="77777777" w:rsidR="00C0475E" w:rsidRPr="0072524E" w:rsidRDefault="00C0475E" w:rsidP="00C0475E">
      <w:pPr>
        <w:rPr>
          <w:b/>
          <w:sz w:val="22"/>
          <w:szCs w:val="20"/>
          <w:u w:val="single"/>
        </w:rPr>
      </w:pPr>
    </w:p>
    <w:p w14:paraId="35A73CAD" w14:textId="77777777" w:rsidR="00C0475E" w:rsidRDefault="00C0475E" w:rsidP="00C0475E">
      <w:pPr>
        <w:pStyle w:val="ListParagraph"/>
        <w:numPr>
          <w:ilvl w:val="2"/>
          <w:numId w:val="3"/>
        </w:numPr>
        <w:rPr>
          <w:b/>
          <w:sz w:val="22"/>
          <w:szCs w:val="20"/>
          <w:u w:val="single"/>
        </w:rPr>
      </w:pPr>
      <w:bookmarkStart w:id="125" w:name="_Ref486208037"/>
      <w:r>
        <w:rPr>
          <w:b/>
          <w:sz w:val="22"/>
          <w:szCs w:val="20"/>
          <w:u w:val="single"/>
        </w:rPr>
        <w:t>Use of SSS</w:t>
      </w:r>
      <w:bookmarkEnd w:id="125"/>
    </w:p>
    <w:p w14:paraId="6BCF8A4B" w14:textId="77777777" w:rsidR="00C0475E" w:rsidRPr="0061436E" w:rsidRDefault="00C0475E" w:rsidP="00C0475E">
      <w:pPr>
        <w:rPr>
          <w:sz w:val="20"/>
          <w:szCs w:val="20"/>
        </w:rPr>
      </w:pPr>
    </w:p>
    <w:p w14:paraId="13F94A19" w14:textId="77777777" w:rsidR="00C0475E" w:rsidRDefault="00C0475E" w:rsidP="00C0475E">
      <w:pPr>
        <w:rPr>
          <w:sz w:val="20"/>
          <w:szCs w:val="20"/>
        </w:rPr>
      </w:pPr>
      <w:r>
        <w:rPr>
          <w:sz w:val="20"/>
          <w:szCs w:val="20"/>
        </w:rPr>
        <w:t>SSS is used to control the activities of the army by:</w:t>
      </w:r>
    </w:p>
    <w:p w14:paraId="5D9C5575" w14:textId="77777777" w:rsidR="00C0475E" w:rsidRDefault="00C0475E" w:rsidP="00C0475E">
      <w:pPr>
        <w:rPr>
          <w:sz w:val="20"/>
          <w:szCs w:val="20"/>
        </w:rPr>
      </w:pPr>
    </w:p>
    <w:p w14:paraId="51874212" w14:textId="3F056BC3" w:rsidR="00C0475E" w:rsidRPr="0061436E" w:rsidRDefault="00C0475E" w:rsidP="00C0475E">
      <w:pPr>
        <w:rPr>
          <w:sz w:val="20"/>
          <w:szCs w:val="20"/>
        </w:rPr>
      </w:pPr>
      <w:r w:rsidRPr="0061436E">
        <w:rPr>
          <w:sz w:val="20"/>
          <w:szCs w:val="20"/>
        </w:rPr>
        <w:t>Boosting</w:t>
      </w:r>
      <w:r>
        <w:rPr>
          <w:sz w:val="20"/>
          <w:szCs w:val="20"/>
        </w:rPr>
        <w:t xml:space="preserve"> the</w:t>
      </w:r>
      <w:r w:rsidRPr="0061436E">
        <w:rPr>
          <w:sz w:val="20"/>
          <w:szCs w:val="20"/>
        </w:rPr>
        <w:t xml:space="preserve"> Initiative roll</w:t>
      </w:r>
      <w:r>
        <w:rPr>
          <w:sz w:val="20"/>
          <w:szCs w:val="20"/>
        </w:rPr>
        <w:t xml:space="preserve"> each turn (</w:t>
      </w:r>
      <w:r w:rsidRPr="00AA1B58">
        <w:rPr>
          <w:b/>
          <w:sz w:val="20"/>
          <w:szCs w:val="20"/>
        </w:rPr>
        <w:fldChar w:fldCharType="begin"/>
      </w:r>
      <w:r w:rsidRPr="00AA1B58">
        <w:rPr>
          <w:b/>
          <w:sz w:val="20"/>
          <w:szCs w:val="20"/>
        </w:rPr>
        <w:instrText xml:space="preserve"> REF _Ref486792417 \r \h </w:instrText>
      </w:r>
      <w:r w:rsidRPr="00AA1B58">
        <w:rPr>
          <w:b/>
          <w:sz w:val="20"/>
          <w:szCs w:val="20"/>
        </w:rPr>
      </w:r>
      <w:r w:rsidRPr="00AA1B58">
        <w:rPr>
          <w:b/>
          <w:sz w:val="20"/>
          <w:szCs w:val="20"/>
        </w:rPr>
        <w:fldChar w:fldCharType="separate"/>
      </w:r>
      <w:r w:rsidR="00996996">
        <w:rPr>
          <w:b/>
          <w:sz w:val="20"/>
          <w:szCs w:val="20"/>
        </w:rPr>
        <w:t>C1</w:t>
      </w:r>
      <w:r w:rsidRPr="00AA1B58">
        <w:rPr>
          <w:b/>
          <w:sz w:val="20"/>
          <w:szCs w:val="20"/>
        </w:rPr>
        <w:fldChar w:fldCharType="end"/>
      </w:r>
      <w:r>
        <w:rPr>
          <w:sz w:val="20"/>
          <w:szCs w:val="20"/>
        </w:rPr>
        <w:t>)</w:t>
      </w:r>
    </w:p>
    <w:p w14:paraId="4CFE7AD7" w14:textId="0530D65B" w:rsidR="00C0475E" w:rsidRDefault="00C0475E" w:rsidP="00C0475E">
      <w:pPr>
        <w:rPr>
          <w:sz w:val="20"/>
          <w:szCs w:val="20"/>
        </w:rPr>
      </w:pPr>
      <w:r w:rsidRPr="0061436E">
        <w:rPr>
          <w:sz w:val="20"/>
          <w:szCs w:val="20"/>
        </w:rPr>
        <w:t>Issu</w:t>
      </w:r>
      <w:r>
        <w:rPr>
          <w:sz w:val="20"/>
          <w:szCs w:val="20"/>
        </w:rPr>
        <w:t>ing</w:t>
      </w:r>
      <w:r w:rsidRPr="0061436E">
        <w:rPr>
          <w:sz w:val="20"/>
          <w:szCs w:val="20"/>
        </w:rPr>
        <w:t xml:space="preserve"> </w:t>
      </w:r>
      <w:r w:rsidRPr="00AA1B58">
        <w:rPr>
          <w:sz w:val="20"/>
          <w:szCs w:val="20"/>
        </w:rPr>
        <w:t>Commands</w:t>
      </w:r>
      <w:r w:rsidRPr="00AA1B58">
        <w:rPr>
          <w:b/>
          <w:sz w:val="20"/>
          <w:szCs w:val="20"/>
        </w:rPr>
        <w:t xml:space="preserve">  (</w:t>
      </w:r>
      <w:r w:rsidRPr="00AA1B58">
        <w:rPr>
          <w:b/>
          <w:sz w:val="20"/>
          <w:szCs w:val="20"/>
        </w:rPr>
        <w:fldChar w:fldCharType="begin"/>
      </w:r>
      <w:r w:rsidRPr="00AA1B58">
        <w:rPr>
          <w:b/>
          <w:sz w:val="20"/>
          <w:szCs w:val="20"/>
        </w:rPr>
        <w:instrText xml:space="preserve"> REF _Ref394844522 \r \h </w:instrText>
      </w:r>
      <w:r w:rsidRPr="00AA1B58">
        <w:rPr>
          <w:b/>
          <w:sz w:val="20"/>
          <w:szCs w:val="20"/>
        </w:rPr>
      </w:r>
      <w:r w:rsidRPr="00AA1B58">
        <w:rPr>
          <w:b/>
          <w:sz w:val="20"/>
          <w:szCs w:val="20"/>
        </w:rPr>
        <w:fldChar w:fldCharType="separate"/>
      </w:r>
      <w:r w:rsidR="00996996">
        <w:rPr>
          <w:b/>
          <w:sz w:val="20"/>
          <w:szCs w:val="20"/>
        </w:rPr>
        <w:t>D1</w:t>
      </w:r>
      <w:r w:rsidRPr="00AA1B58">
        <w:rPr>
          <w:b/>
          <w:sz w:val="20"/>
          <w:szCs w:val="20"/>
        </w:rPr>
        <w:fldChar w:fldCharType="end"/>
      </w:r>
      <w:r>
        <w:rPr>
          <w:sz w:val="20"/>
          <w:szCs w:val="20"/>
        </w:rPr>
        <w:t>)</w:t>
      </w:r>
    </w:p>
    <w:p w14:paraId="03E4F8E0" w14:textId="77777777" w:rsidR="00C0475E" w:rsidRPr="0061436E" w:rsidRDefault="00C0475E" w:rsidP="00C0475E">
      <w:pPr>
        <w:rPr>
          <w:sz w:val="20"/>
          <w:szCs w:val="20"/>
        </w:rPr>
      </w:pPr>
    </w:p>
    <w:p w14:paraId="022C6446" w14:textId="77777777" w:rsidR="00C0475E" w:rsidRDefault="00C0475E" w:rsidP="00C0475E">
      <w:pPr>
        <w:pStyle w:val="ListParagraph"/>
        <w:numPr>
          <w:ilvl w:val="2"/>
          <w:numId w:val="3"/>
        </w:numPr>
        <w:rPr>
          <w:b/>
          <w:sz w:val="22"/>
          <w:szCs w:val="20"/>
          <w:u w:val="single"/>
        </w:rPr>
      </w:pPr>
      <w:bookmarkStart w:id="126" w:name="_Ref486037175"/>
      <w:r w:rsidRPr="00EF51BC">
        <w:rPr>
          <w:b/>
          <w:sz w:val="22"/>
          <w:szCs w:val="20"/>
          <w:u w:val="single"/>
        </w:rPr>
        <w:t>Reduction of SSS</w:t>
      </w:r>
      <w:bookmarkEnd w:id="126"/>
    </w:p>
    <w:p w14:paraId="7C0F7C10" w14:textId="77777777" w:rsidR="00C0475E" w:rsidRDefault="00C0475E" w:rsidP="00C0475E">
      <w:pPr>
        <w:rPr>
          <w:b/>
          <w:sz w:val="22"/>
          <w:szCs w:val="20"/>
          <w:u w:val="single"/>
        </w:rPr>
      </w:pPr>
    </w:p>
    <w:p w14:paraId="79175936" w14:textId="77777777" w:rsidR="00C0475E" w:rsidRDefault="00C0475E" w:rsidP="00C0475E">
      <w:pPr>
        <w:rPr>
          <w:sz w:val="20"/>
          <w:szCs w:val="20"/>
        </w:rPr>
      </w:pPr>
      <w:r w:rsidRPr="00AA1B58">
        <w:rPr>
          <w:sz w:val="20"/>
          <w:szCs w:val="20"/>
        </w:rPr>
        <w:t>This can be temporary or permanent.</w:t>
      </w:r>
    </w:p>
    <w:p w14:paraId="0FC67703" w14:textId="77777777" w:rsidR="00C0475E" w:rsidRPr="00AA1B58" w:rsidRDefault="00C0475E" w:rsidP="00C0475E">
      <w:pPr>
        <w:rPr>
          <w:sz w:val="20"/>
          <w:szCs w:val="20"/>
        </w:rPr>
      </w:pPr>
    </w:p>
    <w:p w14:paraId="4BD07472" w14:textId="77777777" w:rsidR="00C0475E" w:rsidRDefault="00C0475E" w:rsidP="00C0475E">
      <w:pPr>
        <w:pStyle w:val="ListParagraph"/>
        <w:numPr>
          <w:ilvl w:val="3"/>
          <w:numId w:val="3"/>
        </w:numPr>
        <w:rPr>
          <w:b/>
          <w:sz w:val="22"/>
          <w:szCs w:val="20"/>
          <w:u w:val="single"/>
        </w:rPr>
      </w:pPr>
      <w:r>
        <w:rPr>
          <w:b/>
          <w:sz w:val="22"/>
          <w:szCs w:val="20"/>
          <w:u w:val="single"/>
        </w:rPr>
        <w:t>Temporary Reduction</w:t>
      </w:r>
    </w:p>
    <w:p w14:paraId="171028C3" w14:textId="77777777" w:rsidR="00C0475E" w:rsidRDefault="00C0475E" w:rsidP="00C0475E">
      <w:pPr>
        <w:rPr>
          <w:b/>
          <w:sz w:val="22"/>
          <w:szCs w:val="20"/>
          <w:u w:val="single"/>
        </w:rPr>
      </w:pPr>
    </w:p>
    <w:p w14:paraId="61F8712B" w14:textId="296A8AD2" w:rsidR="00C0475E" w:rsidRDefault="00C0475E" w:rsidP="00C0475E">
      <w:pPr>
        <w:rPr>
          <w:b/>
          <w:sz w:val="20"/>
          <w:szCs w:val="20"/>
        </w:rPr>
      </w:pPr>
      <w:r w:rsidRPr="00B70844">
        <w:rPr>
          <w:sz w:val="20"/>
          <w:szCs w:val="20"/>
        </w:rPr>
        <w:t xml:space="preserve">As </w:t>
      </w:r>
      <w:r>
        <w:rPr>
          <w:sz w:val="20"/>
          <w:szCs w:val="20"/>
        </w:rPr>
        <w:t>SSS</w:t>
      </w:r>
      <w:r w:rsidRPr="00B70844">
        <w:rPr>
          <w:sz w:val="20"/>
          <w:szCs w:val="20"/>
        </w:rPr>
        <w:t xml:space="preserve"> is used </w:t>
      </w:r>
      <w:r>
        <w:rPr>
          <w:sz w:val="20"/>
          <w:szCs w:val="20"/>
        </w:rPr>
        <w:t>a CP</w:t>
      </w:r>
      <w:r w:rsidRPr="00B70844">
        <w:rPr>
          <w:sz w:val="20"/>
          <w:szCs w:val="20"/>
        </w:rPr>
        <w:t xml:space="preserve"> </w:t>
      </w:r>
      <w:r>
        <w:rPr>
          <w:sz w:val="20"/>
          <w:szCs w:val="20"/>
        </w:rPr>
        <w:t xml:space="preserve">per </w:t>
      </w:r>
      <w:r>
        <w:rPr>
          <w:sz w:val="20"/>
          <w:szCs w:val="20"/>
        </w:rPr>
        <w:fldChar w:fldCharType="begin"/>
      </w:r>
      <w:r>
        <w:rPr>
          <w:sz w:val="20"/>
          <w:szCs w:val="20"/>
        </w:rPr>
        <w:instrText xml:space="preserve"> REF _Ref486208037 \r \h </w:instrText>
      </w:r>
      <w:r>
        <w:rPr>
          <w:sz w:val="20"/>
          <w:szCs w:val="20"/>
        </w:rPr>
      </w:r>
      <w:r>
        <w:rPr>
          <w:sz w:val="20"/>
          <w:szCs w:val="20"/>
        </w:rPr>
        <w:fldChar w:fldCharType="separate"/>
      </w:r>
      <w:r w:rsidR="00996996">
        <w:rPr>
          <w:sz w:val="20"/>
          <w:szCs w:val="20"/>
        </w:rPr>
        <w:t>M.1.2</w:t>
      </w:r>
      <w:r>
        <w:rPr>
          <w:sz w:val="20"/>
          <w:szCs w:val="20"/>
        </w:rPr>
        <w:fldChar w:fldCharType="end"/>
      </w:r>
      <w:r>
        <w:rPr>
          <w:sz w:val="20"/>
          <w:szCs w:val="20"/>
        </w:rPr>
        <w:t xml:space="preserve"> </w:t>
      </w:r>
      <w:r w:rsidRPr="00B70844">
        <w:rPr>
          <w:sz w:val="20"/>
          <w:szCs w:val="20"/>
        </w:rPr>
        <w:t>the Current Available SSS</w:t>
      </w:r>
      <w:r w:rsidRPr="00B70844">
        <w:rPr>
          <w:b/>
          <w:sz w:val="20"/>
          <w:szCs w:val="20"/>
        </w:rPr>
        <w:t xml:space="preserve"> (</w:t>
      </w:r>
      <w:r w:rsidRPr="00FE2C55">
        <w:rPr>
          <w:b/>
          <w:sz w:val="20"/>
          <w:szCs w:val="20"/>
        </w:rPr>
        <w:t>CASSS</w:t>
      </w:r>
      <w:r>
        <w:rPr>
          <w:b/>
          <w:sz w:val="20"/>
          <w:szCs w:val="20"/>
        </w:rPr>
        <w:t xml:space="preserve">) </w:t>
      </w:r>
      <w:r w:rsidRPr="00A40BA0">
        <w:rPr>
          <w:sz w:val="20"/>
          <w:szCs w:val="20"/>
        </w:rPr>
        <w:t>is reduced</w:t>
      </w:r>
      <w:r>
        <w:rPr>
          <w:sz w:val="20"/>
          <w:szCs w:val="20"/>
        </w:rPr>
        <w:t xml:space="preserve"> for that CP. </w:t>
      </w:r>
    </w:p>
    <w:p w14:paraId="131A5E88" w14:textId="77777777" w:rsidR="00C0475E" w:rsidRDefault="00C0475E" w:rsidP="00C0475E">
      <w:pPr>
        <w:rPr>
          <w:b/>
          <w:sz w:val="20"/>
          <w:szCs w:val="20"/>
        </w:rPr>
      </w:pPr>
    </w:p>
    <w:p w14:paraId="75A94E10" w14:textId="006568A6" w:rsidR="00C0475E" w:rsidRDefault="00C0475E" w:rsidP="00C0475E">
      <w:pPr>
        <w:rPr>
          <w:sz w:val="20"/>
          <w:szCs w:val="20"/>
        </w:rPr>
      </w:pPr>
      <w:r w:rsidRPr="001E41BD">
        <w:rPr>
          <w:sz w:val="20"/>
          <w:szCs w:val="20"/>
        </w:rPr>
        <w:t>In addition</w:t>
      </w:r>
      <w:r>
        <w:rPr>
          <w:sz w:val="20"/>
          <w:szCs w:val="20"/>
        </w:rPr>
        <w:t xml:space="preserve"> enemy</w:t>
      </w:r>
      <w:r>
        <w:rPr>
          <w:b/>
          <w:sz w:val="20"/>
          <w:szCs w:val="20"/>
        </w:rPr>
        <w:t xml:space="preserve"> </w:t>
      </w:r>
      <w:r>
        <w:rPr>
          <w:sz w:val="20"/>
          <w:szCs w:val="20"/>
        </w:rPr>
        <w:t>Hlaka action (</w:t>
      </w:r>
      <w:r>
        <w:rPr>
          <w:sz w:val="20"/>
          <w:szCs w:val="20"/>
        </w:rPr>
        <w:fldChar w:fldCharType="begin"/>
      </w:r>
      <w:r>
        <w:rPr>
          <w:sz w:val="20"/>
          <w:szCs w:val="20"/>
        </w:rPr>
        <w:instrText xml:space="preserve"> REF _Ref5496430 \r \h  \* MERGEFORMAT </w:instrText>
      </w:r>
      <w:r>
        <w:rPr>
          <w:sz w:val="20"/>
          <w:szCs w:val="20"/>
        </w:rPr>
      </w:r>
      <w:r>
        <w:rPr>
          <w:sz w:val="20"/>
          <w:szCs w:val="20"/>
        </w:rPr>
        <w:fldChar w:fldCharType="separate"/>
      </w:r>
      <w:r w:rsidR="00996996" w:rsidRPr="00996996">
        <w:rPr>
          <w:b/>
          <w:sz w:val="20"/>
          <w:szCs w:val="20"/>
        </w:rPr>
        <w:t>O.5.3(</w:t>
      </w:r>
      <w:r w:rsidR="00996996">
        <w:rPr>
          <w:sz w:val="20"/>
          <w:szCs w:val="20"/>
        </w:rPr>
        <w:t>vi)</w:t>
      </w:r>
      <w:r>
        <w:rPr>
          <w:sz w:val="20"/>
          <w:szCs w:val="20"/>
        </w:rPr>
        <w:fldChar w:fldCharType="end"/>
      </w:r>
      <w:r>
        <w:rPr>
          <w:sz w:val="20"/>
          <w:szCs w:val="20"/>
        </w:rPr>
        <w:t>) and movement (</w:t>
      </w:r>
      <w:r w:rsidRPr="002C36D7">
        <w:rPr>
          <w:b/>
          <w:sz w:val="20"/>
          <w:szCs w:val="20"/>
        </w:rPr>
        <w:fldChar w:fldCharType="begin"/>
      </w:r>
      <w:r w:rsidRPr="002C36D7">
        <w:rPr>
          <w:b/>
          <w:sz w:val="20"/>
          <w:szCs w:val="20"/>
        </w:rPr>
        <w:instrText xml:space="preserve"> REF _Ref536350955 \r \h </w:instrText>
      </w:r>
      <w:r>
        <w:rPr>
          <w:b/>
          <w:sz w:val="20"/>
          <w:szCs w:val="20"/>
        </w:rPr>
        <w:instrText xml:space="preserve"> \* MERGEFORMAT </w:instrText>
      </w:r>
      <w:r w:rsidRPr="002C36D7">
        <w:rPr>
          <w:b/>
          <w:sz w:val="20"/>
          <w:szCs w:val="20"/>
        </w:rPr>
      </w:r>
      <w:r w:rsidRPr="002C36D7">
        <w:rPr>
          <w:b/>
          <w:sz w:val="20"/>
          <w:szCs w:val="20"/>
        </w:rPr>
        <w:fldChar w:fldCharType="separate"/>
      </w:r>
      <w:r w:rsidR="00996996">
        <w:rPr>
          <w:b/>
          <w:sz w:val="20"/>
          <w:szCs w:val="20"/>
        </w:rPr>
        <w:t>M.3.3</w:t>
      </w:r>
      <w:r w:rsidRPr="002C36D7">
        <w:rPr>
          <w:b/>
          <w:sz w:val="20"/>
          <w:szCs w:val="20"/>
        </w:rPr>
        <w:fldChar w:fldCharType="end"/>
      </w:r>
      <w:r>
        <w:rPr>
          <w:sz w:val="20"/>
          <w:szCs w:val="20"/>
        </w:rPr>
        <w:t>) or displacement (</w:t>
      </w:r>
      <w:r w:rsidRPr="002D4635">
        <w:rPr>
          <w:b/>
          <w:sz w:val="20"/>
          <w:szCs w:val="20"/>
        </w:rPr>
        <w:fldChar w:fldCharType="begin"/>
      </w:r>
      <w:r w:rsidRPr="002D4635">
        <w:rPr>
          <w:b/>
          <w:sz w:val="20"/>
          <w:szCs w:val="20"/>
        </w:rPr>
        <w:instrText xml:space="preserve"> REF _Ref486038240 \r \h </w:instrText>
      </w:r>
      <w:r w:rsidRPr="002D4635">
        <w:rPr>
          <w:b/>
          <w:sz w:val="20"/>
          <w:szCs w:val="20"/>
        </w:rPr>
      </w:r>
      <w:r w:rsidRPr="002D4635">
        <w:rPr>
          <w:b/>
          <w:sz w:val="20"/>
          <w:szCs w:val="20"/>
        </w:rPr>
        <w:fldChar w:fldCharType="separate"/>
      </w:r>
      <w:r w:rsidR="00996996">
        <w:rPr>
          <w:b/>
          <w:sz w:val="20"/>
          <w:szCs w:val="20"/>
        </w:rPr>
        <w:t>M.3.4</w:t>
      </w:r>
      <w:r w:rsidRPr="002D4635">
        <w:rPr>
          <w:b/>
          <w:sz w:val="20"/>
          <w:szCs w:val="20"/>
        </w:rPr>
        <w:fldChar w:fldCharType="end"/>
      </w:r>
      <w:r>
        <w:rPr>
          <w:b/>
          <w:sz w:val="20"/>
          <w:szCs w:val="20"/>
        </w:rPr>
        <w:t>)</w:t>
      </w:r>
      <w:r w:rsidRPr="002D4635">
        <w:rPr>
          <w:b/>
          <w:sz w:val="20"/>
          <w:szCs w:val="20"/>
        </w:rPr>
        <w:t>.</w:t>
      </w:r>
      <w:r>
        <w:rPr>
          <w:sz w:val="20"/>
          <w:szCs w:val="20"/>
        </w:rPr>
        <w:t xml:space="preserve">of Command posts can also affect CASSS.  </w:t>
      </w:r>
    </w:p>
    <w:p w14:paraId="7B24A0AA" w14:textId="77777777" w:rsidR="00C0475E" w:rsidRPr="00B70844" w:rsidRDefault="00C0475E" w:rsidP="00C0475E">
      <w:pPr>
        <w:rPr>
          <w:b/>
          <w:sz w:val="22"/>
          <w:szCs w:val="20"/>
          <w:u w:val="single"/>
        </w:rPr>
      </w:pPr>
    </w:p>
    <w:p w14:paraId="4734867B" w14:textId="5AB9E3EE" w:rsidR="00C0475E" w:rsidRDefault="00951739" w:rsidP="00C0475E">
      <w:pPr>
        <w:pStyle w:val="ListParagraph"/>
        <w:numPr>
          <w:ilvl w:val="3"/>
          <w:numId w:val="3"/>
        </w:numPr>
        <w:rPr>
          <w:b/>
          <w:sz w:val="22"/>
          <w:szCs w:val="20"/>
          <w:u w:val="single"/>
        </w:rPr>
      </w:pPr>
      <w:r>
        <w:rPr>
          <w:b/>
          <w:sz w:val="22"/>
          <w:szCs w:val="20"/>
          <w:u w:val="single"/>
        </w:rPr>
        <w:t>Semi-p</w:t>
      </w:r>
      <w:r w:rsidR="00C0475E">
        <w:rPr>
          <w:b/>
          <w:sz w:val="22"/>
          <w:szCs w:val="20"/>
          <w:u w:val="single"/>
        </w:rPr>
        <w:t>ermanent Reduction</w:t>
      </w:r>
    </w:p>
    <w:p w14:paraId="779E9317" w14:textId="77777777" w:rsidR="00951739" w:rsidRDefault="00951739" w:rsidP="00951739">
      <w:pPr>
        <w:pStyle w:val="ListParagraph"/>
        <w:ind w:left="567"/>
        <w:rPr>
          <w:b/>
          <w:sz w:val="22"/>
          <w:szCs w:val="20"/>
          <w:u w:val="single"/>
        </w:rPr>
      </w:pPr>
    </w:p>
    <w:p w14:paraId="7D7716D5" w14:textId="531221EC" w:rsidR="00951739" w:rsidRDefault="00951739" w:rsidP="00951739">
      <w:pPr>
        <w:rPr>
          <w:sz w:val="20"/>
          <w:szCs w:val="20"/>
        </w:rPr>
      </w:pPr>
      <w:r>
        <w:rPr>
          <w:sz w:val="20"/>
          <w:szCs w:val="20"/>
        </w:rPr>
        <w:t>When a sub CP is detached by the Central CP the available CBSSS for the Central CP is reduced (</w:t>
      </w:r>
      <w:r>
        <w:rPr>
          <w:sz w:val="20"/>
          <w:szCs w:val="20"/>
        </w:rPr>
        <w:fldChar w:fldCharType="begin"/>
      </w:r>
      <w:r>
        <w:rPr>
          <w:sz w:val="20"/>
          <w:szCs w:val="20"/>
        </w:rPr>
        <w:instrText xml:space="preserve"> REF _Ref486038355 \r \h </w:instrText>
      </w:r>
      <w:r>
        <w:rPr>
          <w:sz w:val="20"/>
          <w:szCs w:val="20"/>
        </w:rPr>
      </w:r>
      <w:r>
        <w:rPr>
          <w:sz w:val="20"/>
          <w:szCs w:val="20"/>
        </w:rPr>
        <w:fldChar w:fldCharType="separate"/>
      </w:r>
      <w:r w:rsidR="00996996">
        <w:rPr>
          <w:sz w:val="20"/>
          <w:szCs w:val="20"/>
        </w:rPr>
        <w:t>M.3.2</w:t>
      </w:r>
      <w:r>
        <w:rPr>
          <w:sz w:val="20"/>
          <w:szCs w:val="20"/>
        </w:rPr>
        <w:fldChar w:fldCharType="end"/>
      </w:r>
      <w:r>
        <w:rPr>
          <w:sz w:val="20"/>
          <w:szCs w:val="20"/>
        </w:rPr>
        <w:t>)  but  potentially can be recovered if they recombine.</w:t>
      </w:r>
    </w:p>
    <w:p w14:paraId="4517E5BD" w14:textId="77777777" w:rsidR="00C0475E" w:rsidRDefault="00C0475E" w:rsidP="00C0475E">
      <w:pPr>
        <w:rPr>
          <w:b/>
          <w:sz w:val="22"/>
          <w:szCs w:val="20"/>
          <w:u w:val="single"/>
        </w:rPr>
      </w:pPr>
    </w:p>
    <w:p w14:paraId="4E766269" w14:textId="5E1DB8BC" w:rsidR="00C0475E" w:rsidRDefault="00951739" w:rsidP="00C0475E">
      <w:pPr>
        <w:pStyle w:val="ListParagraph"/>
        <w:numPr>
          <w:ilvl w:val="3"/>
          <w:numId w:val="3"/>
        </w:numPr>
        <w:rPr>
          <w:b/>
          <w:sz w:val="22"/>
          <w:szCs w:val="20"/>
          <w:u w:val="single"/>
        </w:rPr>
      </w:pPr>
      <w:r>
        <w:rPr>
          <w:b/>
          <w:sz w:val="22"/>
          <w:szCs w:val="20"/>
          <w:u w:val="single"/>
        </w:rPr>
        <w:lastRenderedPageBreak/>
        <w:t>P</w:t>
      </w:r>
      <w:r w:rsidR="00C0475E">
        <w:rPr>
          <w:b/>
          <w:sz w:val="22"/>
          <w:szCs w:val="20"/>
          <w:u w:val="single"/>
        </w:rPr>
        <w:t>ermanent Reduction</w:t>
      </w:r>
    </w:p>
    <w:p w14:paraId="43482090" w14:textId="77777777" w:rsidR="00951739" w:rsidRPr="00951739" w:rsidRDefault="00951739" w:rsidP="00951739">
      <w:pPr>
        <w:pStyle w:val="ListParagraph"/>
        <w:rPr>
          <w:b/>
          <w:sz w:val="22"/>
          <w:szCs w:val="20"/>
          <w:u w:val="single"/>
        </w:rPr>
      </w:pPr>
    </w:p>
    <w:p w14:paraId="31EE5CD8" w14:textId="77777777" w:rsidR="00951739" w:rsidRDefault="00951739" w:rsidP="00951739">
      <w:pPr>
        <w:rPr>
          <w:sz w:val="20"/>
          <w:szCs w:val="20"/>
        </w:rPr>
      </w:pPr>
      <w:r w:rsidRPr="002D4635">
        <w:rPr>
          <w:sz w:val="20"/>
          <w:szCs w:val="20"/>
        </w:rPr>
        <w:t>SSS is reduced permanently leading to a reduction of CBSSS by</w:t>
      </w:r>
      <w:r>
        <w:rPr>
          <w:sz w:val="20"/>
          <w:szCs w:val="20"/>
        </w:rPr>
        <w:t>:</w:t>
      </w:r>
    </w:p>
    <w:p w14:paraId="206C9699" w14:textId="77777777" w:rsidR="00951739" w:rsidRDefault="00951739" w:rsidP="00951739">
      <w:pPr>
        <w:ind w:left="340"/>
        <w:rPr>
          <w:b/>
          <w:sz w:val="22"/>
          <w:szCs w:val="20"/>
          <w:u w:val="single"/>
        </w:rPr>
      </w:pPr>
    </w:p>
    <w:p w14:paraId="00DA340B" w14:textId="77777777" w:rsidR="00951739" w:rsidRPr="002C36D7" w:rsidRDefault="00951739" w:rsidP="00951739">
      <w:pPr>
        <w:pStyle w:val="ListParagraph"/>
        <w:numPr>
          <w:ilvl w:val="0"/>
          <w:numId w:val="57"/>
        </w:numPr>
        <w:rPr>
          <w:b/>
          <w:sz w:val="22"/>
          <w:szCs w:val="20"/>
          <w:u w:val="single"/>
        </w:rPr>
      </w:pPr>
      <w:r w:rsidRPr="00870C36">
        <w:rPr>
          <w:b/>
          <w:sz w:val="22"/>
          <w:szCs w:val="22"/>
        </w:rPr>
        <w:t xml:space="preserve">Breaking of Friendly Units </w:t>
      </w:r>
      <w:r w:rsidRPr="002C36D7">
        <w:rPr>
          <w:b/>
          <w:sz w:val="20"/>
          <w:szCs w:val="20"/>
        </w:rPr>
        <w:t>.</w:t>
      </w:r>
    </w:p>
    <w:p w14:paraId="4E0B2FE9" w14:textId="77777777" w:rsidR="00951739" w:rsidRDefault="00951739" w:rsidP="00951739">
      <w:pPr>
        <w:rPr>
          <w:sz w:val="20"/>
          <w:szCs w:val="20"/>
        </w:rPr>
      </w:pPr>
    </w:p>
    <w:p w14:paraId="1E39D40A" w14:textId="77777777" w:rsidR="00951739" w:rsidRPr="002C36D7" w:rsidRDefault="00951739" w:rsidP="00951739">
      <w:pPr>
        <w:rPr>
          <w:sz w:val="20"/>
          <w:szCs w:val="20"/>
        </w:rPr>
      </w:pPr>
      <w:r w:rsidRPr="0061436E">
        <w:rPr>
          <w:sz w:val="20"/>
          <w:szCs w:val="20"/>
        </w:rPr>
        <w:tab/>
      </w:r>
      <w:r>
        <w:rPr>
          <w:sz w:val="20"/>
          <w:szCs w:val="20"/>
        </w:rPr>
        <w:t>When a unit breaks the CP to which it is attached loses SSS depending on the Quality of the broken unit</w:t>
      </w:r>
      <w:r w:rsidRPr="002C36D7">
        <w:rPr>
          <w:sz w:val="20"/>
          <w:szCs w:val="20"/>
        </w:rPr>
        <w:t>:</w:t>
      </w:r>
    </w:p>
    <w:p w14:paraId="2B885322" w14:textId="77777777" w:rsidR="00951739" w:rsidRPr="0061436E" w:rsidRDefault="00951739" w:rsidP="00951739">
      <w:pPr>
        <w:rPr>
          <w:sz w:val="20"/>
          <w:szCs w:val="20"/>
        </w:rPr>
      </w:pPr>
    </w:p>
    <w:p w14:paraId="27EA0E7A" w14:textId="77777777" w:rsidR="00951739" w:rsidRPr="002462D5" w:rsidRDefault="00951739" w:rsidP="00951739">
      <w:pPr>
        <w:rPr>
          <w:b/>
          <w:sz w:val="20"/>
          <w:szCs w:val="20"/>
        </w:rPr>
      </w:pPr>
      <w:r w:rsidRPr="002462D5">
        <w:rPr>
          <w:b/>
          <w:sz w:val="20"/>
          <w:szCs w:val="20"/>
        </w:rPr>
        <w:t>Slayers:</w:t>
      </w:r>
      <w:r w:rsidRPr="002462D5">
        <w:rPr>
          <w:b/>
          <w:sz w:val="20"/>
          <w:szCs w:val="20"/>
        </w:rPr>
        <w:tab/>
      </w:r>
      <w:r w:rsidRPr="002462D5">
        <w:rPr>
          <w:b/>
          <w:sz w:val="20"/>
          <w:szCs w:val="20"/>
        </w:rPr>
        <w:tab/>
        <w:t>5 SSS</w:t>
      </w:r>
    </w:p>
    <w:p w14:paraId="593A30F7" w14:textId="77777777" w:rsidR="00951739" w:rsidRPr="002462D5" w:rsidRDefault="00951739" w:rsidP="00951739">
      <w:pPr>
        <w:rPr>
          <w:b/>
          <w:sz w:val="20"/>
          <w:szCs w:val="20"/>
        </w:rPr>
      </w:pPr>
      <w:r>
        <w:rPr>
          <w:b/>
          <w:sz w:val="20"/>
          <w:szCs w:val="20"/>
        </w:rPr>
        <w:t>Smiters:</w:t>
      </w:r>
      <w:r>
        <w:rPr>
          <w:b/>
          <w:sz w:val="20"/>
          <w:szCs w:val="20"/>
        </w:rPr>
        <w:tab/>
      </w:r>
      <w:r w:rsidRPr="002462D5">
        <w:rPr>
          <w:b/>
          <w:sz w:val="20"/>
          <w:szCs w:val="20"/>
        </w:rPr>
        <w:t>3 SSS</w:t>
      </w:r>
    </w:p>
    <w:p w14:paraId="28755AFC" w14:textId="77777777" w:rsidR="00951739" w:rsidRPr="002462D5" w:rsidRDefault="00951739" w:rsidP="00951739">
      <w:pPr>
        <w:rPr>
          <w:b/>
          <w:sz w:val="20"/>
          <w:szCs w:val="20"/>
        </w:rPr>
      </w:pPr>
      <w:r>
        <w:rPr>
          <w:b/>
          <w:sz w:val="20"/>
          <w:szCs w:val="20"/>
        </w:rPr>
        <w:t>Fighters:</w:t>
      </w:r>
      <w:r>
        <w:rPr>
          <w:b/>
          <w:sz w:val="20"/>
          <w:szCs w:val="20"/>
        </w:rPr>
        <w:tab/>
      </w:r>
      <w:r w:rsidRPr="002462D5">
        <w:rPr>
          <w:b/>
          <w:sz w:val="20"/>
          <w:szCs w:val="20"/>
        </w:rPr>
        <w:t>1 SSS</w:t>
      </w:r>
    </w:p>
    <w:p w14:paraId="39303490" w14:textId="77777777" w:rsidR="00951739" w:rsidRDefault="00951739" w:rsidP="00951739">
      <w:pPr>
        <w:rPr>
          <w:b/>
          <w:sz w:val="20"/>
          <w:szCs w:val="20"/>
        </w:rPr>
      </w:pPr>
      <w:r w:rsidRPr="002462D5">
        <w:rPr>
          <w:b/>
          <w:sz w:val="20"/>
          <w:szCs w:val="20"/>
        </w:rPr>
        <w:t>Fodder:</w:t>
      </w:r>
      <w:r w:rsidRPr="002462D5">
        <w:rPr>
          <w:b/>
          <w:sz w:val="20"/>
          <w:szCs w:val="20"/>
        </w:rPr>
        <w:tab/>
      </w:r>
      <w:r w:rsidRPr="002462D5">
        <w:rPr>
          <w:b/>
          <w:sz w:val="20"/>
          <w:szCs w:val="20"/>
        </w:rPr>
        <w:tab/>
        <w:t>0 SSS</w:t>
      </w:r>
    </w:p>
    <w:p w14:paraId="095D48F0" w14:textId="77777777" w:rsidR="00951739" w:rsidRDefault="00951739" w:rsidP="00951739">
      <w:pPr>
        <w:rPr>
          <w:b/>
          <w:sz w:val="20"/>
          <w:szCs w:val="20"/>
        </w:rPr>
      </w:pPr>
    </w:p>
    <w:p w14:paraId="5AC3E3BF" w14:textId="25C56A70" w:rsidR="00951739" w:rsidRDefault="00951739" w:rsidP="00951739">
      <w:pPr>
        <w:rPr>
          <w:sz w:val="20"/>
          <w:szCs w:val="20"/>
        </w:rPr>
      </w:pPr>
      <w:r w:rsidRPr="00B86848">
        <w:rPr>
          <w:sz w:val="20"/>
          <w:szCs w:val="20"/>
        </w:rPr>
        <w:t>This affects the CBSSS of the CP to which the destroyed unit is currently attached (to avoid Yan Koryani , curse the revolting molesters of animal life, gameyness all units must be attached to a CP</w:t>
      </w:r>
      <w:r>
        <w:rPr>
          <w:sz w:val="20"/>
          <w:szCs w:val="20"/>
        </w:rPr>
        <w:t>.  Greasy Beard like reattachment of units about to break should also be treated with contempt</w:t>
      </w:r>
      <w:r w:rsidRPr="00B86848">
        <w:rPr>
          <w:sz w:val="20"/>
          <w:szCs w:val="20"/>
        </w:rPr>
        <w:t>).</w:t>
      </w:r>
    </w:p>
    <w:p w14:paraId="52E65DC1" w14:textId="6C520B61" w:rsidR="00951739" w:rsidRDefault="00951739" w:rsidP="00951739">
      <w:pPr>
        <w:rPr>
          <w:sz w:val="20"/>
          <w:szCs w:val="20"/>
        </w:rPr>
      </w:pPr>
    </w:p>
    <w:p w14:paraId="5E8B0262" w14:textId="3DDAA58D" w:rsidR="00951739" w:rsidRDefault="00951739" w:rsidP="00951739">
      <w:pPr>
        <w:rPr>
          <w:sz w:val="20"/>
          <w:szCs w:val="20"/>
        </w:rPr>
      </w:pPr>
      <w:r w:rsidRPr="00951739">
        <w:rPr>
          <w:b/>
          <w:bCs/>
          <w:sz w:val="20"/>
          <w:szCs w:val="20"/>
        </w:rPr>
        <w:t>This reduction applies at the start of the next Turn, not immediately.</w:t>
      </w:r>
    </w:p>
    <w:p w14:paraId="2804F7F2" w14:textId="77777777" w:rsidR="00951739" w:rsidRPr="0061436E" w:rsidRDefault="00951739" w:rsidP="00951739">
      <w:pPr>
        <w:rPr>
          <w:sz w:val="20"/>
          <w:szCs w:val="20"/>
        </w:rPr>
      </w:pPr>
      <w:r w:rsidRPr="0061436E">
        <w:rPr>
          <w:sz w:val="20"/>
          <w:szCs w:val="20"/>
        </w:rPr>
        <w:tab/>
      </w:r>
      <w:r>
        <w:rPr>
          <w:sz w:val="20"/>
          <w:szCs w:val="20"/>
        </w:rPr>
        <w:t xml:space="preserve"> </w:t>
      </w:r>
    </w:p>
    <w:p w14:paraId="61A8C56B" w14:textId="77777777" w:rsidR="00951739" w:rsidRPr="00CE6006" w:rsidRDefault="00951739" w:rsidP="00951739">
      <w:pPr>
        <w:pStyle w:val="ListParagraph"/>
        <w:numPr>
          <w:ilvl w:val="0"/>
          <w:numId w:val="57"/>
        </w:numPr>
        <w:rPr>
          <w:b/>
          <w:color w:val="FF0000"/>
          <w:sz w:val="22"/>
          <w:szCs w:val="20"/>
          <w:highlight w:val="yellow"/>
        </w:rPr>
      </w:pPr>
      <w:r w:rsidRPr="00CE6006">
        <w:rPr>
          <w:b/>
          <w:color w:val="FF0000"/>
          <w:sz w:val="22"/>
          <w:szCs w:val="20"/>
          <w:highlight w:val="yellow"/>
        </w:rPr>
        <w:t>Recoil of Units  -  experimental</w:t>
      </w:r>
    </w:p>
    <w:p w14:paraId="22AA9727" w14:textId="77777777" w:rsidR="00951739" w:rsidRPr="00870C36" w:rsidRDefault="00951739" w:rsidP="00951739">
      <w:pPr>
        <w:pStyle w:val="ListParagraph"/>
        <w:rPr>
          <w:b/>
          <w:color w:val="FF0000"/>
          <w:sz w:val="22"/>
          <w:szCs w:val="20"/>
        </w:rPr>
      </w:pPr>
    </w:p>
    <w:p w14:paraId="0575819F" w14:textId="77777777" w:rsidR="00951739" w:rsidRPr="00870C36" w:rsidRDefault="00951739" w:rsidP="00951739">
      <w:pPr>
        <w:pStyle w:val="ListParagraph"/>
        <w:rPr>
          <w:bCs/>
          <w:color w:val="FF0000"/>
          <w:sz w:val="20"/>
          <w:szCs w:val="18"/>
        </w:rPr>
      </w:pPr>
      <w:r w:rsidRPr="00870C36">
        <w:rPr>
          <w:bCs/>
          <w:color w:val="FF0000"/>
          <w:sz w:val="20"/>
          <w:szCs w:val="18"/>
        </w:rPr>
        <w:t xml:space="preserve">If Slayer or Smiter units </w:t>
      </w:r>
      <w:r>
        <w:rPr>
          <w:bCs/>
          <w:color w:val="FF0000"/>
          <w:sz w:val="20"/>
          <w:szCs w:val="18"/>
        </w:rPr>
        <w:t>Recoils</w:t>
      </w:r>
      <w:r w:rsidRPr="00870C36">
        <w:rPr>
          <w:bCs/>
          <w:color w:val="FF0000"/>
          <w:sz w:val="20"/>
          <w:szCs w:val="18"/>
        </w:rPr>
        <w:t xml:space="preserve"> in melee and do not inflict a Break, Recoil or Push Back result on the enemy unit then CBSSS for its CP is reduced by 1.  </w:t>
      </w:r>
      <w:r>
        <w:rPr>
          <w:bCs/>
          <w:color w:val="FF0000"/>
          <w:sz w:val="20"/>
          <w:szCs w:val="18"/>
        </w:rPr>
        <w:t>This does not apply to units which take a Recoil Result but cannot actually recoil due to formation, presence of other units etc.</w:t>
      </w:r>
    </w:p>
    <w:p w14:paraId="07FA6B0F" w14:textId="77777777" w:rsidR="00951739" w:rsidRPr="00870C36" w:rsidRDefault="00951739" w:rsidP="00951739">
      <w:pPr>
        <w:pStyle w:val="ListParagraph"/>
        <w:rPr>
          <w:bCs/>
          <w:sz w:val="20"/>
          <w:szCs w:val="18"/>
          <w:u w:val="single"/>
        </w:rPr>
      </w:pPr>
    </w:p>
    <w:p w14:paraId="2CE9DE11" w14:textId="5DF3E260" w:rsidR="00951739" w:rsidRPr="00870C36" w:rsidRDefault="00951739" w:rsidP="00951739">
      <w:pPr>
        <w:pStyle w:val="ListParagraph"/>
        <w:numPr>
          <w:ilvl w:val="0"/>
          <w:numId w:val="57"/>
        </w:numPr>
        <w:rPr>
          <w:b/>
          <w:sz w:val="22"/>
          <w:szCs w:val="20"/>
          <w:u w:val="single"/>
        </w:rPr>
      </w:pPr>
      <w:r w:rsidRPr="00870C36">
        <w:rPr>
          <w:b/>
          <w:sz w:val="22"/>
          <w:szCs w:val="22"/>
        </w:rPr>
        <w:t>Displacement of Command Posts (</w:t>
      </w:r>
      <w:r w:rsidRPr="00870C36">
        <w:rPr>
          <w:b/>
          <w:sz w:val="22"/>
          <w:szCs w:val="22"/>
        </w:rPr>
        <w:fldChar w:fldCharType="begin"/>
      </w:r>
      <w:r w:rsidRPr="00870C36">
        <w:rPr>
          <w:b/>
          <w:sz w:val="22"/>
          <w:szCs w:val="22"/>
        </w:rPr>
        <w:instrText xml:space="preserve"> REF _Ref486038240 \r \h </w:instrText>
      </w:r>
      <w:r>
        <w:rPr>
          <w:b/>
          <w:sz w:val="22"/>
          <w:szCs w:val="22"/>
        </w:rPr>
        <w:instrText xml:space="preserve"> \* MERGEFORMAT </w:instrText>
      </w:r>
      <w:r w:rsidRPr="00870C36">
        <w:rPr>
          <w:b/>
          <w:sz w:val="22"/>
          <w:szCs w:val="22"/>
        </w:rPr>
      </w:r>
      <w:r w:rsidRPr="00870C36">
        <w:rPr>
          <w:b/>
          <w:sz w:val="22"/>
          <w:szCs w:val="22"/>
        </w:rPr>
        <w:fldChar w:fldCharType="separate"/>
      </w:r>
      <w:r w:rsidR="00996996">
        <w:rPr>
          <w:b/>
          <w:sz w:val="22"/>
          <w:szCs w:val="22"/>
        </w:rPr>
        <w:t>M.3.4</w:t>
      </w:r>
      <w:r w:rsidRPr="00870C36">
        <w:rPr>
          <w:b/>
          <w:sz w:val="22"/>
          <w:szCs w:val="22"/>
        </w:rPr>
        <w:fldChar w:fldCharType="end"/>
      </w:r>
      <w:r w:rsidRPr="002C36D7">
        <w:rPr>
          <w:b/>
          <w:sz w:val="20"/>
          <w:szCs w:val="20"/>
        </w:rPr>
        <w:t>).</w:t>
      </w:r>
    </w:p>
    <w:p w14:paraId="22F8EDD2" w14:textId="77777777" w:rsidR="00951739" w:rsidRDefault="00951739" w:rsidP="00951739">
      <w:pPr>
        <w:rPr>
          <w:b/>
          <w:sz w:val="22"/>
          <w:szCs w:val="20"/>
          <w:u w:val="single"/>
        </w:rPr>
      </w:pPr>
    </w:p>
    <w:p w14:paraId="42C85B3E" w14:textId="77777777" w:rsidR="00951739" w:rsidRPr="00CC190A" w:rsidRDefault="00951739" w:rsidP="00951739">
      <w:pPr>
        <w:rPr>
          <w:sz w:val="20"/>
          <w:szCs w:val="20"/>
        </w:rPr>
      </w:pPr>
      <w:r w:rsidRPr="00CC190A">
        <w:rPr>
          <w:sz w:val="20"/>
          <w:szCs w:val="20"/>
        </w:rPr>
        <w:t xml:space="preserve">If displaced as a result of enemy contact CPs lose part of their </w:t>
      </w:r>
      <w:r>
        <w:rPr>
          <w:sz w:val="20"/>
          <w:szCs w:val="20"/>
        </w:rPr>
        <w:t>CB</w:t>
      </w:r>
      <w:r w:rsidRPr="00CC190A">
        <w:rPr>
          <w:sz w:val="20"/>
          <w:szCs w:val="20"/>
        </w:rPr>
        <w:t>SSS permanently.</w:t>
      </w:r>
    </w:p>
    <w:p w14:paraId="2EAA2798" w14:textId="77777777" w:rsidR="00C0475E" w:rsidRPr="00760250" w:rsidRDefault="00C0475E" w:rsidP="00C0475E">
      <w:pPr>
        <w:rPr>
          <w:b/>
          <w:sz w:val="22"/>
          <w:szCs w:val="20"/>
          <w:u w:val="single"/>
        </w:rPr>
      </w:pPr>
    </w:p>
    <w:p w14:paraId="204DF4D0" w14:textId="77777777" w:rsidR="00C0475E" w:rsidRPr="00EF51BC" w:rsidRDefault="00C0475E" w:rsidP="00C0475E">
      <w:pPr>
        <w:pStyle w:val="ListParagraph"/>
        <w:numPr>
          <w:ilvl w:val="2"/>
          <w:numId w:val="3"/>
        </w:numPr>
        <w:rPr>
          <w:b/>
          <w:sz w:val="22"/>
          <w:szCs w:val="20"/>
          <w:u w:val="single"/>
        </w:rPr>
      </w:pPr>
      <w:r w:rsidRPr="00EF51BC">
        <w:rPr>
          <w:b/>
          <w:sz w:val="22"/>
          <w:szCs w:val="20"/>
          <w:u w:val="single"/>
        </w:rPr>
        <w:t>Recovery of SSS</w:t>
      </w:r>
    </w:p>
    <w:p w14:paraId="69B5A61A" w14:textId="77777777" w:rsidR="00C0475E" w:rsidRPr="00CE6006" w:rsidRDefault="00C0475E" w:rsidP="00C0475E">
      <w:pPr>
        <w:pStyle w:val="ListParagraph"/>
        <w:ind w:left="340"/>
        <w:rPr>
          <w:sz w:val="22"/>
          <w:szCs w:val="20"/>
        </w:rPr>
      </w:pPr>
    </w:p>
    <w:p w14:paraId="78B22BC7" w14:textId="77777777" w:rsidR="00C0475E" w:rsidRPr="00CE6006" w:rsidRDefault="00C0475E" w:rsidP="00C0475E">
      <w:pPr>
        <w:rPr>
          <w:sz w:val="20"/>
          <w:szCs w:val="20"/>
        </w:rPr>
      </w:pPr>
      <w:r w:rsidRPr="00CE6006">
        <w:rPr>
          <w:sz w:val="20"/>
          <w:szCs w:val="20"/>
        </w:rPr>
        <w:t>SSS is recovered at the start of each turn in the SSS phase.  CASSS recovers to the CBSSS level for each CP subject to losses due to Hlaka raids, movement and displacement of CPs, all of which can have effects carrying into the next turn.</w:t>
      </w:r>
    </w:p>
    <w:p w14:paraId="6646668E" w14:textId="77777777" w:rsidR="00C0475E" w:rsidRPr="00CE6006" w:rsidRDefault="00C0475E" w:rsidP="00C0475E">
      <w:pPr>
        <w:pStyle w:val="ListParagraph"/>
        <w:ind w:left="454"/>
        <w:rPr>
          <w:sz w:val="20"/>
          <w:szCs w:val="20"/>
        </w:rPr>
      </w:pPr>
    </w:p>
    <w:p w14:paraId="35D939C4" w14:textId="47B5F3CF" w:rsidR="00C0475E" w:rsidRPr="00CE6006" w:rsidRDefault="00C0475E" w:rsidP="00433926">
      <w:pPr>
        <w:pStyle w:val="ListParagraph"/>
        <w:numPr>
          <w:ilvl w:val="1"/>
          <w:numId w:val="3"/>
        </w:numPr>
        <w:rPr>
          <w:b/>
          <w:szCs w:val="20"/>
          <w:u w:val="single"/>
        </w:rPr>
      </w:pPr>
      <w:bookmarkStart w:id="127" w:name="_Ref394835472"/>
      <w:r w:rsidRPr="00CE6006">
        <w:rPr>
          <w:b/>
          <w:szCs w:val="20"/>
          <w:u w:val="single"/>
        </w:rPr>
        <w:t>FAILURE TO RECEIVE COMMANDS</w:t>
      </w:r>
      <w:bookmarkEnd w:id="127"/>
    </w:p>
    <w:p w14:paraId="1F5497C6" w14:textId="77777777" w:rsidR="00433926" w:rsidRPr="00CE6006" w:rsidRDefault="00433926" w:rsidP="00433926">
      <w:pPr>
        <w:rPr>
          <w:b/>
          <w:szCs w:val="20"/>
          <w:u w:val="single"/>
        </w:rPr>
      </w:pPr>
    </w:p>
    <w:p w14:paraId="0D3513E8" w14:textId="70E3D654" w:rsidR="00433926" w:rsidRPr="00CE6006" w:rsidRDefault="00433926" w:rsidP="00433926">
      <w:pPr>
        <w:rPr>
          <w:bCs/>
          <w:sz w:val="20"/>
          <w:szCs w:val="16"/>
        </w:rPr>
      </w:pPr>
      <w:r w:rsidRPr="00CE6006">
        <w:rPr>
          <w:bCs/>
          <w:sz w:val="20"/>
          <w:szCs w:val="16"/>
        </w:rPr>
        <w:t>Commands are normally received</w:t>
      </w:r>
      <w:r w:rsidR="0088563A">
        <w:rPr>
          <w:bCs/>
          <w:sz w:val="20"/>
          <w:szCs w:val="16"/>
        </w:rPr>
        <w:t xml:space="preserve"> and </w:t>
      </w:r>
      <w:r w:rsidR="0088563A" w:rsidRPr="0088563A">
        <w:rPr>
          <w:b/>
          <w:sz w:val="20"/>
          <w:szCs w:val="16"/>
        </w:rPr>
        <w:t>executed</w:t>
      </w:r>
      <w:r w:rsidRPr="00CE6006">
        <w:rPr>
          <w:bCs/>
          <w:sz w:val="20"/>
          <w:szCs w:val="16"/>
        </w:rPr>
        <w:t xml:space="preserve"> automatically.  However, if units </w:t>
      </w:r>
      <w:r w:rsidRPr="00CE6006">
        <w:rPr>
          <w:b/>
          <w:sz w:val="20"/>
          <w:szCs w:val="16"/>
        </w:rPr>
        <w:t xml:space="preserve">are </w:t>
      </w:r>
      <w:r w:rsidR="00395B22" w:rsidRPr="00CE6006">
        <w:rPr>
          <w:b/>
          <w:sz w:val="20"/>
          <w:szCs w:val="16"/>
        </w:rPr>
        <w:t>Distant</w:t>
      </w:r>
      <w:r w:rsidRPr="00CE6006">
        <w:rPr>
          <w:b/>
          <w:sz w:val="20"/>
          <w:szCs w:val="16"/>
        </w:rPr>
        <w:t xml:space="preserve"> from the CP,</w:t>
      </w:r>
      <w:r w:rsidR="007D3C7A" w:rsidRPr="00CE6006">
        <w:rPr>
          <w:b/>
          <w:sz w:val="20"/>
          <w:szCs w:val="16"/>
        </w:rPr>
        <w:t xml:space="preserve"> or</w:t>
      </w:r>
      <w:r w:rsidRPr="00CE6006">
        <w:rPr>
          <w:b/>
          <w:sz w:val="20"/>
          <w:szCs w:val="16"/>
        </w:rPr>
        <w:t xml:space="preserve"> if Hlaka on Unmentionables are interfering, or if certain PoPs </w:t>
      </w:r>
      <w:r w:rsidR="007D3C7A" w:rsidRPr="00CE6006">
        <w:rPr>
          <w:b/>
          <w:sz w:val="20"/>
          <w:szCs w:val="16"/>
        </w:rPr>
        <w:t xml:space="preserve">(Glutinous Fluids, Recondite) </w:t>
      </w:r>
      <w:r w:rsidRPr="00CE6006">
        <w:rPr>
          <w:bCs/>
          <w:sz w:val="20"/>
          <w:szCs w:val="16"/>
        </w:rPr>
        <w:t>are used</w:t>
      </w:r>
      <w:r w:rsidR="007D3C7A" w:rsidRPr="00CE6006">
        <w:rPr>
          <w:bCs/>
          <w:sz w:val="20"/>
          <w:szCs w:val="16"/>
        </w:rPr>
        <w:t>,</w:t>
      </w:r>
      <w:r w:rsidRPr="00CE6006">
        <w:rPr>
          <w:bCs/>
          <w:sz w:val="20"/>
          <w:szCs w:val="16"/>
        </w:rPr>
        <w:t xml:space="preserve"> then the command may not get through.  In these cases roll </w:t>
      </w:r>
      <w:r w:rsidRPr="00CE6006">
        <w:rPr>
          <w:b/>
          <w:sz w:val="20"/>
          <w:szCs w:val="16"/>
        </w:rPr>
        <w:t>2D6.</w:t>
      </w:r>
      <w:r w:rsidRPr="00CE6006">
        <w:rPr>
          <w:bCs/>
          <w:sz w:val="20"/>
          <w:szCs w:val="16"/>
        </w:rPr>
        <w:t xml:space="preserve">  T</w:t>
      </w:r>
      <w:r w:rsidRPr="00CE6006">
        <w:rPr>
          <w:b/>
          <w:bCs/>
          <w:sz w:val="20"/>
          <w:szCs w:val="20"/>
        </w:rPr>
        <w:t xml:space="preserve">he Command fails to </w:t>
      </w:r>
      <w:r w:rsidR="0088563A">
        <w:rPr>
          <w:b/>
          <w:bCs/>
          <w:sz w:val="20"/>
          <w:szCs w:val="20"/>
        </w:rPr>
        <w:t>be be executed</w:t>
      </w:r>
      <w:r w:rsidRPr="00CE6006">
        <w:rPr>
          <w:b/>
          <w:bCs/>
          <w:sz w:val="20"/>
          <w:szCs w:val="20"/>
        </w:rPr>
        <w:t xml:space="preserve"> the unit if a modified score of 2 or less is rolled</w:t>
      </w:r>
      <w:r w:rsidRPr="00CE6006">
        <w:rPr>
          <w:sz w:val="20"/>
          <w:szCs w:val="20"/>
        </w:rPr>
        <w:t>.</w:t>
      </w:r>
      <w:r w:rsidR="0088563A">
        <w:rPr>
          <w:sz w:val="20"/>
          <w:szCs w:val="20"/>
        </w:rPr>
        <w:t xml:space="preserve">  Players should note that it can therefore be </w:t>
      </w:r>
      <w:r w:rsidR="0088563A" w:rsidRPr="00E23994">
        <w:rPr>
          <w:b/>
          <w:bCs/>
          <w:sz w:val="20"/>
          <w:szCs w:val="20"/>
        </w:rPr>
        <w:t>issued</w:t>
      </w:r>
      <w:r w:rsidR="0088563A">
        <w:rPr>
          <w:sz w:val="20"/>
          <w:szCs w:val="20"/>
        </w:rPr>
        <w:t xml:space="preserve"> again</w:t>
      </w:r>
      <w:r w:rsidR="00E23994">
        <w:rPr>
          <w:sz w:val="20"/>
          <w:szCs w:val="20"/>
        </w:rPr>
        <w:t xml:space="preserve"> but does count against the three / turn limit.</w:t>
      </w:r>
    </w:p>
    <w:p w14:paraId="2FD7F6AA" w14:textId="6E02A82C" w:rsidR="00433926" w:rsidRPr="00CE6006" w:rsidRDefault="007D3C7A" w:rsidP="00433926">
      <w:pPr>
        <w:rPr>
          <w:bCs/>
          <w:sz w:val="20"/>
          <w:szCs w:val="16"/>
        </w:rPr>
      </w:pPr>
      <w:r w:rsidRPr="00CE6006">
        <w:rPr>
          <w:bCs/>
          <w:sz w:val="20"/>
          <w:szCs w:val="16"/>
        </w:rPr>
        <w:t>[Note:  Your author is well aware that there is a 1/36 chance of rolling 2 without modifiers but is absolutely not having a roll for every command, but only when one of the above effects is applicable.]</w:t>
      </w:r>
    </w:p>
    <w:p w14:paraId="67541AF9" w14:textId="77777777" w:rsidR="007D3C7A" w:rsidRPr="00CE6006" w:rsidRDefault="007D3C7A" w:rsidP="00433926">
      <w:pPr>
        <w:rPr>
          <w:bCs/>
          <w:sz w:val="20"/>
          <w:szCs w:val="16"/>
        </w:rPr>
      </w:pPr>
    </w:p>
    <w:p w14:paraId="52D7F8A7" w14:textId="1FB1CAFD" w:rsidR="00433926" w:rsidRPr="00CE6006" w:rsidRDefault="00433926" w:rsidP="00433926">
      <w:pPr>
        <w:pStyle w:val="ListParagraph"/>
        <w:numPr>
          <w:ilvl w:val="2"/>
          <w:numId w:val="3"/>
        </w:numPr>
        <w:rPr>
          <w:b/>
          <w:szCs w:val="20"/>
          <w:u w:val="single"/>
        </w:rPr>
      </w:pPr>
      <w:r w:rsidRPr="00CE6006">
        <w:rPr>
          <w:b/>
          <w:szCs w:val="20"/>
          <w:u w:val="single"/>
        </w:rPr>
        <w:t>MODIFIERS TO DICE ROLL</w:t>
      </w:r>
    </w:p>
    <w:p w14:paraId="452CB5E0" w14:textId="77777777" w:rsidR="00433926" w:rsidRPr="00CE6006" w:rsidRDefault="00433926" w:rsidP="00433926">
      <w:pPr>
        <w:rPr>
          <w:b/>
          <w:szCs w:val="20"/>
          <w:u w:val="single"/>
        </w:rPr>
      </w:pPr>
    </w:p>
    <w:p w14:paraId="3B1187FC" w14:textId="10139621" w:rsidR="00433926" w:rsidRPr="00CE6006" w:rsidRDefault="00395B22" w:rsidP="00433926">
      <w:pPr>
        <w:rPr>
          <w:bCs/>
          <w:sz w:val="20"/>
          <w:szCs w:val="16"/>
        </w:rPr>
      </w:pPr>
      <w:r w:rsidRPr="00CE6006">
        <w:rPr>
          <w:sz w:val="20"/>
          <w:szCs w:val="20"/>
        </w:rPr>
        <w:t xml:space="preserve">A unit is </w:t>
      </w:r>
      <w:r w:rsidRPr="00A44040">
        <w:rPr>
          <w:b/>
          <w:bCs/>
          <w:sz w:val="20"/>
          <w:szCs w:val="20"/>
        </w:rPr>
        <w:t>Distant</w:t>
      </w:r>
      <w:r w:rsidRPr="00CE6006">
        <w:rPr>
          <w:sz w:val="20"/>
          <w:szCs w:val="20"/>
        </w:rPr>
        <w:t xml:space="preserve"> from the HQ if it is </w:t>
      </w:r>
      <w:r w:rsidR="00433926" w:rsidRPr="00CE6006">
        <w:rPr>
          <w:sz w:val="20"/>
          <w:szCs w:val="20"/>
        </w:rPr>
        <w:t xml:space="preserve">is more than </w:t>
      </w:r>
      <w:r w:rsidR="00433926" w:rsidRPr="00A44040">
        <w:rPr>
          <w:b/>
          <w:bCs/>
          <w:sz w:val="20"/>
          <w:szCs w:val="20"/>
        </w:rPr>
        <w:t>700mm</w:t>
      </w:r>
      <w:r w:rsidR="00433926" w:rsidRPr="00CE6006">
        <w:rPr>
          <w:sz w:val="20"/>
          <w:szCs w:val="20"/>
        </w:rPr>
        <w:t xml:space="preserve"> away in the direction of the enemy front or more than </w:t>
      </w:r>
      <w:r w:rsidR="00433926" w:rsidRPr="00A44040">
        <w:rPr>
          <w:b/>
          <w:bCs/>
          <w:sz w:val="20"/>
          <w:szCs w:val="20"/>
        </w:rPr>
        <w:t>700mm</w:t>
      </w:r>
      <w:r w:rsidR="00433926" w:rsidRPr="00CE6006">
        <w:rPr>
          <w:sz w:val="20"/>
          <w:szCs w:val="20"/>
        </w:rPr>
        <w:t xml:space="preserve"> away parallel to the enemy front.  To avoid a regrettable tape measure moment these are defined to be at right angles to the base of the battle table and parallel to it respectively unless battle instructions mandate otherwise.  As with missile fire measure from the centre of the CP to the centre of the front of the unit being commanded.  </w:t>
      </w:r>
      <w:r w:rsidR="00433926" w:rsidRPr="00CE6006">
        <w:rPr>
          <w:bCs/>
          <w:sz w:val="20"/>
          <w:szCs w:val="16"/>
        </w:rPr>
        <w:t>In the case of Group Commands measure to that part of any unit covered by the Command.</w:t>
      </w:r>
    </w:p>
    <w:p w14:paraId="0B7121AC" w14:textId="7A9B8FD7" w:rsidR="00433926" w:rsidRPr="00CE6006" w:rsidRDefault="00433926" w:rsidP="00433926">
      <w:pPr>
        <w:rPr>
          <w:sz w:val="20"/>
          <w:szCs w:val="20"/>
        </w:rPr>
      </w:pPr>
      <w:r w:rsidRPr="00CE6006">
        <w:rPr>
          <w:sz w:val="20"/>
          <w:szCs w:val="20"/>
        </w:rPr>
        <w:t xml:space="preserve">  </w:t>
      </w:r>
    </w:p>
    <w:p w14:paraId="0E2585CD" w14:textId="348F5FE3" w:rsidR="00433926" w:rsidRPr="00CE6006" w:rsidRDefault="00433926" w:rsidP="00433926">
      <w:pPr>
        <w:rPr>
          <w:sz w:val="20"/>
          <w:szCs w:val="20"/>
        </w:rPr>
      </w:pPr>
      <w:r w:rsidRPr="00A44040">
        <w:rPr>
          <w:b/>
          <w:bCs/>
          <w:sz w:val="20"/>
          <w:szCs w:val="20"/>
        </w:rPr>
        <w:t xml:space="preserve">For each of the following that apply </w:t>
      </w:r>
      <w:r w:rsidR="00395B22" w:rsidRPr="00A44040">
        <w:rPr>
          <w:b/>
          <w:bCs/>
          <w:sz w:val="20"/>
          <w:szCs w:val="20"/>
        </w:rPr>
        <w:t xml:space="preserve">subtract </w:t>
      </w:r>
      <w:r w:rsidR="00572D06">
        <w:rPr>
          <w:b/>
          <w:bCs/>
          <w:sz w:val="20"/>
          <w:szCs w:val="20"/>
        </w:rPr>
        <w:t>2</w:t>
      </w:r>
      <w:r w:rsidR="00395B22" w:rsidRPr="00A44040">
        <w:rPr>
          <w:b/>
          <w:bCs/>
          <w:sz w:val="20"/>
          <w:szCs w:val="20"/>
        </w:rPr>
        <w:t xml:space="preserve"> from</w:t>
      </w:r>
      <w:r w:rsidRPr="00A44040">
        <w:rPr>
          <w:b/>
          <w:bCs/>
          <w:sz w:val="20"/>
          <w:szCs w:val="20"/>
        </w:rPr>
        <w:t xml:space="preserve"> the roll</w:t>
      </w:r>
      <w:r w:rsidRPr="00CE6006">
        <w:rPr>
          <w:sz w:val="20"/>
          <w:szCs w:val="20"/>
        </w:rPr>
        <w:t>:</w:t>
      </w:r>
    </w:p>
    <w:p w14:paraId="508AB36F" w14:textId="77777777" w:rsidR="00433926" w:rsidRPr="00CE6006" w:rsidRDefault="00433926" w:rsidP="00433926">
      <w:pPr>
        <w:rPr>
          <w:sz w:val="20"/>
          <w:szCs w:val="20"/>
        </w:rPr>
      </w:pPr>
      <w:bookmarkStart w:id="128" w:name="_Hlk144475726"/>
    </w:p>
    <w:p w14:paraId="7412785F" w14:textId="77777777" w:rsidR="00433926" w:rsidRPr="00CE6006" w:rsidRDefault="00433926" w:rsidP="00433926">
      <w:pPr>
        <w:pStyle w:val="ListParagraph"/>
        <w:numPr>
          <w:ilvl w:val="0"/>
          <w:numId w:val="15"/>
        </w:numPr>
        <w:rPr>
          <w:sz w:val="20"/>
          <w:szCs w:val="20"/>
        </w:rPr>
      </w:pPr>
      <w:r w:rsidRPr="00CE6006">
        <w:rPr>
          <w:sz w:val="20"/>
          <w:szCs w:val="20"/>
        </w:rPr>
        <w:t>Unit more than 700mm from command post towards enemy front</w:t>
      </w:r>
    </w:p>
    <w:p w14:paraId="03A0C68E" w14:textId="77777777" w:rsidR="00433926" w:rsidRPr="00CE6006" w:rsidRDefault="00433926" w:rsidP="00433926">
      <w:pPr>
        <w:pStyle w:val="ListParagraph"/>
        <w:numPr>
          <w:ilvl w:val="0"/>
          <w:numId w:val="15"/>
        </w:numPr>
        <w:rPr>
          <w:sz w:val="20"/>
          <w:szCs w:val="20"/>
        </w:rPr>
      </w:pPr>
      <w:r w:rsidRPr="00CE6006">
        <w:rPr>
          <w:sz w:val="20"/>
          <w:szCs w:val="20"/>
        </w:rPr>
        <w:t>Unit more than 700mm from command post parallel to front</w:t>
      </w:r>
    </w:p>
    <w:p w14:paraId="49EDFABF" w14:textId="77777777" w:rsidR="00433926" w:rsidRPr="00CE6006" w:rsidRDefault="00433926" w:rsidP="00433926">
      <w:pPr>
        <w:pStyle w:val="ListParagraph"/>
        <w:numPr>
          <w:ilvl w:val="0"/>
          <w:numId w:val="15"/>
        </w:numPr>
        <w:rPr>
          <w:sz w:val="20"/>
          <w:szCs w:val="20"/>
        </w:rPr>
      </w:pPr>
      <w:r w:rsidRPr="00CE6006">
        <w:rPr>
          <w:sz w:val="20"/>
          <w:szCs w:val="20"/>
        </w:rPr>
        <w:t>Unit more than 1000mm from command post towards enemy front</w:t>
      </w:r>
    </w:p>
    <w:p w14:paraId="49B93DF7" w14:textId="77777777" w:rsidR="00433926" w:rsidRPr="00CE6006" w:rsidRDefault="00433926" w:rsidP="00433926">
      <w:pPr>
        <w:pStyle w:val="ListParagraph"/>
        <w:numPr>
          <w:ilvl w:val="0"/>
          <w:numId w:val="15"/>
        </w:numPr>
        <w:rPr>
          <w:sz w:val="20"/>
          <w:szCs w:val="20"/>
        </w:rPr>
      </w:pPr>
      <w:r w:rsidRPr="00CE6006">
        <w:rPr>
          <w:sz w:val="20"/>
          <w:szCs w:val="20"/>
        </w:rPr>
        <w:t>Unit more than 1000mm from command post parallel to front</w:t>
      </w:r>
    </w:p>
    <w:p w14:paraId="628AF8A2" w14:textId="77777777" w:rsidR="00433926" w:rsidRPr="00CE6006" w:rsidRDefault="00433926" w:rsidP="00433926">
      <w:pPr>
        <w:rPr>
          <w:sz w:val="20"/>
          <w:szCs w:val="20"/>
        </w:rPr>
      </w:pPr>
    </w:p>
    <w:bookmarkEnd w:id="128"/>
    <w:p w14:paraId="087138C5" w14:textId="71902207" w:rsidR="00433926" w:rsidRDefault="00433926" w:rsidP="00433926">
      <w:pPr>
        <w:rPr>
          <w:sz w:val="20"/>
          <w:szCs w:val="20"/>
        </w:rPr>
      </w:pPr>
      <w:r w:rsidRPr="00CE6006">
        <w:rPr>
          <w:sz w:val="20"/>
          <w:szCs w:val="20"/>
        </w:rPr>
        <w:t xml:space="preserve">All these modifiers are </w:t>
      </w:r>
      <w:r w:rsidRPr="00A44040">
        <w:rPr>
          <w:b/>
          <w:bCs/>
          <w:sz w:val="20"/>
          <w:szCs w:val="20"/>
        </w:rPr>
        <w:t>cumulative</w:t>
      </w:r>
      <w:r w:rsidRPr="00CE6006">
        <w:rPr>
          <w:sz w:val="20"/>
          <w:szCs w:val="20"/>
        </w:rPr>
        <w:t xml:space="preserve">.  Thus a unit 1100mm away to flank with no other factors applicable has a -4 modifier and the order fails on </w:t>
      </w:r>
      <w:r w:rsidR="00395B22" w:rsidRPr="00CE6006">
        <w:rPr>
          <w:sz w:val="20"/>
          <w:szCs w:val="20"/>
        </w:rPr>
        <w:t xml:space="preserve">if 6 </w:t>
      </w:r>
      <w:r w:rsidRPr="00CE6006">
        <w:rPr>
          <w:sz w:val="20"/>
          <w:szCs w:val="20"/>
        </w:rPr>
        <w:t>or less</w:t>
      </w:r>
      <w:r w:rsidR="00395B22" w:rsidRPr="00CE6006">
        <w:rPr>
          <w:sz w:val="20"/>
          <w:szCs w:val="20"/>
        </w:rPr>
        <w:t xml:space="preserve"> if rolled on the 2D6</w:t>
      </w:r>
      <w:r w:rsidRPr="00CE6006">
        <w:rPr>
          <w:sz w:val="20"/>
          <w:szCs w:val="20"/>
        </w:rPr>
        <w:t xml:space="preserve">.  If the Command fails the consequences are as set out in </w:t>
      </w:r>
      <w:r w:rsidRPr="00CE6006">
        <w:rPr>
          <w:sz w:val="20"/>
          <w:szCs w:val="20"/>
        </w:rPr>
        <w:fldChar w:fldCharType="begin"/>
      </w:r>
      <w:r w:rsidRPr="00CE6006">
        <w:rPr>
          <w:sz w:val="20"/>
          <w:szCs w:val="20"/>
        </w:rPr>
        <w:instrText xml:space="preserve"> REF _Ref148713791 \r \h </w:instrText>
      </w:r>
      <w:r w:rsidRPr="00CE6006">
        <w:rPr>
          <w:sz w:val="20"/>
          <w:szCs w:val="20"/>
        </w:rPr>
      </w:r>
      <w:r w:rsidRPr="00CE6006">
        <w:rPr>
          <w:sz w:val="20"/>
          <w:szCs w:val="20"/>
        </w:rPr>
        <w:fldChar w:fldCharType="separate"/>
      </w:r>
      <w:r w:rsidR="00996996">
        <w:rPr>
          <w:sz w:val="20"/>
          <w:szCs w:val="20"/>
        </w:rPr>
        <w:t>D.1.1</w:t>
      </w:r>
      <w:r w:rsidRPr="00CE6006">
        <w:rPr>
          <w:sz w:val="20"/>
          <w:szCs w:val="20"/>
        </w:rPr>
        <w:fldChar w:fldCharType="end"/>
      </w:r>
      <w:r w:rsidR="00395B22" w:rsidRPr="00CE6006">
        <w:rPr>
          <w:sz w:val="20"/>
          <w:szCs w:val="20"/>
        </w:rPr>
        <w:t>.</w:t>
      </w:r>
    </w:p>
    <w:p w14:paraId="5D3D00C3" w14:textId="77777777" w:rsidR="00185DE0" w:rsidRDefault="00185DE0" w:rsidP="00433926">
      <w:pPr>
        <w:rPr>
          <w:sz w:val="20"/>
          <w:szCs w:val="20"/>
        </w:rPr>
      </w:pPr>
    </w:p>
    <w:p w14:paraId="44BECA95" w14:textId="5AC44858" w:rsidR="00185DE0" w:rsidRPr="00CE6006" w:rsidRDefault="00185DE0" w:rsidP="00433926">
      <w:pPr>
        <w:rPr>
          <w:sz w:val="20"/>
          <w:szCs w:val="20"/>
        </w:rPr>
      </w:pPr>
      <w:r w:rsidRPr="00185DE0">
        <w:rPr>
          <w:sz w:val="20"/>
          <w:szCs w:val="20"/>
          <w:highlight w:val="yellow"/>
        </w:rPr>
        <w:t>[These may need tweaking upwards given measurements are now to and from unit centre.]</w:t>
      </w:r>
    </w:p>
    <w:p w14:paraId="78892654" w14:textId="77777777" w:rsidR="00395B22" w:rsidRPr="00CE6006" w:rsidRDefault="00395B22" w:rsidP="00433926">
      <w:pPr>
        <w:rPr>
          <w:sz w:val="20"/>
          <w:szCs w:val="20"/>
        </w:rPr>
      </w:pPr>
    </w:p>
    <w:p w14:paraId="7FF02784" w14:textId="43BEF6F7" w:rsidR="00395B22" w:rsidRPr="00CE6006" w:rsidRDefault="00395B22" w:rsidP="00433926">
      <w:pPr>
        <w:rPr>
          <w:sz w:val="20"/>
          <w:szCs w:val="20"/>
        </w:rPr>
      </w:pPr>
      <w:r w:rsidRPr="00CE6006">
        <w:rPr>
          <w:sz w:val="20"/>
          <w:szCs w:val="20"/>
        </w:rPr>
        <w:t xml:space="preserve">In addition if a hostile Hlaka is </w:t>
      </w:r>
      <w:r w:rsidR="00682C7F" w:rsidRPr="00CE6006">
        <w:rPr>
          <w:sz w:val="20"/>
          <w:szCs w:val="20"/>
        </w:rPr>
        <w:t>using using Unmentionables on the receiving unit then</w:t>
      </w:r>
      <w:r w:rsidR="00A44040">
        <w:rPr>
          <w:sz w:val="20"/>
          <w:szCs w:val="20"/>
        </w:rPr>
        <w:t xml:space="preserve"> </w:t>
      </w:r>
      <w:r w:rsidR="00A44040" w:rsidRPr="00A44040">
        <w:rPr>
          <w:b/>
          <w:bCs/>
          <w:sz w:val="20"/>
          <w:szCs w:val="20"/>
        </w:rPr>
        <w:t>subtract an addi</w:t>
      </w:r>
      <w:r w:rsidR="00A44040">
        <w:rPr>
          <w:b/>
          <w:bCs/>
          <w:sz w:val="20"/>
          <w:szCs w:val="20"/>
        </w:rPr>
        <w:t>t</w:t>
      </w:r>
      <w:r w:rsidR="00A44040" w:rsidRPr="00A44040">
        <w:rPr>
          <w:b/>
          <w:bCs/>
          <w:sz w:val="20"/>
          <w:szCs w:val="20"/>
        </w:rPr>
        <w:t xml:space="preserve">onal </w:t>
      </w:r>
      <w:r w:rsidR="00682C7F" w:rsidRPr="00A44040">
        <w:rPr>
          <w:b/>
          <w:bCs/>
          <w:sz w:val="20"/>
          <w:szCs w:val="20"/>
        </w:rPr>
        <w:t>5</w:t>
      </w:r>
      <w:r w:rsidR="00682C7F" w:rsidRPr="00CE6006">
        <w:rPr>
          <w:sz w:val="20"/>
          <w:szCs w:val="20"/>
        </w:rPr>
        <w:t>.  The specific effects</w:t>
      </w:r>
      <w:r w:rsidR="007D3C7A" w:rsidRPr="00CE6006">
        <w:rPr>
          <w:sz w:val="20"/>
          <w:szCs w:val="20"/>
        </w:rPr>
        <w:t xml:space="preserve"> of PoPs are set out </w:t>
      </w:r>
      <w:r w:rsidR="00A44040">
        <w:rPr>
          <w:sz w:val="20"/>
          <w:szCs w:val="20"/>
        </w:rPr>
        <w:t>in the PoPs Supplement.</w:t>
      </w:r>
    </w:p>
    <w:p w14:paraId="284210CF" w14:textId="77777777" w:rsidR="00433926" w:rsidRPr="00CE6006" w:rsidRDefault="00433926" w:rsidP="00433926">
      <w:pPr>
        <w:rPr>
          <w:b/>
          <w:szCs w:val="20"/>
          <w:u w:val="single"/>
        </w:rPr>
      </w:pPr>
    </w:p>
    <w:p w14:paraId="48C67446" w14:textId="774C4DCF" w:rsidR="00433926" w:rsidRPr="00CE6006" w:rsidRDefault="00433926" w:rsidP="00433926">
      <w:pPr>
        <w:pStyle w:val="ListParagraph"/>
        <w:numPr>
          <w:ilvl w:val="2"/>
          <w:numId w:val="3"/>
        </w:numPr>
        <w:rPr>
          <w:b/>
          <w:szCs w:val="20"/>
          <w:u w:val="single"/>
        </w:rPr>
      </w:pPr>
      <w:bookmarkStart w:id="129" w:name="_Ref172292781"/>
      <w:r w:rsidRPr="00CE6006">
        <w:rPr>
          <w:b/>
          <w:szCs w:val="20"/>
          <w:u w:val="single"/>
        </w:rPr>
        <w:t xml:space="preserve">EFFECTS OF </w:t>
      </w:r>
      <w:r w:rsidR="00395B22" w:rsidRPr="00CE6006">
        <w:rPr>
          <w:b/>
          <w:szCs w:val="20"/>
          <w:u w:val="single"/>
        </w:rPr>
        <w:t xml:space="preserve">FRIENDLY </w:t>
      </w:r>
      <w:r w:rsidRPr="00CE6006">
        <w:rPr>
          <w:b/>
          <w:szCs w:val="20"/>
          <w:u w:val="single"/>
        </w:rPr>
        <w:t>HL</w:t>
      </w:r>
      <w:r w:rsidR="00395B22" w:rsidRPr="00CE6006">
        <w:rPr>
          <w:b/>
          <w:szCs w:val="20"/>
          <w:u w:val="single"/>
        </w:rPr>
        <w:t>AKA</w:t>
      </w:r>
      <w:bookmarkEnd w:id="129"/>
    </w:p>
    <w:p w14:paraId="7B7E154A" w14:textId="77777777" w:rsidR="00433926" w:rsidRPr="00CE6006" w:rsidRDefault="00433926" w:rsidP="00433926">
      <w:pPr>
        <w:rPr>
          <w:b/>
          <w:szCs w:val="20"/>
          <w:u w:val="single"/>
        </w:rPr>
      </w:pPr>
    </w:p>
    <w:p w14:paraId="6872A175" w14:textId="723A2E35" w:rsidR="00395B22" w:rsidRDefault="00395B22" w:rsidP="00395B22">
      <w:pPr>
        <w:rPr>
          <w:sz w:val="20"/>
          <w:szCs w:val="20"/>
        </w:rPr>
      </w:pPr>
      <w:r w:rsidRPr="00A87521">
        <w:rPr>
          <w:b/>
          <w:bCs/>
          <w:sz w:val="20"/>
          <w:szCs w:val="20"/>
        </w:rPr>
        <w:t xml:space="preserve">These command restrictions are allieviated by the presence of </w:t>
      </w:r>
      <w:r>
        <w:rPr>
          <w:b/>
          <w:bCs/>
          <w:sz w:val="20"/>
          <w:szCs w:val="20"/>
        </w:rPr>
        <w:t xml:space="preserve">friendly </w:t>
      </w:r>
      <w:r w:rsidRPr="00A87521">
        <w:rPr>
          <w:b/>
          <w:bCs/>
          <w:sz w:val="20"/>
          <w:szCs w:val="20"/>
        </w:rPr>
        <w:t>Hlaka on Eye of Subadim</w:t>
      </w:r>
      <w:r>
        <w:rPr>
          <w:sz w:val="20"/>
          <w:szCs w:val="20"/>
        </w:rPr>
        <w:t xml:space="preserve"> (</w:t>
      </w:r>
      <w:r>
        <w:rPr>
          <w:sz w:val="20"/>
          <w:szCs w:val="20"/>
        </w:rPr>
        <w:fldChar w:fldCharType="begin"/>
      </w:r>
      <w:r>
        <w:rPr>
          <w:sz w:val="20"/>
          <w:szCs w:val="20"/>
        </w:rPr>
        <w:instrText xml:space="preserve"> REF _Ref486120793 \r \h </w:instrText>
      </w:r>
      <w:r>
        <w:rPr>
          <w:sz w:val="20"/>
          <w:szCs w:val="20"/>
        </w:rPr>
      </w:r>
      <w:r>
        <w:rPr>
          <w:sz w:val="20"/>
          <w:szCs w:val="20"/>
        </w:rPr>
        <w:fldChar w:fldCharType="separate"/>
      </w:r>
      <w:r w:rsidR="00996996">
        <w:rPr>
          <w:sz w:val="20"/>
          <w:szCs w:val="20"/>
        </w:rPr>
        <w:t>O5</w:t>
      </w:r>
      <w:r>
        <w:rPr>
          <w:sz w:val="20"/>
          <w:szCs w:val="20"/>
        </w:rPr>
        <w:fldChar w:fldCharType="end"/>
      </w:r>
      <w:r>
        <w:rPr>
          <w:sz w:val="20"/>
          <w:szCs w:val="20"/>
        </w:rPr>
        <w:t xml:space="preserve">). If a Hlaka triad on Eye is within 500mm of the relevant unit then the unit is only Distant if more than 1000mm away and the </w:t>
      </w:r>
      <w:r w:rsidRPr="00A44040">
        <w:rPr>
          <w:b/>
          <w:bCs/>
          <w:sz w:val="20"/>
          <w:szCs w:val="20"/>
        </w:rPr>
        <w:t>subtraction</w:t>
      </w:r>
      <w:r w:rsidR="00A44040">
        <w:rPr>
          <w:b/>
          <w:bCs/>
          <w:sz w:val="20"/>
          <w:szCs w:val="20"/>
        </w:rPr>
        <w:t>s</w:t>
      </w:r>
      <w:r w:rsidRPr="00A44040">
        <w:rPr>
          <w:b/>
          <w:bCs/>
          <w:sz w:val="20"/>
          <w:szCs w:val="20"/>
        </w:rPr>
        <w:t xml:space="preserve"> of -</w:t>
      </w:r>
      <w:r w:rsidR="0025110E">
        <w:rPr>
          <w:b/>
          <w:bCs/>
          <w:sz w:val="20"/>
          <w:szCs w:val="20"/>
        </w:rPr>
        <w:t xml:space="preserve"> </w:t>
      </w:r>
      <w:r w:rsidRPr="00A44040">
        <w:rPr>
          <w:b/>
          <w:bCs/>
          <w:sz w:val="20"/>
          <w:szCs w:val="20"/>
        </w:rPr>
        <w:t xml:space="preserve">2 </w:t>
      </w:r>
      <w:r>
        <w:rPr>
          <w:sz w:val="20"/>
          <w:szCs w:val="20"/>
        </w:rPr>
        <w:t>applies at the following distances:</w:t>
      </w:r>
    </w:p>
    <w:p w14:paraId="10A9039D" w14:textId="77777777" w:rsidR="00395B22" w:rsidRDefault="00395B22" w:rsidP="00395B22">
      <w:pPr>
        <w:rPr>
          <w:sz w:val="20"/>
          <w:szCs w:val="20"/>
        </w:rPr>
      </w:pPr>
    </w:p>
    <w:p w14:paraId="3EFC460C" w14:textId="77777777" w:rsidR="00395B22" w:rsidRPr="0061436E" w:rsidRDefault="00395B22" w:rsidP="00395B22">
      <w:pPr>
        <w:pStyle w:val="ListParagraph"/>
        <w:numPr>
          <w:ilvl w:val="0"/>
          <w:numId w:val="42"/>
        </w:numPr>
        <w:rPr>
          <w:sz w:val="20"/>
          <w:szCs w:val="20"/>
        </w:rPr>
      </w:pPr>
      <w:r w:rsidRPr="0061436E">
        <w:rPr>
          <w:sz w:val="20"/>
          <w:szCs w:val="20"/>
        </w:rPr>
        <w:t xml:space="preserve">Unit more than </w:t>
      </w:r>
      <w:r>
        <w:rPr>
          <w:sz w:val="20"/>
          <w:szCs w:val="20"/>
        </w:rPr>
        <w:t>10</w:t>
      </w:r>
      <w:r w:rsidRPr="0061436E">
        <w:rPr>
          <w:sz w:val="20"/>
          <w:szCs w:val="20"/>
        </w:rPr>
        <w:t>00mm from command post towards enemy front</w:t>
      </w:r>
    </w:p>
    <w:p w14:paraId="6F18140C" w14:textId="77777777" w:rsidR="00395B22" w:rsidRPr="0061436E" w:rsidRDefault="00395B22" w:rsidP="00395B22">
      <w:pPr>
        <w:pStyle w:val="ListParagraph"/>
        <w:numPr>
          <w:ilvl w:val="0"/>
          <w:numId w:val="42"/>
        </w:numPr>
        <w:rPr>
          <w:sz w:val="20"/>
          <w:szCs w:val="20"/>
        </w:rPr>
      </w:pPr>
      <w:r w:rsidRPr="0061436E">
        <w:rPr>
          <w:sz w:val="20"/>
          <w:szCs w:val="20"/>
        </w:rPr>
        <w:t xml:space="preserve">Unit more than </w:t>
      </w:r>
      <w:r>
        <w:rPr>
          <w:sz w:val="20"/>
          <w:szCs w:val="20"/>
        </w:rPr>
        <w:t>10</w:t>
      </w:r>
      <w:r w:rsidRPr="0061436E">
        <w:rPr>
          <w:sz w:val="20"/>
          <w:szCs w:val="20"/>
        </w:rPr>
        <w:t>00mm from command post parallel to front</w:t>
      </w:r>
    </w:p>
    <w:p w14:paraId="0B263C24" w14:textId="77777777" w:rsidR="00395B22" w:rsidRPr="0061436E" w:rsidRDefault="00395B22" w:rsidP="00395B22">
      <w:pPr>
        <w:pStyle w:val="ListParagraph"/>
        <w:numPr>
          <w:ilvl w:val="0"/>
          <w:numId w:val="42"/>
        </w:numPr>
        <w:rPr>
          <w:sz w:val="20"/>
          <w:szCs w:val="20"/>
        </w:rPr>
      </w:pPr>
      <w:r w:rsidRPr="0061436E">
        <w:rPr>
          <w:sz w:val="20"/>
          <w:szCs w:val="20"/>
        </w:rPr>
        <w:t xml:space="preserve">Unit more than </w:t>
      </w:r>
      <w:r>
        <w:rPr>
          <w:sz w:val="20"/>
          <w:szCs w:val="20"/>
        </w:rPr>
        <w:t>13</w:t>
      </w:r>
      <w:r w:rsidRPr="0061436E">
        <w:rPr>
          <w:sz w:val="20"/>
          <w:szCs w:val="20"/>
        </w:rPr>
        <w:t>00mm from command post towards enemy front</w:t>
      </w:r>
    </w:p>
    <w:p w14:paraId="54DDD831" w14:textId="77777777" w:rsidR="00395B22" w:rsidRPr="0061436E" w:rsidRDefault="00395B22" w:rsidP="00395B22">
      <w:pPr>
        <w:pStyle w:val="ListParagraph"/>
        <w:numPr>
          <w:ilvl w:val="0"/>
          <w:numId w:val="42"/>
        </w:numPr>
        <w:rPr>
          <w:sz w:val="20"/>
          <w:szCs w:val="20"/>
        </w:rPr>
      </w:pPr>
      <w:r w:rsidRPr="0061436E">
        <w:rPr>
          <w:sz w:val="20"/>
          <w:szCs w:val="20"/>
        </w:rPr>
        <w:t>Unit more than 1</w:t>
      </w:r>
      <w:r>
        <w:rPr>
          <w:sz w:val="20"/>
          <w:szCs w:val="20"/>
        </w:rPr>
        <w:t>3</w:t>
      </w:r>
      <w:r w:rsidRPr="0061436E">
        <w:rPr>
          <w:sz w:val="20"/>
          <w:szCs w:val="20"/>
        </w:rPr>
        <w:t>00mm from command post parallel to front</w:t>
      </w:r>
    </w:p>
    <w:p w14:paraId="78309058" w14:textId="77777777" w:rsidR="00433926" w:rsidRDefault="00433926" w:rsidP="00433926">
      <w:pPr>
        <w:rPr>
          <w:b/>
          <w:szCs w:val="20"/>
          <w:u w:val="single"/>
        </w:rPr>
      </w:pPr>
    </w:p>
    <w:p w14:paraId="2B246E63" w14:textId="77777777" w:rsidR="00E26789" w:rsidRDefault="00E26789" w:rsidP="00E26789">
      <w:pPr>
        <w:pStyle w:val="ListParagraph"/>
        <w:numPr>
          <w:ilvl w:val="1"/>
          <w:numId w:val="3"/>
        </w:numPr>
        <w:rPr>
          <w:b/>
          <w:szCs w:val="20"/>
          <w:u w:val="single"/>
        </w:rPr>
      </w:pPr>
      <w:r w:rsidRPr="00C878D7">
        <w:rPr>
          <w:b/>
          <w:szCs w:val="20"/>
          <w:u w:val="single"/>
        </w:rPr>
        <w:t>COMMAND POSTS</w:t>
      </w:r>
    </w:p>
    <w:p w14:paraId="2FAB94B9" w14:textId="77777777" w:rsidR="00E26789" w:rsidRDefault="00E26789" w:rsidP="00E26789">
      <w:pPr>
        <w:rPr>
          <w:b/>
          <w:szCs w:val="20"/>
          <w:u w:val="single"/>
        </w:rPr>
      </w:pPr>
    </w:p>
    <w:p w14:paraId="64753EFE" w14:textId="77777777" w:rsidR="00E26789" w:rsidRPr="00FF4C2B" w:rsidRDefault="00E26789" w:rsidP="00E26789">
      <w:pPr>
        <w:rPr>
          <w:b/>
          <w:szCs w:val="20"/>
          <w:u w:val="single"/>
        </w:rPr>
      </w:pPr>
      <w:r>
        <w:rPr>
          <w:b/>
          <w:szCs w:val="20"/>
          <w:u w:val="single"/>
        </w:rPr>
        <w:t xml:space="preserve">                  </w:t>
      </w:r>
      <w:r>
        <w:rPr>
          <w:noProof/>
          <w:lang w:eastAsia="en-GB"/>
        </w:rPr>
        <w:drawing>
          <wp:inline distT="0" distB="0" distL="0" distR="0" wp14:anchorId="6B373D70" wp14:editId="413CE3E1">
            <wp:extent cx="971550" cy="1255817"/>
            <wp:effectExtent l="0" t="0" r="0" b="1905"/>
            <wp:docPr id="36" name="Picture 36" descr="http://th05.deviantart.net/fs70/PRE/i/2012/361/d/a/priest_of_hru__u_by_jeffdee-d5pc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05.deviantart.net/fs70/PRE/i/2012/361/d/a/priest_of_hru__u_by_jeffdee-d5pcug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6385" cy="1262067"/>
                    </a:xfrm>
                    <a:prstGeom prst="rect">
                      <a:avLst/>
                    </a:prstGeom>
                    <a:noFill/>
                    <a:ln>
                      <a:noFill/>
                    </a:ln>
                  </pic:spPr>
                </pic:pic>
              </a:graphicData>
            </a:graphic>
          </wp:inline>
        </w:drawing>
      </w:r>
      <w:r>
        <w:rPr>
          <w:b/>
          <w:szCs w:val="20"/>
          <w:u w:val="single"/>
        </w:rPr>
        <w:t xml:space="preserve">                      </w:t>
      </w:r>
      <w:r>
        <w:rPr>
          <w:noProof/>
          <w:lang w:eastAsia="en-GB"/>
        </w:rPr>
        <w:drawing>
          <wp:inline distT="0" distB="0" distL="0" distR="0" wp14:anchorId="57FF01AF" wp14:editId="6CF07355">
            <wp:extent cx="933450" cy="1206569"/>
            <wp:effectExtent l="0" t="0" r="0" b="0"/>
            <wp:docPr id="38" name="Picture 38" descr="http://th03.deviantart.net/fs70/PRE/i/2012/348/0/a/priest_of_vimuhla_by_jeffdee-d5o06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03.deviantart.net/fs70/PRE/i/2012/348/0/a/priest_of_vimuhla_by_jeffdee-d5o06u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45942" cy="1222716"/>
                    </a:xfrm>
                    <a:prstGeom prst="rect">
                      <a:avLst/>
                    </a:prstGeom>
                    <a:noFill/>
                    <a:ln>
                      <a:noFill/>
                    </a:ln>
                  </pic:spPr>
                </pic:pic>
              </a:graphicData>
            </a:graphic>
          </wp:inline>
        </w:drawing>
      </w:r>
    </w:p>
    <w:p w14:paraId="00FE828D" w14:textId="77777777" w:rsidR="00E26789" w:rsidRDefault="00E26789" w:rsidP="00E26789">
      <w:pPr>
        <w:rPr>
          <w:b/>
          <w:szCs w:val="20"/>
          <w:u w:val="single"/>
        </w:rPr>
      </w:pPr>
    </w:p>
    <w:p w14:paraId="3EE2FA65" w14:textId="77777777" w:rsidR="00E26789" w:rsidRDefault="00E26789" w:rsidP="00E26789">
      <w:pPr>
        <w:rPr>
          <w:sz w:val="20"/>
          <w:szCs w:val="20"/>
        </w:rPr>
      </w:pPr>
      <w:r w:rsidRPr="0061436E">
        <w:rPr>
          <w:sz w:val="20"/>
          <w:szCs w:val="20"/>
        </w:rPr>
        <w:t xml:space="preserve">Each army starts with one </w:t>
      </w:r>
      <w:r>
        <w:rPr>
          <w:sz w:val="20"/>
          <w:szCs w:val="20"/>
        </w:rPr>
        <w:t>or more</w:t>
      </w:r>
      <w:r w:rsidRPr="0061436E">
        <w:rPr>
          <w:sz w:val="20"/>
          <w:szCs w:val="20"/>
        </w:rPr>
        <w:t xml:space="preserve"> </w:t>
      </w:r>
      <w:r>
        <w:rPr>
          <w:sz w:val="20"/>
          <w:szCs w:val="20"/>
        </w:rPr>
        <w:t xml:space="preserve">Command Posts (CPs)  depending on battle instructions.  Generally there will be one Central CP allocated. These should be </w:t>
      </w:r>
      <w:r w:rsidRPr="0061436E">
        <w:rPr>
          <w:sz w:val="20"/>
          <w:szCs w:val="20"/>
        </w:rPr>
        <w:t xml:space="preserve">on a suitably grand and elevated platform, with </w:t>
      </w:r>
      <w:r>
        <w:rPr>
          <w:sz w:val="20"/>
          <w:szCs w:val="20"/>
        </w:rPr>
        <w:t xml:space="preserve">the </w:t>
      </w:r>
      <w:r w:rsidRPr="0061436E">
        <w:rPr>
          <w:sz w:val="20"/>
          <w:szCs w:val="20"/>
        </w:rPr>
        <w:t>Kerdu surrounded by wizards</w:t>
      </w:r>
      <w:r>
        <w:rPr>
          <w:sz w:val="20"/>
          <w:szCs w:val="20"/>
        </w:rPr>
        <w:t>,</w:t>
      </w:r>
      <w:r w:rsidRPr="0061436E">
        <w:rPr>
          <w:sz w:val="20"/>
          <w:szCs w:val="20"/>
        </w:rPr>
        <w:t xml:space="preserve"> priests</w:t>
      </w:r>
      <w:r>
        <w:rPr>
          <w:sz w:val="20"/>
          <w:szCs w:val="20"/>
        </w:rPr>
        <w:t xml:space="preserve"> and lesser officers</w:t>
      </w:r>
      <w:r w:rsidRPr="0061436E">
        <w:rPr>
          <w:sz w:val="20"/>
          <w:szCs w:val="20"/>
        </w:rPr>
        <w:t xml:space="preserve">).  All measurements are made to the central Kerdu.  </w:t>
      </w:r>
    </w:p>
    <w:p w14:paraId="24ACBDC0" w14:textId="77777777" w:rsidR="00E26789" w:rsidRDefault="00E26789" w:rsidP="00E26789">
      <w:pPr>
        <w:rPr>
          <w:sz w:val="20"/>
          <w:szCs w:val="20"/>
        </w:rPr>
      </w:pPr>
    </w:p>
    <w:p w14:paraId="11F83184" w14:textId="77777777" w:rsidR="00E26789" w:rsidRDefault="00E26789" w:rsidP="00E26789">
      <w:pPr>
        <w:rPr>
          <w:sz w:val="20"/>
          <w:szCs w:val="20"/>
        </w:rPr>
      </w:pPr>
      <w:r>
        <w:rPr>
          <w:sz w:val="20"/>
          <w:szCs w:val="20"/>
        </w:rPr>
        <w:t>Each CP will have an individual allocation of SSS.  They can only issue Commands to units attached to them.</w:t>
      </w:r>
    </w:p>
    <w:p w14:paraId="7990425B" w14:textId="77777777" w:rsidR="00E26789" w:rsidRDefault="00E26789" w:rsidP="00E26789">
      <w:pPr>
        <w:rPr>
          <w:sz w:val="20"/>
          <w:szCs w:val="20"/>
        </w:rPr>
      </w:pPr>
    </w:p>
    <w:p w14:paraId="2E4EA01C" w14:textId="7EF3D590" w:rsidR="00E26789" w:rsidRDefault="00E26789" w:rsidP="00E26789">
      <w:pPr>
        <w:rPr>
          <w:sz w:val="20"/>
          <w:szCs w:val="20"/>
        </w:rPr>
      </w:pPr>
      <w:r>
        <w:rPr>
          <w:sz w:val="20"/>
          <w:szCs w:val="20"/>
        </w:rPr>
        <w:t>Any CP can issue commands to any Artillery unit (</w:t>
      </w:r>
      <w:r>
        <w:rPr>
          <w:sz w:val="20"/>
          <w:szCs w:val="20"/>
        </w:rPr>
        <w:fldChar w:fldCharType="begin"/>
      </w:r>
      <w:r>
        <w:rPr>
          <w:sz w:val="20"/>
          <w:szCs w:val="20"/>
        </w:rPr>
        <w:instrText xml:space="preserve"> REF _Ref484724802 \r \h </w:instrText>
      </w:r>
      <w:r>
        <w:rPr>
          <w:sz w:val="20"/>
          <w:szCs w:val="20"/>
        </w:rPr>
      </w:r>
      <w:r>
        <w:rPr>
          <w:sz w:val="20"/>
          <w:szCs w:val="20"/>
        </w:rPr>
        <w:fldChar w:fldCharType="separate"/>
      </w:r>
      <w:r w:rsidR="00996996">
        <w:rPr>
          <w:sz w:val="20"/>
          <w:szCs w:val="20"/>
        </w:rPr>
        <w:t>D.2.2</w:t>
      </w:r>
      <w:r>
        <w:rPr>
          <w:sz w:val="20"/>
          <w:szCs w:val="20"/>
        </w:rPr>
        <w:fldChar w:fldCharType="end"/>
      </w:r>
      <w:r>
        <w:rPr>
          <w:sz w:val="20"/>
          <w:szCs w:val="20"/>
        </w:rPr>
        <w:t>).  It may also contribute any number of SSS it wishes to influence the initiative roll;  SSS for this purpose from any friendly CP is cumulative.</w:t>
      </w:r>
    </w:p>
    <w:p w14:paraId="6CC1DB4D" w14:textId="7B029AE6" w:rsidR="009A1B34" w:rsidRDefault="009A1B34" w:rsidP="00E26789">
      <w:pPr>
        <w:rPr>
          <w:sz w:val="20"/>
          <w:szCs w:val="20"/>
        </w:rPr>
      </w:pPr>
    </w:p>
    <w:p w14:paraId="6F6456E9" w14:textId="34D18FE7" w:rsidR="009A1B34" w:rsidRDefault="009A1B34" w:rsidP="00E26789">
      <w:pPr>
        <w:rPr>
          <w:sz w:val="20"/>
          <w:szCs w:val="20"/>
        </w:rPr>
      </w:pPr>
      <w:r>
        <w:rPr>
          <w:sz w:val="20"/>
          <w:szCs w:val="20"/>
        </w:rPr>
        <w:t>CPs do not block lines of fire and friendly units may move through them with no effects.</w:t>
      </w:r>
    </w:p>
    <w:p w14:paraId="1961202D" w14:textId="77777777" w:rsidR="00E26789" w:rsidRPr="00603EE9" w:rsidRDefault="00E26789" w:rsidP="00E26789">
      <w:pPr>
        <w:rPr>
          <w:b/>
          <w:szCs w:val="20"/>
          <w:u w:val="single"/>
        </w:rPr>
      </w:pPr>
    </w:p>
    <w:p w14:paraId="3E1C1532" w14:textId="77777777" w:rsidR="00E26789" w:rsidRDefault="00E26789" w:rsidP="00E26789">
      <w:pPr>
        <w:pStyle w:val="ListParagraph"/>
        <w:numPr>
          <w:ilvl w:val="2"/>
          <w:numId w:val="3"/>
        </w:numPr>
        <w:rPr>
          <w:b/>
          <w:szCs w:val="20"/>
          <w:u w:val="single"/>
        </w:rPr>
      </w:pPr>
      <w:bookmarkStart w:id="130" w:name="_Ref486037451"/>
      <w:r>
        <w:rPr>
          <w:b/>
          <w:szCs w:val="20"/>
          <w:u w:val="single"/>
        </w:rPr>
        <w:t>Attachment of Units</w:t>
      </w:r>
      <w:bookmarkEnd w:id="130"/>
    </w:p>
    <w:p w14:paraId="5665F781" w14:textId="77777777" w:rsidR="00E26789" w:rsidRDefault="00E26789" w:rsidP="00E26789">
      <w:pPr>
        <w:rPr>
          <w:b/>
          <w:szCs w:val="20"/>
          <w:u w:val="single"/>
        </w:rPr>
      </w:pPr>
    </w:p>
    <w:p w14:paraId="20D4EFA0" w14:textId="780AC5CB" w:rsidR="00E26789" w:rsidRDefault="00E26789" w:rsidP="00E26789">
      <w:pPr>
        <w:rPr>
          <w:sz w:val="20"/>
          <w:szCs w:val="20"/>
        </w:rPr>
      </w:pPr>
      <w:r>
        <w:rPr>
          <w:sz w:val="20"/>
          <w:szCs w:val="20"/>
        </w:rPr>
        <w:t xml:space="preserve">All units are attached to a CP.  Track this on the Unit Cards of Command Record Sheets.  This will initially be determined at the start of the battle and as reinforcements arrive.  Units can be re-attached to </w:t>
      </w:r>
      <w:r w:rsidR="008A69A6">
        <w:rPr>
          <w:sz w:val="20"/>
          <w:szCs w:val="20"/>
        </w:rPr>
        <w:t>a different</w:t>
      </w:r>
      <w:r>
        <w:rPr>
          <w:sz w:val="20"/>
          <w:szCs w:val="20"/>
        </w:rPr>
        <w:t xml:space="preserve"> CP during the SSS Phase</w:t>
      </w:r>
      <w:r w:rsidR="002F6C21">
        <w:rPr>
          <w:sz w:val="20"/>
          <w:szCs w:val="20"/>
        </w:rPr>
        <w:t>.</w:t>
      </w:r>
    </w:p>
    <w:p w14:paraId="170A32B4" w14:textId="77777777" w:rsidR="008A69A6" w:rsidRDefault="008A69A6" w:rsidP="00E26789">
      <w:pPr>
        <w:rPr>
          <w:sz w:val="20"/>
          <w:szCs w:val="20"/>
        </w:rPr>
      </w:pPr>
    </w:p>
    <w:p w14:paraId="29934B21" w14:textId="5A79FC83" w:rsidR="002F6C21" w:rsidRPr="002F6C21" w:rsidRDefault="002F6C21" w:rsidP="00E26789">
      <w:pPr>
        <w:rPr>
          <w:b/>
          <w:bCs/>
          <w:sz w:val="20"/>
          <w:szCs w:val="20"/>
        </w:rPr>
      </w:pPr>
      <w:r w:rsidRPr="002F6C21">
        <w:rPr>
          <w:b/>
          <w:bCs/>
          <w:sz w:val="20"/>
          <w:szCs w:val="20"/>
        </w:rPr>
        <w:t xml:space="preserve">A CP may only issue Commands to </w:t>
      </w:r>
      <w:r>
        <w:rPr>
          <w:b/>
          <w:bCs/>
          <w:sz w:val="20"/>
          <w:szCs w:val="20"/>
        </w:rPr>
        <w:t xml:space="preserve">its attached </w:t>
      </w:r>
      <w:r w:rsidRPr="002F6C21">
        <w:rPr>
          <w:b/>
          <w:bCs/>
          <w:sz w:val="20"/>
          <w:szCs w:val="20"/>
        </w:rPr>
        <w:t>units.</w:t>
      </w:r>
    </w:p>
    <w:p w14:paraId="23F985D9" w14:textId="77777777" w:rsidR="00E26789" w:rsidRDefault="00E26789" w:rsidP="00E26789">
      <w:pPr>
        <w:rPr>
          <w:sz w:val="20"/>
          <w:szCs w:val="20"/>
        </w:rPr>
      </w:pPr>
    </w:p>
    <w:p w14:paraId="36909C91" w14:textId="77777777" w:rsidR="00E26789" w:rsidRDefault="00E26789" w:rsidP="00E26789">
      <w:pPr>
        <w:pStyle w:val="ListParagraph"/>
        <w:numPr>
          <w:ilvl w:val="2"/>
          <w:numId w:val="3"/>
        </w:numPr>
        <w:rPr>
          <w:b/>
          <w:szCs w:val="20"/>
          <w:u w:val="single"/>
        </w:rPr>
      </w:pPr>
      <w:bookmarkStart w:id="131" w:name="_Ref486038355"/>
      <w:r>
        <w:rPr>
          <w:b/>
          <w:szCs w:val="20"/>
          <w:u w:val="single"/>
        </w:rPr>
        <w:t>Detachment / Reincorporation of sub Command Posts</w:t>
      </w:r>
      <w:bookmarkEnd w:id="131"/>
    </w:p>
    <w:p w14:paraId="64D32C22" w14:textId="77777777" w:rsidR="00E26789" w:rsidRPr="00603EE9" w:rsidRDefault="00E26789" w:rsidP="00E26789">
      <w:pPr>
        <w:rPr>
          <w:b/>
          <w:szCs w:val="20"/>
          <w:u w:val="single"/>
        </w:rPr>
      </w:pPr>
    </w:p>
    <w:p w14:paraId="1450FCCE" w14:textId="2C903D35" w:rsidR="00E26789" w:rsidRDefault="00E26789" w:rsidP="00E26789">
      <w:pPr>
        <w:rPr>
          <w:sz w:val="20"/>
          <w:szCs w:val="20"/>
        </w:rPr>
      </w:pPr>
      <w:r w:rsidRPr="0061436E">
        <w:rPr>
          <w:sz w:val="20"/>
          <w:szCs w:val="20"/>
        </w:rPr>
        <w:t>If required by the exigencies of battle sub command posts can be detached</w:t>
      </w:r>
      <w:r w:rsidR="00DC7DD1">
        <w:rPr>
          <w:sz w:val="20"/>
          <w:szCs w:val="20"/>
        </w:rPr>
        <w:t xml:space="preserve"> / reincorporated</w:t>
      </w:r>
      <w:r>
        <w:rPr>
          <w:sz w:val="20"/>
          <w:szCs w:val="20"/>
        </w:rPr>
        <w:t xml:space="preserve">.  This is executed during the SSS Phase. </w:t>
      </w:r>
    </w:p>
    <w:p w14:paraId="01FF2642" w14:textId="77777777" w:rsidR="00E26789" w:rsidRDefault="00E26789" w:rsidP="00E26789">
      <w:pPr>
        <w:rPr>
          <w:sz w:val="20"/>
          <w:szCs w:val="20"/>
        </w:rPr>
      </w:pPr>
    </w:p>
    <w:p w14:paraId="346B6707" w14:textId="551F8064" w:rsidR="00E26789" w:rsidRDefault="00E26789" w:rsidP="00E26789">
      <w:pPr>
        <w:rPr>
          <w:sz w:val="20"/>
          <w:szCs w:val="20"/>
        </w:rPr>
      </w:pPr>
      <w:r>
        <w:rPr>
          <w:sz w:val="20"/>
          <w:szCs w:val="20"/>
        </w:rPr>
        <w:t xml:space="preserve">When created a sub CP may be placed up to </w:t>
      </w:r>
      <w:r w:rsidR="00433926">
        <w:rPr>
          <w:sz w:val="20"/>
          <w:szCs w:val="20"/>
        </w:rPr>
        <w:t>10</w:t>
      </w:r>
      <w:r>
        <w:rPr>
          <w:sz w:val="20"/>
          <w:szCs w:val="20"/>
        </w:rPr>
        <w:t>00mm away from the Central CP or reincorporated from the same distance</w:t>
      </w:r>
      <w:r w:rsidR="002F6C21">
        <w:rPr>
          <w:sz w:val="20"/>
          <w:szCs w:val="20"/>
        </w:rPr>
        <w:t xml:space="preserve"> as long as </w:t>
      </w:r>
      <w:r w:rsidR="009D7AFE">
        <w:rPr>
          <w:sz w:val="20"/>
          <w:szCs w:val="20"/>
        </w:rPr>
        <w:t>neither is</w:t>
      </w:r>
      <w:r w:rsidR="002F6C21">
        <w:rPr>
          <w:sz w:val="20"/>
          <w:szCs w:val="20"/>
        </w:rPr>
        <w:t xml:space="preserve"> in an enemy CZ (no teleporting out of trouble!). </w:t>
      </w:r>
      <w:r>
        <w:rPr>
          <w:sz w:val="20"/>
          <w:szCs w:val="20"/>
        </w:rPr>
        <w:t xml:space="preserve"> </w:t>
      </w:r>
      <w:r w:rsidR="00DC7DD1">
        <w:rPr>
          <w:sz w:val="20"/>
          <w:szCs w:val="20"/>
        </w:rPr>
        <w:t xml:space="preserve"> Allocate up to 25% of the CBSSS of the Central CP to the sub CP</w:t>
      </w:r>
      <w:r w:rsidR="002F6C21">
        <w:rPr>
          <w:sz w:val="20"/>
          <w:szCs w:val="20"/>
        </w:rPr>
        <w:t xml:space="preserve"> when detached and add </w:t>
      </w:r>
      <w:r w:rsidR="00433926">
        <w:rPr>
          <w:sz w:val="20"/>
          <w:szCs w:val="20"/>
        </w:rPr>
        <w:t>whatever is left</w:t>
      </w:r>
      <w:r w:rsidR="002F6C21">
        <w:rPr>
          <w:sz w:val="20"/>
          <w:szCs w:val="20"/>
        </w:rPr>
        <w:t xml:space="preserve"> back when reincorporated.</w:t>
      </w:r>
    </w:p>
    <w:p w14:paraId="695884E8" w14:textId="77777777" w:rsidR="009B7EB6" w:rsidRDefault="009B7EB6" w:rsidP="00E26789">
      <w:pPr>
        <w:rPr>
          <w:sz w:val="20"/>
          <w:szCs w:val="20"/>
        </w:rPr>
      </w:pPr>
    </w:p>
    <w:p w14:paraId="7A6A2F6F" w14:textId="48829954" w:rsidR="009B7EB6" w:rsidRPr="009B7EB6" w:rsidRDefault="009B7EB6" w:rsidP="00E26789">
      <w:pPr>
        <w:rPr>
          <w:b/>
          <w:bCs/>
          <w:color w:val="FF0000"/>
          <w:sz w:val="20"/>
          <w:szCs w:val="20"/>
          <w:u w:val="single"/>
        </w:rPr>
      </w:pPr>
      <w:r w:rsidRPr="009B7EB6">
        <w:rPr>
          <w:b/>
          <w:bCs/>
          <w:color w:val="FF0000"/>
          <w:sz w:val="20"/>
          <w:szCs w:val="20"/>
          <w:u w:val="single"/>
        </w:rPr>
        <w:t>Optional</w:t>
      </w:r>
    </w:p>
    <w:p w14:paraId="38C53942" w14:textId="77777777" w:rsidR="009B7EB6" w:rsidRPr="009B7EB6" w:rsidRDefault="009B7EB6" w:rsidP="00E26789">
      <w:pPr>
        <w:rPr>
          <w:color w:val="FF0000"/>
          <w:sz w:val="20"/>
          <w:szCs w:val="20"/>
        </w:rPr>
      </w:pPr>
    </w:p>
    <w:p w14:paraId="196F194E" w14:textId="4AAB06E2" w:rsidR="009B7EB6" w:rsidRPr="009B7EB6" w:rsidRDefault="009B7EB6" w:rsidP="00E26789">
      <w:pPr>
        <w:rPr>
          <w:color w:val="FF0000"/>
          <w:sz w:val="20"/>
          <w:szCs w:val="20"/>
        </w:rPr>
      </w:pPr>
      <w:r w:rsidRPr="009B7EB6">
        <w:rPr>
          <w:color w:val="FF0000"/>
          <w:sz w:val="20"/>
          <w:szCs w:val="20"/>
        </w:rPr>
        <w:t>It is recommended that the CBSSS for the Central CP is reduced 10% each time a Sub CP is detached.  Thus if a Central CP has 100 CBSSS this is reduced to 90 when a Sub CP is detached.  Of that 90 up to 22 can be allocated to the sub CP which would leave the Central CP with 68.</w:t>
      </w:r>
    </w:p>
    <w:p w14:paraId="13F9B796" w14:textId="77777777" w:rsidR="00E26789" w:rsidRDefault="00E26789" w:rsidP="00E26789">
      <w:pPr>
        <w:rPr>
          <w:sz w:val="20"/>
          <w:szCs w:val="20"/>
        </w:rPr>
      </w:pPr>
    </w:p>
    <w:p w14:paraId="36A1BA79" w14:textId="77777777" w:rsidR="00E26789" w:rsidRPr="001A2A1C" w:rsidRDefault="00E26789" w:rsidP="00E26789">
      <w:pPr>
        <w:pStyle w:val="ListParagraph"/>
        <w:numPr>
          <w:ilvl w:val="2"/>
          <w:numId w:val="3"/>
        </w:numPr>
        <w:rPr>
          <w:b/>
          <w:sz w:val="22"/>
          <w:szCs w:val="20"/>
          <w:u w:val="single"/>
        </w:rPr>
      </w:pPr>
      <w:bookmarkStart w:id="132" w:name="_Ref536350955"/>
      <w:r>
        <w:rPr>
          <w:b/>
          <w:sz w:val="22"/>
          <w:szCs w:val="20"/>
          <w:u w:val="single"/>
        </w:rPr>
        <w:t xml:space="preserve">Voluntary </w:t>
      </w:r>
      <w:r w:rsidRPr="001A2A1C">
        <w:rPr>
          <w:b/>
          <w:sz w:val="22"/>
          <w:szCs w:val="20"/>
          <w:u w:val="single"/>
        </w:rPr>
        <w:t>Movement of Command Posts</w:t>
      </w:r>
      <w:bookmarkEnd w:id="132"/>
    </w:p>
    <w:p w14:paraId="757B8075" w14:textId="77777777" w:rsidR="00E26789" w:rsidRPr="0061436E" w:rsidRDefault="00E26789" w:rsidP="00E26789">
      <w:pPr>
        <w:rPr>
          <w:sz w:val="20"/>
          <w:szCs w:val="20"/>
        </w:rPr>
      </w:pPr>
    </w:p>
    <w:p w14:paraId="1DFBF3CE" w14:textId="77777777" w:rsidR="00E26789" w:rsidRPr="0061436E" w:rsidRDefault="00E26789" w:rsidP="00E26789">
      <w:pPr>
        <w:rPr>
          <w:sz w:val="20"/>
          <w:szCs w:val="20"/>
        </w:rPr>
      </w:pPr>
      <w:r w:rsidRPr="0061436E">
        <w:rPr>
          <w:sz w:val="20"/>
          <w:szCs w:val="20"/>
        </w:rPr>
        <w:t>CPs can move at 300mm if more than 300mm from enemy units otherwise 200mm. (wizards, priests, heavy robes, much ceremonial, but many slave bearers).  They may move once per turn at any stage during their ha</w:t>
      </w:r>
      <w:r>
        <w:rPr>
          <w:sz w:val="20"/>
          <w:szCs w:val="20"/>
        </w:rPr>
        <w:t xml:space="preserve">lf of a Cycle.  This movement counts as one of the Commands permitted in that cycle. </w:t>
      </w:r>
      <w:r w:rsidRPr="0061436E">
        <w:rPr>
          <w:sz w:val="20"/>
          <w:szCs w:val="20"/>
        </w:rPr>
        <w:t xml:space="preserve"> To move them costs half the </w:t>
      </w:r>
      <w:r>
        <w:rPr>
          <w:sz w:val="20"/>
          <w:szCs w:val="20"/>
        </w:rPr>
        <w:t>CB</w:t>
      </w:r>
      <w:r w:rsidRPr="0061436E">
        <w:rPr>
          <w:sz w:val="20"/>
          <w:szCs w:val="20"/>
        </w:rPr>
        <w:t xml:space="preserve">SSS for that Command Post;  if this is not available since </w:t>
      </w:r>
      <w:r>
        <w:rPr>
          <w:sz w:val="20"/>
          <w:szCs w:val="20"/>
        </w:rPr>
        <w:t xml:space="preserve">it </w:t>
      </w:r>
      <w:r w:rsidRPr="0061436E">
        <w:rPr>
          <w:sz w:val="20"/>
          <w:szCs w:val="20"/>
        </w:rPr>
        <w:t xml:space="preserve">has already been used the CP cannot move.  </w:t>
      </w:r>
    </w:p>
    <w:p w14:paraId="4C729C7E" w14:textId="77777777" w:rsidR="00E26789" w:rsidRPr="0061436E" w:rsidRDefault="00E26789" w:rsidP="00E26789">
      <w:pPr>
        <w:rPr>
          <w:sz w:val="20"/>
          <w:szCs w:val="20"/>
        </w:rPr>
      </w:pPr>
    </w:p>
    <w:p w14:paraId="63EA6690" w14:textId="77777777" w:rsidR="00E26789" w:rsidRPr="00EF51BC" w:rsidRDefault="00E26789" w:rsidP="00E26789">
      <w:pPr>
        <w:pStyle w:val="ListParagraph"/>
        <w:numPr>
          <w:ilvl w:val="2"/>
          <w:numId w:val="3"/>
        </w:numPr>
        <w:rPr>
          <w:b/>
          <w:sz w:val="22"/>
          <w:szCs w:val="20"/>
          <w:u w:val="single"/>
        </w:rPr>
      </w:pPr>
      <w:bookmarkStart w:id="133" w:name="_Ref486038240"/>
      <w:r w:rsidRPr="00EF51BC">
        <w:rPr>
          <w:b/>
          <w:sz w:val="22"/>
          <w:szCs w:val="20"/>
          <w:u w:val="single"/>
        </w:rPr>
        <w:t>Displacement of Command Posts</w:t>
      </w:r>
      <w:bookmarkEnd w:id="133"/>
    </w:p>
    <w:p w14:paraId="326D8585" w14:textId="77777777" w:rsidR="00E26789" w:rsidRPr="0061436E" w:rsidRDefault="00E26789" w:rsidP="00E26789">
      <w:pPr>
        <w:rPr>
          <w:sz w:val="20"/>
          <w:szCs w:val="20"/>
        </w:rPr>
      </w:pPr>
    </w:p>
    <w:p w14:paraId="2EA805AD" w14:textId="54E8E273" w:rsidR="00E26789" w:rsidRDefault="00E26789" w:rsidP="00E26789">
      <w:pPr>
        <w:rPr>
          <w:sz w:val="20"/>
          <w:szCs w:val="20"/>
        </w:rPr>
      </w:pPr>
      <w:r w:rsidRPr="0061436E">
        <w:rPr>
          <w:sz w:val="20"/>
          <w:szCs w:val="20"/>
        </w:rPr>
        <w:t>If contacted by enemy</w:t>
      </w:r>
      <w:r>
        <w:rPr>
          <w:sz w:val="20"/>
          <w:szCs w:val="20"/>
        </w:rPr>
        <w:t xml:space="preserve"> Heavy, Medium or non-human </w:t>
      </w:r>
      <w:r w:rsidRPr="0061436E">
        <w:rPr>
          <w:sz w:val="20"/>
          <w:szCs w:val="20"/>
        </w:rPr>
        <w:t>units (</w:t>
      </w:r>
      <w:r w:rsidR="00433926">
        <w:rPr>
          <w:sz w:val="20"/>
          <w:szCs w:val="20"/>
        </w:rPr>
        <w:t xml:space="preserve">so </w:t>
      </w:r>
      <w:r>
        <w:rPr>
          <w:sz w:val="20"/>
          <w:szCs w:val="20"/>
        </w:rPr>
        <w:t>not Light</w:t>
      </w:r>
      <w:r w:rsidRPr="0061436E">
        <w:rPr>
          <w:sz w:val="20"/>
          <w:szCs w:val="20"/>
        </w:rPr>
        <w:t>) the command post displaces 300mm, has no SSS this turn or next and loses 25% of the SSS allocated to it permanently</w:t>
      </w:r>
      <w:r>
        <w:rPr>
          <w:sz w:val="20"/>
          <w:szCs w:val="20"/>
        </w:rPr>
        <w:t xml:space="preserve"> (ie 25% reduction of CBSSS)</w:t>
      </w:r>
      <w:r w:rsidRPr="0061436E">
        <w:rPr>
          <w:sz w:val="20"/>
          <w:szCs w:val="20"/>
        </w:rPr>
        <w:t>.  However, it may move the next turn (amazing the strength fear gives to the priests).</w:t>
      </w:r>
    </w:p>
    <w:p w14:paraId="4AD5E4D6" w14:textId="4CDE5572" w:rsidR="002E2367" w:rsidRDefault="002E2367" w:rsidP="00E26789">
      <w:pPr>
        <w:rPr>
          <w:sz w:val="20"/>
          <w:szCs w:val="20"/>
        </w:rPr>
      </w:pPr>
      <w:r>
        <w:rPr>
          <w:sz w:val="20"/>
          <w:szCs w:val="20"/>
        </w:rPr>
        <w:t>This contact can be made either by the unit just moving into contact with the CP with a Move command, or by a Contact Command.</w:t>
      </w:r>
    </w:p>
    <w:p w14:paraId="54EC99EF" w14:textId="105F8E90" w:rsidR="00FF2E1C" w:rsidRDefault="00FF2E1C" w:rsidP="00E26789">
      <w:pPr>
        <w:rPr>
          <w:sz w:val="20"/>
          <w:szCs w:val="20"/>
        </w:rPr>
      </w:pPr>
      <w:r>
        <w:rPr>
          <w:sz w:val="20"/>
          <w:szCs w:val="20"/>
        </w:rPr>
        <w:t>Contact is measured to the centre of the CP in accordance with the general rule.</w:t>
      </w:r>
    </w:p>
    <w:p w14:paraId="7EEE86D3" w14:textId="77777777" w:rsidR="00E26789" w:rsidRDefault="00E26789" w:rsidP="00E26789">
      <w:pPr>
        <w:rPr>
          <w:sz w:val="20"/>
          <w:szCs w:val="20"/>
        </w:rPr>
      </w:pPr>
    </w:p>
    <w:p w14:paraId="1FB749B6" w14:textId="77777777" w:rsidR="00E26789" w:rsidRDefault="00E26789" w:rsidP="00E26789">
      <w:pPr>
        <w:rPr>
          <w:sz w:val="20"/>
          <w:szCs w:val="20"/>
        </w:rPr>
      </w:pPr>
      <w:r>
        <w:rPr>
          <w:sz w:val="20"/>
          <w:szCs w:val="20"/>
        </w:rPr>
        <w:t>If with a protecting unit which is pushed back (PB or R) then the Command Post must spend half its CB</w:t>
      </w:r>
      <w:r w:rsidRPr="0061436E">
        <w:rPr>
          <w:sz w:val="20"/>
          <w:szCs w:val="20"/>
        </w:rPr>
        <w:t>SSS</w:t>
      </w:r>
      <w:r>
        <w:rPr>
          <w:sz w:val="20"/>
          <w:szCs w:val="20"/>
        </w:rPr>
        <w:t>.  If  these are not available then the CP has no CASSS for the current and the next turn.</w:t>
      </w:r>
    </w:p>
    <w:p w14:paraId="470EFEC7" w14:textId="77777777" w:rsidR="00FC153D" w:rsidRDefault="00FC153D" w:rsidP="00E26789">
      <w:pPr>
        <w:rPr>
          <w:sz w:val="20"/>
          <w:szCs w:val="20"/>
        </w:rPr>
      </w:pPr>
    </w:p>
    <w:p w14:paraId="1758144A" w14:textId="77777777" w:rsidR="00E26789" w:rsidRPr="0061436E" w:rsidRDefault="00E26789" w:rsidP="00E26789">
      <w:pPr>
        <w:rPr>
          <w:sz w:val="20"/>
          <w:szCs w:val="20"/>
        </w:rPr>
      </w:pPr>
      <w:r w:rsidRPr="0061436E">
        <w:rPr>
          <w:sz w:val="20"/>
          <w:szCs w:val="20"/>
        </w:rPr>
        <w:t>Players should note these command rules very carefully.  If enemy units (such as Pe Choi) get loose in your command structure the battle is likely to end swiftly and badly.   Think French command 1940 which became completely dislocated</w:t>
      </w:r>
      <w:r>
        <w:rPr>
          <w:sz w:val="20"/>
          <w:szCs w:val="20"/>
        </w:rPr>
        <w:t xml:space="preserve"> by Rommel’s Ahoggya</w:t>
      </w:r>
      <w:r w:rsidRPr="0061436E">
        <w:rPr>
          <w:sz w:val="20"/>
          <w:szCs w:val="20"/>
        </w:rPr>
        <w:t>.</w:t>
      </w:r>
    </w:p>
    <w:p w14:paraId="290F1541" w14:textId="77777777" w:rsidR="00E26789" w:rsidRPr="0061436E" w:rsidRDefault="00E26789" w:rsidP="00E26789">
      <w:pPr>
        <w:rPr>
          <w:sz w:val="20"/>
          <w:szCs w:val="20"/>
        </w:rPr>
      </w:pPr>
    </w:p>
    <w:p w14:paraId="42AF2532" w14:textId="77777777" w:rsidR="00E26789" w:rsidRPr="00EF51BC" w:rsidRDefault="00E26789" w:rsidP="00E26789">
      <w:pPr>
        <w:pStyle w:val="ListParagraph"/>
        <w:numPr>
          <w:ilvl w:val="2"/>
          <w:numId w:val="3"/>
        </w:numPr>
        <w:rPr>
          <w:b/>
          <w:sz w:val="22"/>
          <w:szCs w:val="20"/>
          <w:u w:val="single"/>
        </w:rPr>
      </w:pPr>
      <w:r w:rsidRPr="00EF51BC">
        <w:rPr>
          <w:b/>
          <w:sz w:val="22"/>
          <w:szCs w:val="20"/>
          <w:u w:val="single"/>
        </w:rPr>
        <w:t>Protection of Command Posts</w:t>
      </w:r>
    </w:p>
    <w:p w14:paraId="5432CD0C" w14:textId="77777777" w:rsidR="00E26789" w:rsidRPr="0061436E" w:rsidRDefault="00E26789" w:rsidP="00E26789">
      <w:pPr>
        <w:rPr>
          <w:sz w:val="20"/>
          <w:szCs w:val="20"/>
        </w:rPr>
      </w:pPr>
    </w:p>
    <w:p w14:paraId="3BF1360D" w14:textId="07415DF8" w:rsidR="00E26789" w:rsidRPr="0061436E" w:rsidRDefault="00E26789" w:rsidP="00E26789">
      <w:pPr>
        <w:rPr>
          <w:sz w:val="20"/>
          <w:szCs w:val="20"/>
        </w:rPr>
      </w:pPr>
      <w:r w:rsidRPr="0061436E">
        <w:rPr>
          <w:sz w:val="20"/>
          <w:szCs w:val="20"/>
        </w:rPr>
        <w:t xml:space="preserve">Command posts are </w:t>
      </w:r>
      <w:r w:rsidR="00C42D7B">
        <w:rPr>
          <w:sz w:val="20"/>
          <w:szCs w:val="20"/>
        </w:rPr>
        <w:t xml:space="preserve">always surrounded </w:t>
      </w:r>
      <w:r w:rsidRPr="0061436E">
        <w:rPr>
          <w:sz w:val="20"/>
          <w:szCs w:val="20"/>
        </w:rPr>
        <w:t>by FF</w:t>
      </w:r>
      <w:r w:rsidR="00C42D7B">
        <w:rPr>
          <w:sz w:val="20"/>
          <w:szCs w:val="20"/>
        </w:rPr>
        <w:t>1</w:t>
      </w:r>
      <w:r w:rsidRPr="0061436E">
        <w:rPr>
          <w:sz w:val="20"/>
          <w:szCs w:val="20"/>
        </w:rPr>
        <w:t xml:space="preserve">.  </w:t>
      </w:r>
    </w:p>
    <w:p w14:paraId="2FB371C2" w14:textId="77777777" w:rsidR="00E26789" w:rsidRPr="0061436E" w:rsidRDefault="00E26789" w:rsidP="00E26789">
      <w:pPr>
        <w:rPr>
          <w:sz w:val="20"/>
          <w:szCs w:val="20"/>
        </w:rPr>
      </w:pPr>
    </w:p>
    <w:p w14:paraId="121FDB92" w14:textId="214DB0F1" w:rsidR="00E26789" w:rsidRDefault="00E26789" w:rsidP="00E26789">
      <w:pPr>
        <w:rPr>
          <w:sz w:val="20"/>
          <w:szCs w:val="20"/>
        </w:rPr>
      </w:pPr>
      <w:r w:rsidRPr="0061436E">
        <w:rPr>
          <w:sz w:val="20"/>
          <w:szCs w:val="20"/>
        </w:rPr>
        <w:t xml:space="preserve">In addition players can </w:t>
      </w:r>
      <w:r w:rsidR="00C42D7B">
        <w:rPr>
          <w:sz w:val="20"/>
          <w:szCs w:val="20"/>
        </w:rPr>
        <w:t>place</w:t>
      </w:r>
      <w:r w:rsidRPr="0061436E">
        <w:rPr>
          <w:sz w:val="20"/>
          <w:szCs w:val="20"/>
        </w:rPr>
        <w:t xml:space="preserve"> a legion in Formation 7 or 8 around the command post.  This will always surround the HQ (irrespective of apparent sizes</w:t>
      </w:r>
      <w:r w:rsidR="00C42D7B">
        <w:rPr>
          <w:sz w:val="20"/>
          <w:szCs w:val="20"/>
        </w:rPr>
        <w:t>.  It benefits from the FF1.</w:t>
      </w:r>
    </w:p>
    <w:p w14:paraId="60682CD1" w14:textId="77777777" w:rsidR="00C42D7B" w:rsidRDefault="00C42D7B" w:rsidP="00E26789">
      <w:pPr>
        <w:rPr>
          <w:sz w:val="20"/>
          <w:szCs w:val="20"/>
        </w:rPr>
      </w:pPr>
    </w:p>
    <w:p w14:paraId="79458032" w14:textId="41BDFDAC" w:rsidR="00C42D7B" w:rsidRDefault="00C42D7B" w:rsidP="00E26789">
      <w:pPr>
        <w:rPr>
          <w:sz w:val="20"/>
          <w:szCs w:val="20"/>
        </w:rPr>
      </w:pPr>
      <w:r>
        <w:rPr>
          <w:sz w:val="20"/>
          <w:szCs w:val="20"/>
        </w:rPr>
        <w:t>If permitted by Battle instructions the FF1 may be improved to FF2 (for example by Salarvyani sappers).  In this case the protecting unit should be placed in F23, FoP.</w:t>
      </w:r>
    </w:p>
    <w:p w14:paraId="1F6B33EA" w14:textId="77777777" w:rsidR="00E26789" w:rsidRDefault="00E26789" w:rsidP="00E26789">
      <w:pPr>
        <w:rPr>
          <w:sz w:val="20"/>
          <w:szCs w:val="20"/>
        </w:rPr>
      </w:pPr>
    </w:p>
    <w:p w14:paraId="578C72D6" w14:textId="07C16AAE" w:rsidR="00E26789" w:rsidRDefault="00E26789" w:rsidP="00C0475E">
      <w:pPr>
        <w:pStyle w:val="ListParagraph"/>
        <w:numPr>
          <w:ilvl w:val="1"/>
          <w:numId w:val="3"/>
        </w:numPr>
        <w:rPr>
          <w:b/>
          <w:szCs w:val="20"/>
          <w:u w:val="single"/>
        </w:rPr>
      </w:pPr>
      <w:r>
        <w:rPr>
          <w:b/>
          <w:szCs w:val="20"/>
          <w:u w:val="single"/>
        </w:rPr>
        <w:t>EFFECTS OF SSS LOSS ON THE ARMY</w:t>
      </w:r>
    </w:p>
    <w:p w14:paraId="2FA9884B" w14:textId="77777777" w:rsidR="00E26789" w:rsidRDefault="00E26789" w:rsidP="00E26789">
      <w:pPr>
        <w:rPr>
          <w:b/>
          <w:szCs w:val="20"/>
          <w:u w:val="single"/>
        </w:rPr>
      </w:pPr>
    </w:p>
    <w:p w14:paraId="6C2BC79F" w14:textId="77EAFDCD" w:rsidR="00C0475E" w:rsidRDefault="00DC7DD1" w:rsidP="00C0475E">
      <w:pPr>
        <w:rPr>
          <w:sz w:val="20"/>
          <w:szCs w:val="20"/>
        </w:rPr>
      </w:pPr>
      <w:r>
        <w:rPr>
          <w:sz w:val="20"/>
          <w:szCs w:val="20"/>
        </w:rPr>
        <w:t>The effect of reduction in CBSSS</w:t>
      </w:r>
      <w:r w:rsidR="00E26789">
        <w:rPr>
          <w:sz w:val="20"/>
          <w:szCs w:val="20"/>
        </w:rPr>
        <w:t xml:space="preserve"> should be set out in the </w:t>
      </w:r>
      <w:r w:rsidR="00F05272">
        <w:rPr>
          <w:sz w:val="20"/>
          <w:szCs w:val="20"/>
        </w:rPr>
        <w:t xml:space="preserve">scenario instructions.  </w:t>
      </w:r>
      <w:r>
        <w:rPr>
          <w:sz w:val="20"/>
          <w:szCs w:val="20"/>
        </w:rPr>
        <w:t xml:space="preserve">Points </w:t>
      </w:r>
      <w:r w:rsidR="00F05272">
        <w:rPr>
          <w:sz w:val="20"/>
          <w:szCs w:val="20"/>
        </w:rPr>
        <w:t>to consider are:</w:t>
      </w:r>
    </w:p>
    <w:p w14:paraId="306E40D9" w14:textId="77777777" w:rsidR="00F05272" w:rsidRDefault="00F05272" w:rsidP="00C0475E">
      <w:pPr>
        <w:rPr>
          <w:sz w:val="20"/>
          <w:szCs w:val="20"/>
        </w:rPr>
      </w:pPr>
    </w:p>
    <w:p w14:paraId="29DB716E" w14:textId="5525A156" w:rsidR="00DC7DD1" w:rsidRDefault="00F05272" w:rsidP="00F05272">
      <w:pPr>
        <w:pStyle w:val="ListParagraph"/>
        <w:numPr>
          <w:ilvl w:val="0"/>
          <w:numId w:val="48"/>
        </w:numPr>
        <w:rPr>
          <w:sz w:val="20"/>
          <w:szCs w:val="20"/>
        </w:rPr>
      </w:pPr>
      <w:r>
        <w:rPr>
          <w:sz w:val="20"/>
          <w:szCs w:val="20"/>
        </w:rPr>
        <w:t xml:space="preserve">When </w:t>
      </w:r>
      <w:r w:rsidR="00DC7DD1">
        <w:rPr>
          <w:sz w:val="20"/>
          <w:szCs w:val="20"/>
        </w:rPr>
        <w:t>does the</w:t>
      </w:r>
      <w:r>
        <w:rPr>
          <w:sz w:val="20"/>
          <w:szCs w:val="20"/>
        </w:rPr>
        <w:t xml:space="preserve"> army break  -  </w:t>
      </w:r>
      <w:r w:rsidR="00DC7DD1">
        <w:rPr>
          <w:sz w:val="20"/>
          <w:szCs w:val="20"/>
        </w:rPr>
        <w:t>is it when CBSSS gets to zero or some higher number.</w:t>
      </w:r>
      <w:r w:rsidR="00991DC4">
        <w:rPr>
          <w:sz w:val="20"/>
          <w:szCs w:val="20"/>
        </w:rPr>
        <w:t xml:space="preserve">  Note that if startng CBSSS is high then you can end up with fighting to the last unit on the table if the break point is zero which is generally not desirable.</w:t>
      </w:r>
    </w:p>
    <w:p w14:paraId="5E38AE44" w14:textId="2C16BFA8" w:rsidR="00F05272" w:rsidRDefault="00DC7DD1" w:rsidP="00F05272">
      <w:pPr>
        <w:pStyle w:val="ListParagraph"/>
        <w:numPr>
          <w:ilvl w:val="0"/>
          <w:numId w:val="48"/>
        </w:numPr>
        <w:rPr>
          <w:sz w:val="20"/>
          <w:szCs w:val="20"/>
        </w:rPr>
      </w:pPr>
      <w:r>
        <w:rPr>
          <w:sz w:val="20"/>
          <w:szCs w:val="20"/>
        </w:rPr>
        <w:t>Do parts break individually</w:t>
      </w:r>
      <w:r w:rsidR="00F05272">
        <w:rPr>
          <w:sz w:val="20"/>
          <w:szCs w:val="20"/>
        </w:rPr>
        <w:t xml:space="preserve"> </w:t>
      </w:r>
      <w:r>
        <w:rPr>
          <w:sz w:val="20"/>
          <w:szCs w:val="20"/>
        </w:rPr>
        <w:t>ie if a given CP gets to zero (or a higher number) do units attached to it get removed or can they be reallocated to another CP?</w:t>
      </w:r>
    </w:p>
    <w:p w14:paraId="74563BA0" w14:textId="4D03B9D1" w:rsidR="00991DC4" w:rsidRDefault="00991DC4" w:rsidP="00F05272">
      <w:pPr>
        <w:pStyle w:val="ListParagraph"/>
        <w:numPr>
          <w:ilvl w:val="0"/>
          <w:numId w:val="48"/>
        </w:numPr>
        <w:rPr>
          <w:sz w:val="20"/>
          <w:szCs w:val="20"/>
        </w:rPr>
      </w:pPr>
      <w:r>
        <w:rPr>
          <w:sz w:val="20"/>
          <w:szCs w:val="20"/>
        </w:rPr>
        <w:t>Is there going to be a death spiral?  So that, for example, if CBSSS gets to a certain level it then goes down 10% each turn on top of any reduction due to units breaking.</w:t>
      </w:r>
    </w:p>
    <w:p w14:paraId="5F77029B" w14:textId="0ACF766D" w:rsidR="00DC7DD1" w:rsidRPr="00DC7DD1" w:rsidRDefault="00DC7DD1" w:rsidP="00DC7DD1">
      <w:pPr>
        <w:rPr>
          <w:sz w:val="20"/>
          <w:szCs w:val="20"/>
        </w:rPr>
      </w:pPr>
    </w:p>
    <w:p w14:paraId="669607A9" w14:textId="70D17B82" w:rsidR="00C0475E" w:rsidRDefault="00C0475E" w:rsidP="00C0475E">
      <w:pPr>
        <w:pStyle w:val="ListParagraph"/>
        <w:numPr>
          <w:ilvl w:val="0"/>
          <w:numId w:val="3"/>
        </w:numPr>
        <w:rPr>
          <w:b/>
          <w:color w:val="FF0000"/>
          <w:sz w:val="28"/>
          <w:szCs w:val="20"/>
          <w:u w:val="single"/>
        </w:rPr>
      </w:pPr>
      <w:bookmarkStart w:id="134" w:name="_Ref394826988"/>
      <w:bookmarkStart w:id="135" w:name="_Ref160552004"/>
      <w:r w:rsidRPr="00816C32">
        <w:rPr>
          <w:b/>
          <w:color w:val="FF0000"/>
          <w:sz w:val="28"/>
          <w:szCs w:val="20"/>
          <w:u w:val="single"/>
        </w:rPr>
        <w:t>SCOUTING AND OBSERVATION</w:t>
      </w:r>
      <w:bookmarkEnd w:id="134"/>
      <w:r w:rsidR="00CA4DAC">
        <w:rPr>
          <w:b/>
          <w:color w:val="FF0000"/>
          <w:sz w:val="28"/>
          <w:szCs w:val="20"/>
          <w:u w:val="single"/>
        </w:rPr>
        <w:t xml:space="preserve"> AND </w:t>
      </w:r>
      <w:r w:rsidR="00801420">
        <w:rPr>
          <w:b/>
          <w:color w:val="FF0000"/>
          <w:sz w:val="28"/>
          <w:szCs w:val="20"/>
          <w:u w:val="single"/>
        </w:rPr>
        <w:t>HIDDEN UNITS</w:t>
      </w:r>
      <w:bookmarkEnd w:id="135"/>
    </w:p>
    <w:p w14:paraId="5D4538E8" w14:textId="77777777" w:rsidR="006C1128" w:rsidRDefault="006C1128" w:rsidP="006C1128">
      <w:pPr>
        <w:pStyle w:val="ListParagraph"/>
        <w:ind w:left="454"/>
        <w:rPr>
          <w:b/>
          <w:color w:val="FF0000"/>
          <w:sz w:val="28"/>
          <w:szCs w:val="20"/>
          <w:u w:val="single"/>
        </w:rPr>
      </w:pPr>
    </w:p>
    <w:p w14:paraId="5CF9E957" w14:textId="7A79A417" w:rsidR="006C1128" w:rsidRDefault="006C1128" w:rsidP="006C1128">
      <w:pPr>
        <w:pStyle w:val="ListParagraph"/>
        <w:ind w:left="454"/>
        <w:rPr>
          <w:b/>
          <w:color w:val="FF0000"/>
          <w:sz w:val="28"/>
          <w:szCs w:val="20"/>
          <w:u w:val="single"/>
        </w:rPr>
      </w:pPr>
      <w:r>
        <w:rPr>
          <w:noProof/>
          <w:lang w:eastAsia="en-GB"/>
        </w:rPr>
        <w:lastRenderedPageBreak/>
        <w:drawing>
          <wp:inline distT="0" distB="0" distL="0" distR="0" wp14:anchorId="2798FF5E" wp14:editId="33897A1D">
            <wp:extent cx="2280491" cy="2616355"/>
            <wp:effectExtent l="0" t="0" r="5715" b="0"/>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0571" cy="2616446"/>
                    </a:xfrm>
                    <a:prstGeom prst="rect">
                      <a:avLst/>
                    </a:prstGeom>
                    <a:noFill/>
                    <a:ln>
                      <a:noFill/>
                    </a:ln>
                  </pic:spPr>
                </pic:pic>
              </a:graphicData>
            </a:graphic>
          </wp:inline>
        </w:drawing>
      </w:r>
    </w:p>
    <w:p w14:paraId="477CBACE" w14:textId="77777777" w:rsidR="006C1128" w:rsidRDefault="006C1128" w:rsidP="006C1128">
      <w:pPr>
        <w:pStyle w:val="ListParagraph"/>
        <w:ind w:left="454"/>
        <w:rPr>
          <w:b/>
          <w:color w:val="FF0000"/>
          <w:sz w:val="28"/>
          <w:szCs w:val="20"/>
          <w:u w:val="single"/>
        </w:rPr>
      </w:pPr>
    </w:p>
    <w:p w14:paraId="25ABDA69" w14:textId="3B1C255D" w:rsidR="006C1128" w:rsidRDefault="006C1128" w:rsidP="006C1128">
      <w:pPr>
        <w:pStyle w:val="ListParagraph"/>
        <w:numPr>
          <w:ilvl w:val="1"/>
          <w:numId w:val="3"/>
        </w:numPr>
        <w:rPr>
          <w:b/>
          <w:color w:val="FF0000"/>
          <w:sz w:val="28"/>
          <w:szCs w:val="20"/>
          <w:u w:val="single"/>
        </w:rPr>
      </w:pPr>
      <w:r>
        <w:rPr>
          <w:b/>
          <w:color w:val="FF0000"/>
          <w:sz w:val="28"/>
          <w:szCs w:val="20"/>
          <w:u w:val="single"/>
        </w:rPr>
        <w:t>HIDING UNITS</w:t>
      </w:r>
    </w:p>
    <w:p w14:paraId="0B51CBBF" w14:textId="77777777" w:rsidR="006C1128" w:rsidRDefault="006C1128" w:rsidP="006C1128">
      <w:pPr>
        <w:rPr>
          <w:b/>
          <w:color w:val="FF0000"/>
          <w:sz w:val="28"/>
          <w:szCs w:val="20"/>
          <w:u w:val="single"/>
        </w:rPr>
      </w:pPr>
    </w:p>
    <w:p w14:paraId="1078D0EB" w14:textId="77777777" w:rsidR="006C1128" w:rsidRDefault="006C1128" w:rsidP="006C1128">
      <w:pPr>
        <w:rPr>
          <w:color w:val="000000"/>
          <w:sz w:val="20"/>
          <w:szCs w:val="20"/>
        </w:rPr>
      </w:pPr>
      <w:r>
        <w:rPr>
          <w:color w:val="000000"/>
          <w:sz w:val="20"/>
          <w:szCs w:val="20"/>
        </w:rPr>
        <w:t>Units may be hidden in errain prior to battle if permitted by the battle instructions.  They may hide in any terrain, even if not normally permissible due to Formation / Terrain restrictions.  Players should keep a note of units hidden in this way;  they can be revealed either voluntarily, or automatically by an enemy unit putting them in its FMZ, or by successful scouting.</w:t>
      </w:r>
    </w:p>
    <w:p w14:paraId="05F382B8" w14:textId="77777777" w:rsidR="006C1128" w:rsidRPr="00997677" w:rsidRDefault="006C1128" w:rsidP="006C1128">
      <w:pPr>
        <w:rPr>
          <w:sz w:val="14"/>
          <w:szCs w:val="14"/>
        </w:rPr>
      </w:pPr>
      <w:r>
        <w:rPr>
          <w:color w:val="000000"/>
          <w:sz w:val="20"/>
          <w:szCs w:val="20"/>
        </w:rPr>
        <w:t>Units may also hide in terrain during the battle.  To do so they move into the terrain and are then removed, along with their tag, which is marked Hidden.  They must then spent one Turn doing nothing and the end of which they can exit the terrain as set out below.</w:t>
      </w:r>
    </w:p>
    <w:p w14:paraId="69EA7AEC" w14:textId="77777777" w:rsidR="006C1128" w:rsidRDefault="006C1128" w:rsidP="006C1128">
      <w:pPr>
        <w:rPr>
          <w:color w:val="000000"/>
          <w:sz w:val="22"/>
          <w:szCs w:val="20"/>
        </w:rPr>
      </w:pPr>
    </w:p>
    <w:p w14:paraId="637AA4C5" w14:textId="77777777" w:rsidR="006C1128" w:rsidRPr="006C1128" w:rsidRDefault="006C1128" w:rsidP="006C1128">
      <w:pPr>
        <w:rPr>
          <w:b/>
          <w:color w:val="FF0000"/>
          <w:sz w:val="28"/>
          <w:szCs w:val="20"/>
          <w:u w:val="single"/>
        </w:rPr>
      </w:pPr>
      <w:r>
        <w:rPr>
          <w:color w:val="000000"/>
          <w:sz w:val="20"/>
          <w:szCs w:val="18"/>
        </w:rPr>
        <w:t>A unit which is hidden is</w:t>
      </w:r>
      <w:r w:rsidRPr="009549F5">
        <w:rPr>
          <w:color w:val="000000"/>
          <w:sz w:val="20"/>
          <w:szCs w:val="18"/>
        </w:rPr>
        <w:t xml:space="preserve"> placed in Formation </w:t>
      </w:r>
      <w:r>
        <w:rPr>
          <w:color w:val="000000"/>
          <w:sz w:val="20"/>
          <w:szCs w:val="18"/>
        </w:rPr>
        <w:t>7 &amp; 8</w:t>
      </w:r>
      <w:r w:rsidRPr="009549F5">
        <w:rPr>
          <w:color w:val="000000"/>
          <w:sz w:val="20"/>
          <w:szCs w:val="18"/>
        </w:rPr>
        <w:t xml:space="preserve"> in the terrain.  It cannot move at all and cannot be melee attacked [</w:t>
      </w:r>
      <w:r w:rsidRPr="009549F5">
        <w:rPr>
          <w:color w:val="000000"/>
          <w:sz w:val="20"/>
          <w:szCs w:val="18"/>
          <w:highlight w:val="yellow"/>
        </w:rPr>
        <w:t>if someone really wants to set up a siege of the Hogs in the Bog knock yourselves out</w:t>
      </w:r>
      <w:r w:rsidRPr="009549F5">
        <w:rPr>
          <w:color w:val="000000"/>
          <w:sz w:val="20"/>
          <w:szCs w:val="18"/>
        </w:rPr>
        <w:t>].</w:t>
      </w:r>
      <w:r>
        <w:rPr>
          <w:color w:val="000000"/>
          <w:sz w:val="20"/>
          <w:szCs w:val="18"/>
        </w:rPr>
        <w:t xml:space="preserve">  (Exception two units which set up Hidden in the same piece of Terrain.) It leaves the terrain with a Formation Command and a Move command taking a Terrain (generally Heavy) CH for doing so</w:t>
      </w:r>
    </w:p>
    <w:p w14:paraId="4A6143F4" w14:textId="77777777" w:rsidR="006C1128" w:rsidRDefault="006C1128" w:rsidP="006C1128">
      <w:pPr>
        <w:rPr>
          <w:b/>
          <w:color w:val="FF0000"/>
          <w:sz w:val="28"/>
          <w:szCs w:val="20"/>
          <w:u w:val="single"/>
        </w:rPr>
      </w:pPr>
    </w:p>
    <w:p w14:paraId="76CF6AD1" w14:textId="09F114A6" w:rsidR="006C1128" w:rsidRDefault="006C1128" w:rsidP="006C1128">
      <w:pPr>
        <w:pStyle w:val="ListParagraph"/>
        <w:numPr>
          <w:ilvl w:val="1"/>
          <w:numId w:val="3"/>
        </w:numPr>
        <w:rPr>
          <w:b/>
          <w:color w:val="FF0000"/>
          <w:sz w:val="28"/>
          <w:szCs w:val="20"/>
          <w:u w:val="single"/>
        </w:rPr>
      </w:pPr>
      <w:r>
        <w:rPr>
          <w:b/>
          <w:color w:val="FF0000"/>
          <w:sz w:val="28"/>
          <w:szCs w:val="20"/>
          <w:u w:val="single"/>
        </w:rPr>
        <w:t>HIDDEN UNITS AND SCOUTING</w:t>
      </w:r>
    </w:p>
    <w:p w14:paraId="63BABBC5" w14:textId="77777777" w:rsidR="00C0475E" w:rsidRPr="0061436E" w:rsidRDefault="00C0475E" w:rsidP="00C0475E">
      <w:pPr>
        <w:rPr>
          <w:b/>
          <w:sz w:val="20"/>
          <w:szCs w:val="20"/>
          <w:u w:val="single"/>
        </w:rPr>
      </w:pPr>
      <w:bookmarkStart w:id="136" w:name="_Hlk172292579"/>
    </w:p>
    <w:p w14:paraId="0DC24E55" w14:textId="3AE3F5E5" w:rsidR="00C0475E" w:rsidRDefault="00C0475E" w:rsidP="00C0475E">
      <w:pPr>
        <w:rPr>
          <w:sz w:val="20"/>
          <w:szCs w:val="20"/>
        </w:rPr>
      </w:pPr>
      <w:r w:rsidRPr="009F7107">
        <w:rPr>
          <w:sz w:val="20"/>
          <w:szCs w:val="20"/>
        </w:rPr>
        <w:t xml:space="preserve">Armies are able to use Hlaka and Skirmishers </w:t>
      </w:r>
      <w:r>
        <w:rPr>
          <w:sz w:val="20"/>
          <w:szCs w:val="20"/>
        </w:rPr>
        <w:t xml:space="preserve"> (Type (i) and </w:t>
      </w:r>
      <w:r w:rsidR="0048494D">
        <w:rPr>
          <w:sz w:val="20"/>
          <w:szCs w:val="20"/>
        </w:rPr>
        <w:t xml:space="preserve">YK </w:t>
      </w:r>
      <w:r>
        <w:rPr>
          <w:sz w:val="20"/>
          <w:szCs w:val="20"/>
        </w:rPr>
        <w:t xml:space="preserve">(iii) only;  the Muugalavyani pressed peasants </w:t>
      </w:r>
      <w:r w:rsidR="0048494D">
        <w:rPr>
          <w:sz w:val="20"/>
          <w:szCs w:val="20"/>
        </w:rPr>
        <w:t xml:space="preserve">and the Oiled Salarvyani moustaches </w:t>
      </w:r>
      <w:r>
        <w:rPr>
          <w:sz w:val="20"/>
          <w:szCs w:val="20"/>
        </w:rPr>
        <w:t xml:space="preserve">may not be used for this) </w:t>
      </w:r>
      <w:r w:rsidRPr="009F7107">
        <w:rPr>
          <w:sz w:val="20"/>
          <w:szCs w:val="20"/>
        </w:rPr>
        <w:t>in a number of ways to improve the intelligence available to their Kerdu.  This includes both on table and off table activity.</w:t>
      </w:r>
    </w:p>
    <w:p w14:paraId="7243DD94" w14:textId="77777777" w:rsidR="00C0475E" w:rsidRDefault="00C0475E" w:rsidP="00C0475E">
      <w:pPr>
        <w:rPr>
          <w:sz w:val="20"/>
          <w:szCs w:val="20"/>
        </w:rPr>
      </w:pPr>
    </w:p>
    <w:p w14:paraId="30987AA4" w14:textId="77777777" w:rsidR="00C0475E" w:rsidRDefault="00C0475E" w:rsidP="00C0475E">
      <w:pPr>
        <w:rPr>
          <w:sz w:val="20"/>
          <w:szCs w:val="20"/>
        </w:rPr>
      </w:pPr>
      <w:r w:rsidRPr="00E5353F">
        <w:rPr>
          <w:b/>
          <w:szCs w:val="20"/>
          <w:u w:val="single"/>
        </w:rPr>
        <w:t>On table uses</w:t>
      </w:r>
      <w:r>
        <w:rPr>
          <w:sz w:val="20"/>
          <w:szCs w:val="20"/>
        </w:rPr>
        <w:t>:</w:t>
      </w:r>
    </w:p>
    <w:p w14:paraId="64A5B36D" w14:textId="77777777" w:rsidR="00C0475E" w:rsidRDefault="00C0475E" w:rsidP="00C0475E">
      <w:pPr>
        <w:rPr>
          <w:sz w:val="20"/>
          <w:szCs w:val="20"/>
        </w:rPr>
      </w:pPr>
    </w:p>
    <w:p w14:paraId="43E1523C" w14:textId="77777777" w:rsidR="00C0475E" w:rsidRDefault="00C0475E" w:rsidP="00C0475E">
      <w:pPr>
        <w:rPr>
          <w:sz w:val="20"/>
          <w:szCs w:val="20"/>
        </w:rPr>
      </w:pPr>
    </w:p>
    <w:p w14:paraId="361CA861" w14:textId="262D8E5E" w:rsidR="00C0475E" w:rsidRDefault="00C0475E" w:rsidP="00C0475E">
      <w:pPr>
        <w:rPr>
          <w:sz w:val="20"/>
          <w:szCs w:val="20"/>
        </w:rPr>
      </w:pPr>
      <w:bookmarkStart w:id="137" w:name="_Hlk172242640"/>
      <w:r w:rsidRPr="004C0F77">
        <w:rPr>
          <w:b/>
          <w:sz w:val="20"/>
          <w:szCs w:val="20"/>
          <w:u w:val="single"/>
        </w:rPr>
        <w:t>Hidden Units</w:t>
      </w:r>
      <w:r w:rsidR="00801420">
        <w:rPr>
          <w:b/>
          <w:sz w:val="20"/>
          <w:szCs w:val="20"/>
          <w:u w:val="single"/>
        </w:rPr>
        <w:t xml:space="preserve"> and Scouting</w:t>
      </w:r>
    </w:p>
    <w:p w14:paraId="04747040" w14:textId="77777777" w:rsidR="00C0475E" w:rsidRDefault="00C0475E" w:rsidP="00C0475E">
      <w:pPr>
        <w:rPr>
          <w:sz w:val="20"/>
          <w:szCs w:val="20"/>
        </w:rPr>
      </w:pPr>
    </w:p>
    <w:p w14:paraId="1AC0FA62" w14:textId="298F5F49" w:rsidR="0048494D" w:rsidRDefault="00C0475E" w:rsidP="00C0475E">
      <w:pPr>
        <w:rPr>
          <w:sz w:val="20"/>
          <w:szCs w:val="20"/>
        </w:rPr>
      </w:pPr>
      <w:r>
        <w:rPr>
          <w:sz w:val="20"/>
          <w:szCs w:val="20"/>
        </w:rPr>
        <w:t xml:space="preserve">Hidden units may be revealed via scouting.  </w:t>
      </w:r>
      <w:r w:rsidR="0048494D">
        <w:rPr>
          <w:sz w:val="20"/>
          <w:szCs w:val="20"/>
        </w:rPr>
        <w:t>This can be done by</w:t>
      </w:r>
      <w:r>
        <w:rPr>
          <w:sz w:val="20"/>
          <w:szCs w:val="20"/>
        </w:rPr>
        <w:t xml:space="preserve"> a skirmisher unit </w:t>
      </w:r>
      <w:r w:rsidR="0048494D">
        <w:rPr>
          <w:sz w:val="20"/>
          <w:szCs w:val="20"/>
        </w:rPr>
        <w:t>(Type i) or a Yan Kor Ladies (Type iii, not Salarvyani)</w:t>
      </w:r>
      <w:r>
        <w:rPr>
          <w:sz w:val="20"/>
          <w:szCs w:val="20"/>
        </w:rPr>
        <w:t xml:space="preserve"> mov</w:t>
      </w:r>
      <w:r w:rsidR="0048494D">
        <w:rPr>
          <w:sz w:val="20"/>
          <w:szCs w:val="20"/>
        </w:rPr>
        <w:t>ing</w:t>
      </w:r>
      <w:r>
        <w:rPr>
          <w:sz w:val="20"/>
          <w:szCs w:val="20"/>
        </w:rPr>
        <w:t xml:space="preserve"> into the piece of terrain in question </w:t>
      </w:r>
      <w:r w:rsidR="007B7EBC">
        <w:rPr>
          <w:sz w:val="20"/>
          <w:szCs w:val="20"/>
        </w:rPr>
        <w:t xml:space="preserve">and announcing it is scouting, </w:t>
      </w:r>
      <w:r>
        <w:rPr>
          <w:sz w:val="20"/>
          <w:szCs w:val="20"/>
        </w:rPr>
        <w:t xml:space="preserve">or </w:t>
      </w:r>
      <w:r w:rsidR="0048494D">
        <w:rPr>
          <w:sz w:val="20"/>
          <w:szCs w:val="20"/>
        </w:rPr>
        <w:t xml:space="preserve">by </w:t>
      </w:r>
      <w:r>
        <w:rPr>
          <w:sz w:val="20"/>
          <w:szCs w:val="20"/>
        </w:rPr>
        <w:t>a Hlaka within 300mm</w:t>
      </w:r>
      <w:r w:rsidR="0048494D">
        <w:rPr>
          <w:sz w:val="20"/>
          <w:szCs w:val="20"/>
        </w:rPr>
        <w:t xml:space="preserve"> on Eye declaring in the Hlaka phase that it is </w:t>
      </w:r>
      <w:r w:rsidR="007B7EBC">
        <w:rPr>
          <w:sz w:val="20"/>
          <w:szCs w:val="20"/>
        </w:rPr>
        <w:t>scouting</w:t>
      </w:r>
      <w:r w:rsidR="0048494D">
        <w:rPr>
          <w:sz w:val="20"/>
          <w:szCs w:val="20"/>
        </w:rPr>
        <w:t xml:space="preserve">.  </w:t>
      </w:r>
    </w:p>
    <w:p w14:paraId="69681BC3" w14:textId="77777777" w:rsidR="007B7EBC" w:rsidRDefault="007B7EBC" w:rsidP="00C0475E">
      <w:pPr>
        <w:rPr>
          <w:sz w:val="20"/>
          <w:szCs w:val="20"/>
        </w:rPr>
      </w:pPr>
    </w:p>
    <w:p w14:paraId="7E3485F2" w14:textId="21549144" w:rsidR="007B7EBC" w:rsidRDefault="007B7EBC" w:rsidP="00C0475E">
      <w:pPr>
        <w:rPr>
          <w:sz w:val="20"/>
          <w:szCs w:val="20"/>
        </w:rPr>
      </w:pPr>
      <w:r>
        <w:rPr>
          <w:sz w:val="20"/>
          <w:szCs w:val="20"/>
        </w:rPr>
        <w:t>The player searching then rolls 2D6 for a QC (treat a Type i as Smiter, Ladies</w:t>
      </w:r>
      <w:r w:rsidR="009A067F">
        <w:rPr>
          <w:sz w:val="20"/>
          <w:szCs w:val="20"/>
        </w:rPr>
        <w:t>, Porntaches and Hlaka</w:t>
      </w:r>
      <w:r>
        <w:rPr>
          <w:sz w:val="20"/>
          <w:szCs w:val="20"/>
        </w:rPr>
        <w:t xml:space="preserve"> as Fodder for the bender) but does not see the result, only the player being searched for.  He announces as follows:</w:t>
      </w:r>
    </w:p>
    <w:p w14:paraId="07DBCEA3" w14:textId="77777777" w:rsidR="0048494D" w:rsidRDefault="0048494D" w:rsidP="00C0475E">
      <w:pPr>
        <w:rPr>
          <w:sz w:val="20"/>
          <w:szCs w:val="20"/>
        </w:rPr>
      </w:pPr>
    </w:p>
    <w:p w14:paraId="573B2082" w14:textId="4C9EDFB3" w:rsidR="007B7EBC" w:rsidRDefault="006E61ED" w:rsidP="00C0475E">
      <w:pPr>
        <w:rPr>
          <w:sz w:val="20"/>
          <w:szCs w:val="20"/>
        </w:rPr>
      </w:pPr>
      <w:r>
        <w:rPr>
          <w:sz w:val="20"/>
          <w:szCs w:val="20"/>
        </w:rPr>
        <w:t>GaG</w:t>
      </w:r>
      <w:r w:rsidR="000309CC">
        <w:rPr>
          <w:sz w:val="20"/>
          <w:szCs w:val="20"/>
        </w:rPr>
        <w:tab/>
        <w:t>-</w:t>
      </w:r>
      <w:r w:rsidR="000309CC">
        <w:rPr>
          <w:sz w:val="20"/>
          <w:szCs w:val="20"/>
        </w:rPr>
        <w:tab/>
        <w:t xml:space="preserve">find hidden unit </w:t>
      </w:r>
      <w:r w:rsidR="00284F0C">
        <w:rPr>
          <w:sz w:val="20"/>
          <w:szCs w:val="20"/>
        </w:rPr>
        <w:t>or report none if none there.</w:t>
      </w:r>
    </w:p>
    <w:p w14:paraId="3D6DFF9A" w14:textId="1B6A897E" w:rsidR="006E61ED" w:rsidRDefault="006E61ED" w:rsidP="00C0475E">
      <w:pPr>
        <w:rPr>
          <w:sz w:val="20"/>
          <w:szCs w:val="20"/>
        </w:rPr>
      </w:pPr>
      <w:r>
        <w:rPr>
          <w:sz w:val="20"/>
          <w:szCs w:val="20"/>
        </w:rPr>
        <w:t>EPT</w:t>
      </w:r>
      <w:r w:rsidR="00E923F0">
        <w:rPr>
          <w:sz w:val="20"/>
          <w:szCs w:val="20"/>
        </w:rPr>
        <w:tab/>
        <w:t>-</w:t>
      </w:r>
      <w:r w:rsidR="00E923F0">
        <w:rPr>
          <w:sz w:val="20"/>
          <w:szCs w:val="20"/>
        </w:rPr>
        <w:tab/>
        <w:t>find hidden unit</w:t>
      </w:r>
      <w:r w:rsidR="00284F0C">
        <w:rPr>
          <w:sz w:val="20"/>
          <w:szCs w:val="20"/>
        </w:rPr>
        <w:t xml:space="preserve"> or report none if none there. If Hlaka they take an A1.</w:t>
      </w:r>
    </w:p>
    <w:p w14:paraId="1D6FF39C" w14:textId="461016C4" w:rsidR="000309CC" w:rsidRDefault="000309CC" w:rsidP="00C0475E">
      <w:pPr>
        <w:rPr>
          <w:sz w:val="20"/>
          <w:szCs w:val="20"/>
        </w:rPr>
      </w:pPr>
      <w:r>
        <w:rPr>
          <w:sz w:val="20"/>
          <w:szCs w:val="20"/>
        </w:rPr>
        <w:t>DaD</w:t>
      </w:r>
      <w:r w:rsidR="00E923F0">
        <w:rPr>
          <w:sz w:val="20"/>
          <w:szCs w:val="20"/>
        </w:rPr>
        <w:tab/>
        <w:t>-</w:t>
      </w:r>
      <w:r w:rsidR="00E923F0">
        <w:rPr>
          <w:sz w:val="20"/>
          <w:szCs w:val="20"/>
        </w:rPr>
        <w:tab/>
        <w:t xml:space="preserve">fail to find hidden unit.  Can </w:t>
      </w:r>
      <w:r w:rsidR="00284F0C">
        <w:rPr>
          <w:sz w:val="20"/>
          <w:szCs w:val="20"/>
        </w:rPr>
        <w:t xml:space="preserve">give false report that nothing there.  </w:t>
      </w:r>
      <w:r w:rsidR="008B7637">
        <w:rPr>
          <w:sz w:val="20"/>
          <w:szCs w:val="20"/>
        </w:rPr>
        <w:t xml:space="preserve"> </w:t>
      </w:r>
    </w:p>
    <w:p w14:paraId="29F13A1D" w14:textId="6C6D227D" w:rsidR="00284F0C" w:rsidRDefault="000309CC" w:rsidP="008B7637">
      <w:pPr>
        <w:ind w:left="1440" w:hanging="1440"/>
        <w:rPr>
          <w:sz w:val="20"/>
          <w:szCs w:val="20"/>
        </w:rPr>
      </w:pPr>
      <w:r>
        <w:rPr>
          <w:sz w:val="20"/>
          <w:szCs w:val="20"/>
        </w:rPr>
        <w:t>GoB</w:t>
      </w:r>
      <w:r w:rsidR="008B7637">
        <w:rPr>
          <w:sz w:val="20"/>
          <w:szCs w:val="20"/>
        </w:rPr>
        <w:t xml:space="preserve">       -</w:t>
      </w:r>
      <w:r w:rsidR="00E923F0">
        <w:rPr>
          <w:sz w:val="20"/>
          <w:szCs w:val="20"/>
        </w:rPr>
        <w:tab/>
      </w:r>
      <w:r w:rsidR="00284F0C">
        <w:rPr>
          <w:sz w:val="20"/>
          <w:szCs w:val="20"/>
        </w:rPr>
        <w:t>fail to find hidden unit.  Can give false report that nothing there and:</w:t>
      </w:r>
    </w:p>
    <w:p w14:paraId="1D309F81" w14:textId="05561958" w:rsidR="00284F0C" w:rsidRDefault="00284F0C" w:rsidP="00284F0C">
      <w:pPr>
        <w:ind w:left="1440"/>
        <w:rPr>
          <w:sz w:val="20"/>
          <w:szCs w:val="20"/>
        </w:rPr>
      </w:pPr>
      <w:r>
        <w:rPr>
          <w:sz w:val="20"/>
          <w:szCs w:val="20"/>
        </w:rPr>
        <w:t>Hlaka take an A1</w:t>
      </w:r>
      <w:r w:rsidR="009A067F">
        <w:rPr>
          <w:sz w:val="20"/>
          <w:szCs w:val="20"/>
        </w:rPr>
        <w:t xml:space="preserve"> even if there is no unit there.</w:t>
      </w:r>
      <w:r>
        <w:rPr>
          <w:sz w:val="20"/>
          <w:szCs w:val="20"/>
        </w:rPr>
        <w:t xml:space="preserve"> </w:t>
      </w:r>
    </w:p>
    <w:p w14:paraId="5346F5AE" w14:textId="7736155F" w:rsidR="006F5AB8" w:rsidRDefault="006F5AB8" w:rsidP="00284F0C">
      <w:pPr>
        <w:ind w:left="1440"/>
        <w:rPr>
          <w:sz w:val="20"/>
          <w:szCs w:val="20"/>
        </w:rPr>
      </w:pPr>
      <w:r w:rsidRPr="003D5F1B">
        <w:rPr>
          <w:color w:val="FF0000"/>
          <w:sz w:val="20"/>
          <w:szCs w:val="20"/>
        </w:rPr>
        <w:t xml:space="preserve">The enemy player may also put out a spare hidden unit, which can be shot at and be the target of PoPs.  It may be removed at any time to place it in its correct location </w:t>
      </w:r>
      <w:r w:rsidR="003D5F1B" w:rsidRPr="003D5F1B">
        <w:rPr>
          <w:color w:val="FF0000"/>
          <w:sz w:val="20"/>
          <w:szCs w:val="20"/>
        </w:rPr>
        <w:t>and must be if it is meleed.  At this point any CH it has taken are removed, it was all fake rubber Ahoggya</w:t>
      </w:r>
      <w:r w:rsidR="003D5F1B">
        <w:rPr>
          <w:sz w:val="20"/>
          <w:szCs w:val="20"/>
        </w:rPr>
        <w:t>.</w:t>
      </w:r>
    </w:p>
    <w:p w14:paraId="3BFAC802" w14:textId="77777777" w:rsidR="00284F0C" w:rsidRDefault="00284F0C" w:rsidP="00284F0C">
      <w:pPr>
        <w:ind w:left="1440"/>
        <w:rPr>
          <w:sz w:val="20"/>
          <w:szCs w:val="20"/>
        </w:rPr>
      </w:pPr>
      <w:r>
        <w:rPr>
          <w:sz w:val="20"/>
          <w:szCs w:val="20"/>
        </w:rPr>
        <w:t xml:space="preserve">Type (iii) YK ladies disappear even if there is no unit there.  </w:t>
      </w:r>
    </w:p>
    <w:p w14:paraId="1337D9E1" w14:textId="77777777" w:rsidR="009A067F" w:rsidRDefault="009A067F" w:rsidP="00284F0C">
      <w:pPr>
        <w:ind w:left="1440"/>
        <w:rPr>
          <w:sz w:val="20"/>
          <w:szCs w:val="20"/>
        </w:rPr>
      </w:pPr>
    </w:p>
    <w:p w14:paraId="659CD8F8" w14:textId="329C28E4" w:rsidR="008B7637" w:rsidRDefault="00E923F0" w:rsidP="00284F0C">
      <w:pPr>
        <w:ind w:left="1440"/>
        <w:rPr>
          <w:sz w:val="20"/>
          <w:szCs w:val="20"/>
        </w:rPr>
      </w:pPr>
      <w:r>
        <w:rPr>
          <w:sz w:val="20"/>
          <w:szCs w:val="20"/>
        </w:rPr>
        <w:t xml:space="preserve">If </w:t>
      </w:r>
      <w:r w:rsidR="009549F5">
        <w:rPr>
          <w:sz w:val="20"/>
          <w:szCs w:val="20"/>
        </w:rPr>
        <w:t xml:space="preserve">a </w:t>
      </w:r>
      <w:r>
        <w:rPr>
          <w:sz w:val="20"/>
          <w:szCs w:val="20"/>
        </w:rPr>
        <w:t xml:space="preserve">Type (i) </w:t>
      </w:r>
      <w:r w:rsidR="009549F5">
        <w:rPr>
          <w:sz w:val="20"/>
          <w:szCs w:val="20"/>
        </w:rPr>
        <w:t xml:space="preserve">the </w:t>
      </w:r>
      <w:r>
        <w:rPr>
          <w:sz w:val="20"/>
          <w:szCs w:val="20"/>
        </w:rPr>
        <w:t xml:space="preserve">hidden unit can either have an automatic </w:t>
      </w:r>
      <w:r w:rsidR="009A067F">
        <w:rPr>
          <w:sz w:val="20"/>
          <w:szCs w:val="20"/>
        </w:rPr>
        <w:t>C</w:t>
      </w:r>
      <w:r>
        <w:rPr>
          <w:sz w:val="20"/>
          <w:szCs w:val="20"/>
        </w:rPr>
        <w:t>ontact with skirmisher</w:t>
      </w:r>
      <w:r w:rsidR="009A067F">
        <w:rPr>
          <w:sz w:val="20"/>
          <w:szCs w:val="20"/>
        </w:rPr>
        <w:t xml:space="preserve"> (The hidden units has a Formation Multiplier of 5 and the skirmishers of 1 for such a melee) or give a false nul report.</w:t>
      </w:r>
    </w:p>
    <w:bookmarkEnd w:id="137"/>
    <w:p w14:paraId="12D15320" w14:textId="58058039" w:rsidR="008B7637" w:rsidRDefault="008B7637" w:rsidP="00284F0C">
      <w:pPr>
        <w:ind w:left="720" w:hanging="720"/>
        <w:rPr>
          <w:sz w:val="20"/>
          <w:szCs w:val="20"/>
        </w:rPr>
      </w:pPr>
    </w:p>
    <w:p w14:paraId="21FF5FFD" w14:textId="3140823E" w:rsidR="00E923F0" w:rsidRDefault="00E923F0" w:rsidP="00E923F0">
      <w:pPr>
        <w:ind w:left="720" w:hanging="720"/>
        <w:rPr>
          <w:sz w:val="20"/>
          <w:szCs w:val="20"/>
        </w:rPr>
      </w:pPr>
      <w:r>
        <w:rPr>
          <w:sz w:val="20"/>
          <w:szCs w:val="20"/>
        </w:rPr>
        <w:tab/>
      </w:r>
      <w:r>
        <w:rPr>
          <w:sz w:val="20"/>
          <w:szCs w:val="20"/>
        </w:rPr>
        <w:tab/>
      </w:r>
    </w:p>
    <w:p w14:paraId="18969826" w14:textId="531425CC" w:rsidR="00E923F0" w:rsidRDefault="008B7637" w:rsidP="00C0475E">
      <w:pPr>
        <w:rPr>
          <w:sz w:val="20"/>
          <w:szCs w:val="20"/>
        </w:rPr>
      </w:pPr>
      <w:r>
        <w:rPr>
          <w:sz w:val="20"/>
          <w:szCs w:val="20"/>
        </w:rPr>
        <w:t>In all cases a Hlaka unit which scouts takes an Abort.</w:t>
      </w:r>
    </w:p>
    <w:p w14:paraId="212EE5A0" w14:textId="77777777" w:rsidR="008B7637" w:rsidRDefault="008B7637" w:rsidP="00C0475E">
      <w:pPr>
        <w:rPr>
          <w:sz w:val="20"/>
          <w:szCs w:val="20"/>
        </w:rPr>
      </w:pPr>
    </w:p>
    <w:p w14:paraId="361A7133" w14:textId="715ADA8C" w:rsidR="000309CC" w:rsidRDefault="00E923F0" w:rsidP="00C0475E">
      <w:pPr>
        <w:rPr>
          <w:sz w:val="20"/>
          <w:szCs w:val="20"/>
        </w:rPr>
      </w:pPr>
      <w:r>
        <w:rPr>
          <w:sz w:val="20"/>
          <w:szCs w:val="20"/>
        </w:rPr>
        <w:t>A piece of terrain can only be searched once.</w:t>
      </w:r>
      <w:r w:rsidR="000428F3">
        <w:rPr>
          <w:sz w:val="20"/>
          <w:szCs w:val="20"/>
        </w:rPr>
        <w:t xml:space="preserve">  Mark on the tag that it has been searched.</w:t>
      </w:r>
    </w:p>
    <w:p w14:paraId="2AFE9978" w14:textId="77777777" w:rsidR="00230CE3" w:rsidRDefault="00230CE3" w:rsidP="00C0475E">
      <w:pPr>
        <w:rPr>
          <w:sz w:val="20"/>
          <w:szCs w:val="20"/>
        </w:rPr>
      </w:pPr>
    </w:p>
    <w:p w14:paraId="69093326" w14:textId="093DB750" w:rsidR="00230CE3" w:rsidRDefault="00230CE3" w:rsidP="00C0475E">
      <w:pPr>
        <w:rPr>
          <w:sz w:val="20"/>
          <w:szCs w:val="20"/>
        </w:rPr>
      </w:pPr>
      <w:r>
        <w:rPr>
          <w:sz w:val="20"/>
          <w:szCs w:val="20"/>
        </w:rPr>
        <w:t xml:space="preserve">When a hidden unit is found by scouting it is placed on the map in the terrain in the same formation.  </w:t>
      </w:r>
    </w:p>
    <w:p w14:paraId="7BF9E72A" w14:textId="77777777" w:rsidR="00801420" w:rsidRDefault="00801420" w:rsidP="00C0475E">
      <w:pPr>
        <w:rPr>
          <w:sz w:val="20"/>
          <w:szCs w:val="20"/>
        </w:rPr>
      </w:pPr>
    </w:p>
    <w:p w14:paraId="4D0F7C3E" w14:textId="67E10194" w:rsidR="002822E1" w:rsidRPr="002822E1" w:rsidRDefault="002822E1" w:rsidP="00C0475E">
      <w:pPr>
        <w:rPr>
          <w:b/>
          <w:bCs/>
          <w:sz w:val="20"/>
          <w:szCs w:val="20"/>
          <w:u w:val="single"/>
        </w:rPr>
      </w:pPr>
      <w:r w:rsidRPr="002822E1">
        <w:rPr>
          <w:b/>
          <w:bCs/>
          <w:sz w:val="20"/>
          <w:szCs w:val="20"/>
          <w:u w:val="single"/>
        </w:rPr>
        <w:t>Enemy Formed Unit Entering Terrain with Hidden Unit</w:t>
      </w:r>
    </w:p>
    <w:p w14:paraId="19453DD7" w14:textId="77777777" w:rsidR="002822E1" w:rsidRDefault="002822E1" w:rsidP="00C0475E">
      <w:pPr>
        <w:rPr>
          <w:sz w:val="20"/>
          <w:szCs w:val="20"/>
        </w:rPr>
      </w:pPr>
    </w:p>
    <w:p w14:paraId="60F7EBCD" w14:textId="4A69C432" w:rsidR="002822E1" w:rsidRDefault="002822E1" w:rsidP="00C0475E">
      <w:pPr>
        <w:rPr>
          <w:sz w:val="20"/>
          <w:szCs w:val="20"/>
        </w:rPr>
      </w:pPr>
      <w:r>
        <w:rPr>
          <w:sz w:val="20"/>
          <w:szCs w:val="20"/>
        </w:rPr>
        <w:t>In the case the Hidden Unit may either immediately:</w:t>
      </w:r>
    </w:p>
    <w:p w14:paraId="58045063" w14:textId="77777777" w:rsidR="002822E1" w:rsidRDefault="002822E1" w:rsidP="00C0475E">
      <w:pPr>
        <w:rPr>
          <w:sz w:val="20"/>
          <w:szCs w:val="20"/>
        </w:rPr>
      </w:pPr>
    </w:p>
    <w:p w14:paraId="177AAD20" w14:textId="77777777" w:rsidR="005A3B47" w:rsidRDefault="002822E1" w:rsidP="002822E1">
      <w:pPr>
        <w:pStyle w:val="ListParagraph"/>
        <w:numPr>
          <w:ilvl w:val="0"/>
          <w:numId w:val="55"/>
        </w:numPr>
        <w:rPr>
          <w:sz w:val="20"/>
          <w:szCs w:val="20"/>
        </w:rPr>
      </w:pPr>
      <w:r w:rsidRPr="002822E1">
        <w:rPr>
          <w:sz w:val="20"/>
          <w:szCs w:val="20"/>
        </w:rPr>
        <w:t xml:space="preserve">Exit the terrain </w:t>
      </w:r>
      <w:r w:rsidR="005A3B47">
        <w:rPr>
          <w:sz w:val="20"/>
          <w:szCs w:val="20"/>
        </w:rPr>
        <w:t>on any side in the current formation (7 or 8)</w:t>
      </w:r>
    </w:p>
    <w:p w14:paraId="0DF42D7D" w14:textId="0E31619E" w:rsidR="002822E1" w:rsidRPr="005A3B47" w:rsidRDefault="002822E1" w:rsidP="005A3B47">
      <w:pPr>
        <w:ind w:left="360"/>
        <w:rPr>
          <w:sz w:val="20"/>
          <w:szCs w:val="20"/>
        </w:rPr>
      </w:pPr>
      <w:r w:rsidRPr="005A3B47">
        <w:rPr>
          <w:sz w:val="20"/>
          <w:szCs w:val="20"/>
        </w:rPr>
        <w:t xml:space="preserve"> or</w:t>
      </w:r>
    </w:p>
    <w:p w14:paraId="3046EDA0" w14:textId="466BE291" w:rsidR="002822E1" w:rsidRDefault="002822E1" w:rsidP="002822E1">
      <w:pPr>
        <w:pStyle w:val="ListParagraph"/>
        <w:numPr>
          <w:ilvl w:val="0"/>
          <w:numId w:val="55"/>
        </w:numPr>
        <w:rPr>
          <w:sz w:val="20"/>
          <w:szCs w:val="20"/>
        </w:rPr>
      </w:pPr>
      <w:r>
        <w:rPr>
          <w:sz w:val="20"/>
          <w:szCs w:val="20"/>
        </w:rPr>
        <w:t>Roll a Contact QC without requiring a Command and if successful attack the flank of the enemy unit</w:t>
      </w:r>
      <w:r w:rsidR="009549F5">
        <w:rPr>
          <w:sz w:val="20"/>
          <w:szCs w:val="20"/>
        </w:rPr>
        <w:t xml:space="preserve"> with a x 3 multiplier and continue to do so until the melee ends. </w:t>
      </w:r>
      <w:r w:rsidR="005431AF">
        <w:rPr>
          <w:sz w:val="20"/>
          <w:szCs w:val="20"/>
        </w:rPr>
        <w:t xml:space="preserve"> </w:t>
      </w:r>
      <w:r w:rsidR="009549F5">
        <w:rPr>
          <w:sz w:val="20"/>
          <w:szCs w:val="20"/>
        </w:rPr>
        <w:t xml:space="preserve">It is unhidden.  </w:t>
      </w:r>
    </w:p>
    <w:p w14:paraId="165205D9" w14:textId="13F287F7" w:rsidR="00CC51C8" w:rsidRDefault="00CC51C8" w:rsidP="002822E1">
      <w:pPr>
        <w:pStyle w:val="ListParagraph"/>
        <w:numPr>
          <w:ilvl w:val="0"/>
          <w:numId w:val="55"/>
        </w:numPr>
        <w:rPr>
          <w:sz w:val="20"/>
          <w:szCs w:val="20"/>
        </w:rPr>
      </w:pPr>
      <w:r>
        <w:rPr>
          <w:sz w:val="20"/>
          <w:szCs w:val="20"/>
        </w:rPr>
        <w:t xml:space="preserve">If the unit entering is Pe Choi </w:t>
      </w:r>
      <w:r w:rsidR="00E36497">
        <w:rPr>
          <w:sz w:val="20"/>
          <w:szCs w:val="20"/>
        </w:rPr>
        <w:t>the Hidden unit may attack the Pe Choi as above but at the end of each round of melee combat the Pe Choi may take a Voluntary retreat QC and withdraw outside the Terrain.</w:t>
      </w:r>
    </w:p>
    <w:p w14:paraId="215A0029" w14:textId="77777777" w:rsidR="002822E1" w:rsidRDefault="002822E1" w:rsidP="00C0475E">
      <w:pPr>
        <w:rPr>
          <w:sz w:val="20"/>
          <w:szCs w:val="20"/>
        </w:rPr>
      </w:pPr>
    </w:p>
    <w:p w14:paraId="7C0195AF" w14:textId="61C4563A" w:rsidR="00801420" w:rsidRPr="00801420" w:rsidRDefault="00801420" w:rsidP="00C0475E">
      <w:pPr>
        <w:rPr>
          <w:b/>
          <w:bCs/>
          <w:sz w:val="20"/>
          <w:szCs w:val="20"/>
          <w:u w:val="single"/>
        </w:rPr>
      </w:pPr>
      <w:r w:rsidRPr="00801420">
        <w:rPr>
          <w:b/>
          <w:bCs/>
          <w:sz w:val="20"/>
          <w:szCs w:val="20"/>
          <w:u w:val="single"/>
        </w:rPr>
        <w:t>Hidden Units Exiting Cover</w:t>
      </w:r>
    </w:p>
    <w:p w14:paraId="09B36FD0" w14:textId="77777777" w:rsidR="00801420" w:rsidRDefault="00801420" w:rsidP="00C0475E">
      <w:pPr>
        <w:rPr>
          <w:sz w:val="20"/>
          <w:szCs w:val="20"/>
        </w:rPr>
      </w:pPr>
    </w:p>
    <w:p w14:paraId="67156279" w14:textId="0DF133AF" w:rsidR="00801420" w:rsidRDefault="00801420" w:rsidP="00C0475E">
      <w:pPr>
        <w:rPr>
          <w:sz w:val="20"/>
          <w:szCs w:val="20"/>
        </w:rPr>
      </w:pPr>
      <w:r>
        <w:rPr>
          <w:sz w:val="20"/>
          <w:szCs w:val="20"/>
        </w:rPr>
        <w:t>Hidden Units may exit a piece of cover at any point on its perim</w:t>
      </w:r>
      <w:r w:rsidR="000428F3">
        <w:rPr>
          <w:sz w:val="20"/>
          <w:szCs w:val="20"/>
        </w:rPr>
        <w:t>e</w:t>
      </w:r>
      <w:r>
        <w:rPr>
          <w:sz w:val="20"/>
          <w:szCs w:val="20"/>
        </w:rPr>
        <w:t>ter.  However, they first have to receive a Formation Command, then a Move Command</w:t>
      </w:r>
      <w:r w:rsidR="000428F3">
        <w:rPr>
          <w:sz w:val="20"/>
          <w:szCs w:val="20"/>
        </w:rPr>
        <w:t xml:space="preserve"> which must be in the same turn., and</w:t>
      </w:r>
      <w:r>
        <w:rPr>
          <w:sz w:val="20"/>
          <w:szCs w:val="20"/>
        </w:rPr>
        <w:t xml:space="preserve"> if they wish to melee a Contact command.  They can exit in any formation permitted for terrain</w:t>
      </w:r>
      <w:r w:rsidR="000428F3">
        <w:rPr>
          <w:sz w:val="20"/>
          <w:szCs w:val="20"/>
        </w:rPr>
        <w:t xml:space="preserve"> entered</w:t>
      </w:r>
      <w:r>
        <w:rPr>
          <w:sz w:val="20"/>
          <w:szCs w:val="20"/>
        </w:rPr>
        <w:t>.</w:t>
      </w:r>
      <w:r w:rsidR="00816E8D">
        <w:rPr>
          <w:sz w:val="20"/>
          <w:szCs w:val="20"/>
        </w:rPr>
        <w:t xml:space="preserve">  The move is treated as occuring from just outside the edge of the cover terrain</w:t>
      </w:r>
      <w:r w:rsidR="00A522F5">
        <w:rPr>
          <w:sz w:val="20"/>
          <w:szCs w:val="20"/>
        </w:rPr>
        <w:t>.</w:t>
      </w:r>
    </w:p>
    <w:p w14:paraId="50F5ED91" w14:textId="2567D07C" w:rsidR="00A522F5" w:rsidRDefault="00A522F5" w:rsidP="00C0475E">
      <w:pPr>
        <w:rPr>
          <w:sz w:val="20"/>
          <w:szCs w:val="20"/>
        </w:rPr>
      </w:pPr>
      <w:r>
        <w:rPr>
          <w:sz w:val="20"/>
          <w:szCs w:val="20"/>
        </w:rPr>
        <w:t>The Formation Change is treated as occurring outside any CZ so never requires a QC.</w:t>
      </w:r>
    </w:p>
    <w:p w14:paraId="25C0B731" w14:textId="77777777" w:rsidR="00801420" w:rsidRDefault="00801420" w:rsidP="00C0475E">
      <w:pPr>
        <w:rPr>
          <w:sz w:val="20"/>
          <w:szCs w:val="20"/>
        </w:rPr>
      </w:pPr>
    </w:p>
    <w:p w14:paraId="6517C227" w14:textId="186D12CD" w:rsidR="00801420" w:rsidRPr="00801420" w:rsidRDefault="00801420" w:rsidP="00C0475E">
      <w:pPr>
        <w:rPr>
          <w:b/>
          <w:bCs/>
          <w:sz w:val="20"/>
          <w:szCs w:val="20"/>
          <w:u w:val="single"/>
        </w:rPr>
      </w:pPr>
      <w:r w:rsidRPr="00801420">
        <w:rPr>
          <w:b/>
          <w:bCs/>
          <w:sz w:val="20"/>
          <w:szCs w:val="20"/>
          <w:u w:val="single"/>
        </w:rPr>
        <w:t>Guarding Cover Terrain</w:t>
      </w:r>
    </w:p>
    <w:p w14:paraId="1246E918" w14:textId="77777777" w:rsidR="00801420" w:rsidRDefault="00801420" w:rsidP="00C0475E">
      <w:pPr>
        <w:rPr>
          <w:sz w:val="20"/>
          <w:szCs w:val="20"/>
        </w:rPr>
      </w:pPr>
    </w:p>
    <w:p w14:paraId="418EB2DA" w14:textId="257335A2" w:rsidR="00801420" w:rsidRDefault="00801420" w:rsidP="00C0475E">
      <w:pPr>
        <w:rPr>
          <w:sz w:val="20"/>
          <w:szCs w:val="20"/>
        </w:rPr>
      </w:pPr>
      <w:r>
        <w:rPr>
          <w:sz w:val="20"/>
          <w:szCs w:val="20"/>
        </w:rPr>
        <w:t xml:space="preserve">If a player is suspicious of a piece of terrain he can place a unit on guard duty next to it by issuing the unit a Formation command.  Mark its tag with “guard” and place it </w:t>
      </w:r>
      <w:r w:rsidR="0063285A">
        <w:rPr>
          <w:sz w:val="20"/>
          <w:szCs w:val="20"/>
        </w:rPr>
        <w:t>5</w:t>
      </w:r>
      <w:r>
        <w:rPr>
          <w:sz w:val="20"/>
          <w:szCs w:val="20"/>
        </w:rPr>
        <w:t>0mm from the terrain</w:t>
      </w:r>
      <w:r w:rsidR="0063285A">
        <w:rPr>
          <w:sz w:val="20"/>
          <w:szCs w:val="20"/>
        </w:rPr>
        <w:t xml:space="preserve"> facing the terrain.  </w:t>
      </w:r>
      <w:r>
        <w:rPr>
          <w:sz w:val="20"/>
          <w:szCs w:val="20"/>
        </w:rPr>
        <w:t xml:space="preserve">It may be in any </w:t>
      </w:r>
      <w:r w:rsidR="008B7637">
        <w:rPr>
          <w:sz w:val="20"/>
          <w:szCs w:val="20"/>
        </w:rPr>
        <w:t xml:space="preserve">permitted </w:t>
      </w:r>
      <w:r>
        <w:rPr>
          <w:sz w:val="20"/>
          <w:szCs w:val="20"/>
        </w:rPr>
        <w:t xml:space="preserve">formation </w:t>
      </w:r>
      <w:r w:rsidR="0063285A">
        <w:rPr>
          <w:sz w:val="20"/>
          <w:szCs w:val="20"/>
        </w:rPr>
        <w:t xml:space="preserve">(including 7 &amp; 8) </w:t>
      </w:r>
      <w:r>
        <w:rPr>
          <w:sz w:val="20"/>
          <w:szCs w:val="20"/>
        </w:rPr>
        <w:t>for this duty but if it Moves, Fires or makes melee contact it ceases to be on guard.</w:t>
      </w:r>
    </w:p>
    <w:p w14:paraId="657882A7" w14:textId="7509A44E" w:rsidR="00801420" w:rsidRDefault="00801420" w:rsidP="00C0475E">
      <w:pPr>
        <w:rPr>
          <w:sz w:val="20"/>
          <w:szCs w:val="20"/>
        </w:rPr>
      </w:pPr>
      <w:r>
        <w:rPr>
          <w:sz w:val="20"/>
          <w:szCs w:val="20"/>
        </w:rPr>
        <w:t>If a unit exits Cover terrain with a unit on guard duty</w:t>
      </w:r>
      <w:r w:rsidR="0063285A">
        <w:rPr>
          <w:sz w:val="20"/>
          <w:szCs w:val="20"/>
        </w:rPr>
        <w:t xml:space="preserve"> </w:t>
      </w:r>
      <w:r w:rsidR="00A522F5">
        <w:rPr>
          <w:sz w:val="20"/>
          <w:szCs w:val="20"/>
        </w:rPr>
        <w:t xml:space="preserve">the </w:t>
      </w:r>
      <w:r w:rsidR="0063285A">
        <w:rPr>
          <w:sz w:val="20"/>
          <w:szCs w:val="20"/>
        </w:rPr>
        <w:t xml:space="preserve">guard unit is moved to a position 100mm </w:t>
      </w:r>
      <w:r w:rsidR="008B7637">
        <w:rPr>
          <w:sz w:val="20"/>
          <w:szCs w:val="20"/>
        </w:rPr>
        <w:t xml:space="preserve">(to give a bit of deployment space) </w:t>
      </w:r>
      <w:r w:rsidR="0063285A">
        <w:rPr>
          <w:sz w:val="20"/>
          <w:szCs w:val="20"/>
        </w:rPr>
        <w:t xml:space="preserve">from the terrain directly in front of the exiting unit which must be placed 50mm from the cover unit facing it so they are in each other’s FMZs.  Either than then make Contact with a Contact Command. </w:t>
      </w:r>
      <w:r>
        <w:rPr>
          <w:sz w:val="20"/>
          <w:szCs w:val="20"/>
        </w:rPr>
        <w:t xml:space="preserve">  </w:t>
      </w:r>
    </w:p>
    <w:p w14:paraId="34ADC6E0" w14:textId="77777777" w:rsidR="002822E1" w:rsidRDefault="002822E1" w:rsidP="00C0475E">
      <w:pPr>
        <w:rPr>
          <w:sz w:val="20"/>
          <w:szCs w:val="20"/>
        </w:rPr>
      </w:pPr>
    </w:p>
    <w:p w14:paraId="3DB22456" w14:textId="3BB7EDC8" w:rsidR="002822E1" w:rsidRPr="002822E1" w:rsidRDefault="002822E1" w:rsidP="00C0475E">
      <w:pPr>
        <w:rPr>
          <w:b/>
          <w:bCs/>
          <w:sz w:val="20"/>
          <w:szCs w:val="20"/>
          <w:u w:val="single"/>
        </w:rPr>
      </w:pPr>
      <w:r w:rsidRPr="002822E1">
        <w:rPr>
          <w:b/>
          <w:bCs/>
          <w:sz w:val="20"/>
          <w:szCs w:val="20"/>
          <w:u w:val="single"/>
        </w:rPr>
        <w:t>Two Hidden Units in the same Terrain</w:t>
      </w:r>
    </w:p>
    <w:p w14:paraId="03113517" w14:textId="77777777" w:rsidR="002822E1" w:rsidRDefault="002822E1" w:rsidP="00C0475E">
      <w:pPr>
        <w:rPr>
          <w:sz w:val="20"/>
          <w:szCs w:val="20"/>
        </w:rPr>
      </w:pPr>
    </w:p>
    <w:p w14:paraId="7BC47B37" w14:textId="4A6F8F57" w:rsidR="002822E1" w:rsidRDefault="002822E1" w:rsidP="00C0475E">
      <w:pPr>
        <w:rPr>
          <w:sz w:val="20"/>
          <w:szCs w:val="20"/>
        </w:rPr>
      </w:pPr>
      <w:r>
        <w:rPr>
          <w:sz w:val="20"/>
          <w:szCs w:val="20"/>
        </w:rPr>
        <w:t>Only one unit from the same side can be hidden in a piece of terrain.  If by some chance of fate units from both sides are hidden there at the start of the game, the moment one is declared unhidden the other is also unhidden, and the two are placed in the Terrain facing each other 50mm apart</w:t>
      </w:r>
      <w:r w:rsidR="00383D96">
        <w:rPr>
          <w:sz w:val="20"/>
          <w:szCs w:val="20"/>
        </w:rPr>
        <w:t xml:space="preserve"> in their current Formation (7 or 8)</w:t>
      </w:r>
      <w:r>
        <w:rPr>
          <w:sz w:val="20"/>
          <w:szCs w:val="20"/>
        </w:rPr>
        <w:t>.</w:t>
      </w:r>
      <w:r w:rsidR="00816E8D">
        <w:rPr>
          <w:sz w:val="20"/>
          <w:szCs w:val="20"/>
        </w:rPr>
        <w:t xml:space="preserve">   Mainly because of the entertainment factor the units can declare contact against each other.  Or they can Formation Change (in an FMZ) and then move away.</w:t>
      </w:r>
      <w:r w:rsidR="00DE1D1F">
        <w:rPr>
          <w:sz w:val="20"/>
          <w:szCs w:val="20"/>
        </w:rPr>
        <w:t xml:space="preserve">  </w:t>
      </w:r>
      <w:r w:rsidR="00260CAB">
        <w:rPr>
          <w:sz w:val="20"/>
          <w:szCs w:val="20"/>
        </w:rPr>
        <w:t>But generally scenario instructions should prevent this.</w:t>
      </w:r>
    </w:p>
    <w:p w14:paraId="54550EF7" w14:textId="77777777" w:rsidR="00801420" w:rsidRDefault="00801420" w:rsidP="00C0475E">
      <w:pPr>
        <w:rPr>
          <w:sz w:val="20"/>
          <w:szCs w:val="20"/>
        </w:rPr>
      </w:pPr>
    </w:p>
    <w:p w14:paraId="2C48DB9D" w14:textId="6B534716" w:rsidR="005A3B47" w:rsidRPr="00EC6833" w:rsidRDefault="005A3B47" w:rsidP="00C0475E">
      <w:pPr>
        <w:rPr>
          <w:sz w:val="18"/>
          <w:szCs w:val="18"/>
        </w:rPr>
      </w:pPr>
      <w:r w:rsidRPr="00EC6833">
        <w:rPr>
          <w:b/>
          <w:bCs/>
          <w:sz w:val="20"/>
          <w:szCs w:val="20"/>
          <w:u w:val="single"/>
        </w:rPr>
        <w:t>Special cases</w:t>
      </w:r>
      <w:r w:rsidRPr="00EC6833">
        <w:rPr>
          <w:sz w:val="18"/>
          <w:szCs w:val="18"/>
        </w:rPr>
        <w:t>:</w:t>
      </w:r>
    </w:p>
    <w:p w14:paraId="1183689B" w14:textId="77777777" w:rsidR="005A3B47" w:rsidRDefault="005A3B47" w:rsidP="00C0475E">
      <w:pPr>
        <w:rPr>
          <w:sz w:val="20"/>
          <w:szCs w:val="20"/>
        </w:rPr>
      </w:pPr>
    </w:p>
    <w:p w14:paraId="2815B4CC" w14:textId="735E02FD" w:rsidR="005A3B47" w:rsidRDefault="005A3B47" w:rsidP="005A3B47">
      <w:pPr>
        <w:pStyle w:val="ListParagraph"/>
        <w:numPr>
          <w:ilvl w:val="0"/>
          <w:numId w:val="60"/>
        </w:numPr>
        <w:rPr>
          <w:sz w:val="20"/>
          <w:szCs w:val="20"/>
        </w:rPr>
      </w:pPr>
      <w:r>
        <w:rPr>
          <w:sz w:val="20"/>
          <w:szCs w:val="20"/>
        </w:rPr>
        <w:t>A unit may declare itself unhidden any time inc</w:t>
      </w:r>
      <w:r w:rsidR="00A522F5">
        <w:rPr>
          <w:sz w:val="20"/>
          <w:szCs w:val="20"/>
        </w:rPr>
        <w:t xml:space="preserve">luding during an opposition move (so can stop strat moving).  </w:t>
      </w:r>
    </w:p>
    <w:p w14:paraId="1D68FB16" w14:textId="698FE156" w:rsidR="00A522F5" w:rsidRDefault="00A522F5" w:rsidP="005A3B47">
      <w:pPr>
        <w:pStyle w:val="ListParagraph"/>
        <w:numPr>
          <w:ilvl w:val="0"/>
          <w:numId w:val="60"/>
        </w:numPr>
        <w:rPr>
          <w:sz w:val="20"/>
          <w:szCs w:val="20"/>
        </w:rPr>
      </w:pPr>
      <w:r>
        <w:rPr>
          <w:sz w:val="20"/>
          <w:szCs w:val="20"/>
        </w:rPr>
        <w:t>If it is guarded it must deploy in the terrain in the FMZ of the Guard Unit.</w:t>
      </w:r>
      <w:r w:rsidR="00EC6833">
        <w:rPr>
          <w:sz w:val="20"/>
          <w:szCs w:val="20"/>
        </w:rPr>
        <w:t xml:space="preserve">  It may then receive a Formation Command at any stage which </w:t>
      </w:r>
      <w:r w:rsidR="00EC6833" w:rsidRPr="00CC0840">
        <w:rPr>
          <w:b/>
          <w:bCs/>
          <w:sz w:val="20"/>
          <w:szCs w:val="20"/>
        </w:rPr>
        <w:t>does NOT require a QC</w:t>
      </w:r>
      <w:r w:rsidR="00EC6833">
        <w:rPr>
          <w:sz w:val="20"/>
          <w:szCs w:val="20"/>
        </w:rPr>
        <w:t xml:space="preserve"> and be deployed on the outside of the terrain in the FMZ.  Either unit may then Contact.</w:t>
      </w:r>
    </w:p>
    <w:p w14:paraId="43383F03" w14:textId="1B8A3541" w:rsidR="00EC6833" w:rsidRDefault="00EC6833" w:rsidP="005A3B47">
      <w:pPr>
        <w:pStyle w:val="ListParagraph"/>
        <w:numPr>
          <w:ilvl w:val="0"/>
          <w:numId w:val="60"/>
        </w:numPr>
        <w:rPr>
          <w:sz w:val="20"/>
          <w:szCs w:val="20"/>
        </w:rPr>
      </w:pPr>
      <w:r>
        <w:rPr>
          <w:sz w:val="20"/>
          <w:szCs w:val="20"/>
        </w:rPr>
        <w:t>Otherwise it stays inside the terrain and cannot be attacked (your Reegelmeeschter can’t be bothered with rules for this, if you really want to knock yourselvs out).</w:t>
      </w:r>
    </w:p>
    <w:p w14:paraId="58B35BD2" w14:textId="3B88A9A6" w:rsidR="00A522F5" w:rsidRDefault="00A522F5" w:rsidP="005A3B47">
      <w:pPr>
        <w:pStyle w:val="ListParagraph"/>
        <w:numPr>
          <w:ilvl w:val="0"/>
          <w:numId w:val="60"/>
        </w:numPr>
        <w:rPr>
          <w:sz w:val="20"/>
          <w:szCs w:val="20"/>
        </w:rPr>
      </w:pPr>
      <w:r>
        <w:rPr>
          <w:sz w:val="20"/>
          <w:szCs w:val="20"/>
        </w:rPr>
        <w:t>If not guarded it can deploy on any edge of the terrain but inside the terain.</w:t>
      </w:r>
    </w:p>
    <w:p w14:paraId="4ADFB731" w14:textId="77777777" w:rsidR="00EC6833" w:rsidRDefault="00A522F5" w:rsidP="00A522F5">
      <w:pPr>
        <w:pStyle w:val="ListParagraph"/>
        <w:numPr>
          <w:ilvl w:val="0"/>
          <w:numId w:val="60"/>
        </w:numPr>
        <w:rPr>
          <w:sz w:val="20"/>
          <w:szCs w:val="20"/>
        </w:rPr>
      </w:pPr>
      <w:r w:rsidRPr="00A522F5">
        <w:rPr>
          <w:sz w:val="20"/>
          <w:szCs w:val="20"/>
        </w:rPr>
        <w:t>It cannot move but if it receives a Formation Change command</w:t>
      </w:r>
      <w:r w:rsidR="00EC6833">
        <w:rPr>
          <w:sz w:val="20"/>
          <w:szCs w:val="20"/>
        </w:rPr>
        <w:t xml:space="preserve"> (no QC required irrespective of the presence of enemy units) </w:t>
      </w:r>
      <w:r w:rsidRPr="00A522F5">
        <w:rPr>
          <w:sz w:val="20"/>
          <w:szCs w:val="20"/>
        </w:rPr>
        <w:t xml:space="preserve"> it is placed outside the piece of terrain on any edge in any permissible formation. </w:t>
      </w:r>
      <w:r w:rsidR="00EC6833">
        <w:rPr>
          <w:sz w:val="20"/>
          <w:szCs w:val="20"/>
        </w:rPr>
        <w:t xml:space="preserve"> This can be in the FMZ of an enemy uuit.  </w:t>
      </w:r>
    </w:p>
    <w:p w14:paraId="11AA0557" w14:textId="7B505D66" w:rsidR="00A522F5" w:rsidRDefault="004A4A22" w:rsidP="00A522F5">
      <w:pPr>
        <w:pStyle w:val="ListParagraph"/>
        <w:numPr>
          <w:ilvl w:val="0"/>
          <w:numId w:val="60"/>
        </w:numPr>
        <w:rPr>
          <w:sz w:val="20"/>
          <w:szCs w:val="20"/>
        </w:rPr>
      </w:pPr>
      <w:r w:rsidRPr="004A4A22">
        <w:rPr>
          <w:b/>
          <w:bCs/>
          <w:sz w:val="20"/>
          <w:szCs w:val="20"/>
        </w:rPr>
        <w:lastRenderedPageBreak/>
        <w:t>Unless it is an STL legion or a Hog in a Bog</w:t>
      </w:r>
      <w:r>
        <w:rPr>
          <w:sz w:val="20"/>
          <w:szCs w:val="20"/>
        </w:rPr>
        <w:t xml:space="preserve"> i</w:t>
      </w:r>
      <w:r w:rsidR="00A522F5" w:rsidRPr="00A522F5">
        <w:rPr>
          <w:b/>
          <w:bCs/>
          <w:sz w:val="20"/>
          <w:szCs w:val="20"/>
        </w:rPr>
        <w:t>t may not receive a Move command that turn</w:t>
      </w:r>
      <w:r w:rsidR="00A522F5" w:rsidRPr="00A522F5">
        <w:rPr>
          <w:sz w:val="20"/>
          <w:szCs w:val="20"/>
        </w:rPr>
        <w:t>.  [</w:t>
      </w:r>
      <w:r w:rsidR="00A522F5" w:rsidRPr="00A522F5">
        <w:rPr>
          <w:color w:val="538135" w:themeColor="accent6" w:themeShade="BF"/>
          <w:sz w:val="20"/>
          <w:szCs w:val="20"/>
        </w:rPr>
        <w:t>Thus losing its ability to jump out of hiding</w:t>
      </w:r>
      <w:r>
        <w:rPr>
          <w:color w:val="538135" w:themeColor="accent6" w:themeShade="BF"/>
          <w:sz w:val="20"/>
          <w:szCs w:val="20"/>
        </w:rPr>
        <w:t xml:space="preserve"> unless it is terrain specialist</w:t>
      </w:r>
      <w:r w:rsidR="00A522F5" w:rsidRPr="00A522F5">
        <w:rPr>
          <w:sz w:val="20"/>
          <w:szCs w:val="20"/>
        </w:rPr>
        <w:t>.]</w:t>
      </w:r>
    </w:p>
    <w:p w14:paraId="5D0D178E" w14:textId="2AF68AE6" w:rsidR="00EC6833" w:rsidRPr="00A522F5" w:rsidRDefault="00EC6833" w:rsidP="00A522F5">
      <w:pPr>
        <w:pStyle w:val="ListParagraph"/>
        <w:numPr>
          <w:ilvl w:val="0"/>
          <w:numId w:val="60"/>
        </w:numPr>
        <w:rPr>
          <w:sz w:val="20"/>
          <w:szCs w:val="20"/>
        </w:rPr>
      </w:pPr>
      <w:r>
        <w:rPr>
          <w:sz w:val="20"/>
          <w:szCs w:val="20"/>
        </w:rPr>
        <w:t xml:space="preserve">Otherwise it stays inside the terrain and cannot be attacked (your Reegelmeeschter can’t be </w:t>
      </w:r>
      <w:bookmarkEnd w:id="136"/>
      <w:r>
        <w:rPr>
          <w:sz w:val="20"/>
          <w:szCs w:val="20"/>
        </w:rPr>
        <w:t>bothered with rules for this, if you really want to knock yourselvs out).</w:t>
      </w:r>
    </w:p>
    <w:p w14:paraId="7F7CC48E" w14:textId="77777777" w:rsidR="00A522F5" w:rsidRPr="00A522F5" w:rsidRDefault="00A522F5" w:rsidP="00A522F5">
      <w:pPr>
        <w:rPr>
          <w:sz w:val="20"/>
          <w:szCs w:val="20"/>
        </w:rPr>
      </w:pPr>
    </w:p>
    <w:p w14:paraId="304EE97E" w14:textId="77777777" w:rsidR="00C0475E" w:rsidRDefault="00C0475E" w:rsidP="00C0475E">
      <w:pPr>
        <w:rPr>
          <w:sz w:val="20"/>
          <w:szCs w:val="20"/>
        </w:rPr>
      </w:pPr>
      <w:r w:rsidRPr="004C0F77">
        <w:rPr>
          <w:b/>
          <w:sz w:val="20"/>
          <w:szCs w:val="20"/>
          <w:u w:val="single"/>
        </w:rPr>
        <w:t>Surprise</w:t>
      </w:r>
    </w:p>
    <w:p w14:paraId="5E60476F" w14:textId="77777777" w:rsidR="00C0475E" w:rsidRDefault="00C0475E" w:rsidP="00C0475E">
      <w:pPr>
        <w:rPr>
          <w:sz w:val="20"/>
          <w:szCs w:val="20"/>
        </w:rPr>
      </w:pPr>
    </w:p>
    <w:p w14:paraId="2EA16429" w14:textId="3205E130" w:rsidR="00C0475E" w:rsidRDefault="00C0475E" w:rsidP="00C0475E">
      <w:pPr>
        <w:rPr>
          <w:sz w:val="20"/>
          <w:szCs w:val="20"/>
        </w:rPr>
      </w:pPr>
      <w:r>
        <w:rPr>
          <w:sz w:val="20"/>
          <w:szCs w:val="20"/>
        </w:rPr>
        <w:t xml:space="preserve">The ability to successfully use a Surprise formation is reduced by the presence of Hlaka ( </w:t>
      </w:r>
      <w:r>
        <w:rPr>
          <w:sz w:val="20"/>
          <w:szCs w:val="20"/>
        </w:rPr>
        <w:fldChar w:fldCharType="begin"/>
      </w:r>
      <w:r>
        <w:rPr>
          <w:sz w:val="20"/>
          <w:szCs w:val="20"/>
        </w:rPr>
        <w:instrText xml:space="preserve"> REF _Ref486170193 \r \h </w:instrText>
      </w:r>
      <w:r>
        <w:rPr>
          <w:sz w:val="20"/>
          <w:szCs w:val="20"/>
        </w:rPr>
      </w:r>
      <w:r>
        <w:rPr>
          <w:sz w:val="20"/>
          <w:szCs w:val="20"/>
        </w:rPr>
        <w:fldChar w:fldCharType="separate"/>
      </w:r>
      <w:r w:rsidR="00996996">
        <w:rPr>
          <w:sz w:val="20"/>
          <w:szCs w:val="20"/>
        </w:rPr>
        <w:t>H.6.3</w:t>
      </w:r>
      <w:r>
        <w:rPr>
          <w:sz w:val="20"/>
          <w:szCs w:val="20"/>
        </w:rPr>
        <w:fldChar w:fldCharType="end"/>
      </w:r>
      <w:r>
        <w:rPr>
          <w:sz w:val="20"/>
          <w:szCs w:val="20"/>
        </w:rPr>
        <w:t>)</w:t>
      </w:r>
    </w:p>
    <w:p w14:paraId="5222B411" w14:textId="77777777" w:rsidR="0048494D" w:rsidRDefault="0048494D" w:rsidP="00C0475E">
      <w:pPr>
        <w:rPr>
          <w:b/>
          <w:sz w:val="20"/>
          <w:szCs w:val="20"/>
          <w:u w:val="single"/>
        </w:rPr>
      </w:pPr>
    </w:p>
    <w:p w14:paraId="008C55E2" w14:textId="51FF81C8" w:rsidR="00C0475E" w:rsidRDefault="00C0475E" w:rsidP="00C0475E">
      <w:pPr>
        <w:rPr>
          <w:b/>
          <w:sz w:val="20"/>
          <w:szCs w:val="20"/>
          <w:u w:val="single"/>
        </w:rPr>
      </w:pPr>
      <w:r w:rsidRPr="004C0F77">
        <w:rPr>
          <w:b/>
          <w:sz w:val="20"/>
          <w:szCs w:val="20"/>
          <w:u w:val="single"/>
        </w:rPr>
        <w:t>Reaction Formation Change</w:t>
      </w:r>
    </w:p>
    <w:p w14:paraId="22C7828A" w14:textId="77777777" w:rsidR="00C0475E" w:rsidRDefault="00C0475E" w:rsidP="00C0475E">
      <w:pPr>
        <w:rPr>
          <w:b/>
          <w:sz w:val="20"/>
          <w:szCs w:val="20"/>
          <w:u w:val="single"/>
        </w:rPr>
      </w:pPr>
    </w:p>
    <w:p w14:paraId="5AE7ADE4" w14:textId="6377CE9B" w:rsidR="00C0475E" w:rsidRPr="00E5353F" w:rsidRDefault="00C0475E" w:rsidP="00C0475E">
      <w:pPr>
        <w:rPr>
          <w:sz w:val="20"/>
          <w:szCs w:val="20"/>
        </w:rPr>
      </w:pPr>
      <w:r w:rsidRPr="00E5353F">
        <w:rPr>
          <w:sz w:val="20"/>
          <w:szCs w:val="20"/>
        </w:rPr>
        <w:t xml:space="preserve">This requires a Hlaka on All Seeing Eye as specified in </w:t>
      </w:r>
      <w:r w:rsidRPr="00E5353F">
        <w:rPr>
          <w:sz w:val="20"/>
          <w:szCs w:val="20"/>
        </w:rPr>
        <w:fldChar w:fldCharType="begin"/>
      </w:r>
      <w:r w:rsidRPr="00E5353F">
        <w:rPr>
          <w:sz w:val="20"/>
          <w:szCs w:val="20"/>
        </w:rPr>
        <w:instrText xml:space="preserve"> REF _Ref402006026 \r \h  \* MERGEFORMAT </w:instrText>
      </w:r>
      <w:r w:rsidRPr="00E5353F">
        <w:rPr>
          <w:sz w:val="20"/>
          <w:szCs w:val="20"/>
        </w:rPr>
      </w:r>
      <w:r w:rsidRPr="00E5353F">
        <w:rPr>
          <w:sz w:val="20"/>
          <w:szCs w:val="20"/>
        </w:rPr>
        <w:fldChar w:fldCharType="separate"/>
      </w:r>
      <w:r w:rsidR="00996996">
        <w:rPr>
          <w:sz w:val="20"/>
          <w:szCs w:val="20"/>
        </w:rPr>
        <w:t>D.3.6</w:t>
      </w:r>
      <w:r w:rsidRPr="00E5353F">
        <w:rPr>
          <w:sz w:val="20"/>
          <w:szCs w:val="20"/>
        </w:rPr>
        <w:fldChar w:fldCharType="end"/>
      </w:r>
      <w:r>
        <w:rPr>
          <w:sz w:val="20"/>
          <w:szCs w:val="20"/>
        </w:rPr>
        <w:t>.</w:t>
      </w:r>
    </w:p>
    <w:p w14:paraId="0506ED4B" w14:textId="77777777" w:rsidR="00C0475E" w:rsidRDefault="00C0475E" w:rsidP="00C0475E">
      <w:pPr>
        <w:rPr>
          <w:sz w:val="20"/>
          <w:szCs w:val="20"/>
        </w:rPr>
      </w:pPr>
    </w:p>
    <w:p w14:paraId="75CA0FCA" w14:textId="77777777" w:rsidR="00C0475E" w:rsidRDefault="00C0475E" w:rsidP="00C0475E">
      <w:pPr>
        <w:rPr>
          <w:sz w:val="20"/>
          <w:szCs w:val="20"/>
        </w:rPr>
      </w:pPr>
    </w:p>
    <w:p w14:paraId="63CCA567" w14:textId="77777777" w:rsidR="00C0475E" w:rsidRPr="00E5353F" w:rsidRDefault="00C0475E" w:rsidP="00C0475E">
      <w:pPr>
        <w:rPr>
          <w:b/>
          <w:szCs w:val="20"/>
          <w:u w:val="single"/>
        </w:rPr>
      </w:pPr>
      <w:r w:rsidRPr="00E5353F">
        <w:rPr>
          <w:b/>
          <w:szCs w:val="20"/>
          <w:u w:val="single"/>
        </w:rPr>
        <w:t>Off table uses</w:t>
      </w:r>
    </w:p>
    <w:p w14:paraId="3CF24559" w14:textId="77777777" w:rsidR="00C0475E" w:rsidRDefault="00C0475E" w:rsidP="00C0475E">
      <w:pPr>
        <w:rPr>
          <w:b/>
          <w:sz w:val="20"/>
          <w:szCs w:val="20"/>
        </w:rPr>
      </w:pPr>
    </w:p>
    <w:p w14:paraId="355B3482" w14:textId="77777777" w:rsidR="00C0475E" w:rsidRDefault="00C0475E" w:rsidP="00C0475E">
      <w:pPr>
        <w:rPr>
          <w:sz w:val="20"/>
          <w:szCs w:val="20"/>
        </w:rPr>
      </w:pPr>
      <w:r>
        <w:rPr>
          <w:sz w:val="20"/>
          <w:szCs w:val="20"/>
        </w:rPr>
        <w:t xml:space="preserve"> These will be specified in individual battle instructions but typically will involve the commitment of Hlaka and skirmishers to obtaining information about off table movements / reinforcements, either your own or the enemies.  This may include elements of scout vs scout activity. </w:t>
      </w:r>
    </w:p>
    <w:p w14:paraId="2A3B93A2" w14:textId="77777777" w:rsidR="00C0475E" w:rsidRPr="003A5016" w:rsidRDefault="00C0475E" w:rsidP="00C0475E">
      <w:pPr>
        <w:pStyle w:val="ListParagraph"/>
        <w:ind w:left="1080"/>
        <w:rPr>
          <w:sz w:val="20"/>
          <w:szCs w:val="20"/>
        </w:rPr>
      </w:pPr>
    </w:p>
    <w:p w14:paraId="4A9B82AC" w14:textId="77777777" w:rsidR="00C0475E" w:rsidRPr="00435690" w:rsidRDefault="00C0475E" w:rsidP="00C0475E">
      <w:pPr>
        <w:pStyle w:val="ListParagraph"/>
        <w:numPr>
          <w:ilvl w:val="0"/>
          <w:numId w:val="3"/>
        </w:numPr>
        <w:rPr>
          <w:b/>
          <w:color w:val="FF0000"/>
          <w:sz w:val="28"/>
          <w:szCs w:val="20"/>
          <w:u w:val="single"/>
        </w:rPr>
      </w:pPr>
      <w:bookmarkStart w:id="138" w:name="_Ref394827022"/>
      <w:r w:rsidRPr="00435690">
        <w:rPr>
          <w:b/>
          <w:color w:val="FF0000"/>
          <w:sz w:val="28"/>
          <w:szCs w:val="20"/>
          <w:u w:val="single"/>
        </w:rPr>
        <w:t>SPECIAL</w:t>
      </w:r>
      <w:bookmarkEnd w:id="138"/>
      <w:r w:rsidRPr="00435690">
        <w:rPr>
          <w:b/>
          <w:color w:val="FF0000"/>
          <w:sz w:val="28"/>
          <w:szCs w:val="20"/>
          <w:u w:val="single"/>
        </w:rPr>
        <w:t xml:space="preserve"> UNITS</w:t>
      </w:r>
    </w:p>
    <w:p w14:paraId="4AF0CBA3" w14:textId="77777777" w:rsidR="00C0475E" w:rsidRPr="00435690" w:rsidRDefault="00C0475E" w:rsidP="00C0475E">
      <w:pPr>
        <w:pStyle w:val="ListParagraph"/>
        <w:ind w:left="454"/>
        <w:rPr>
          <w:b/>
          <w:color w:val="FF0000"/>
          <w:sz w:val="20"/>
          <w:szCs w:val="20"/>
          <w:u w:val="single"/>
        </w:rPr>
      </w:pPr>
    </w:p>
    <w:p w14:paraId="12C10D2D" w14:textId="77777777" w:rsidR="00C0475E" w:rsidRDefault="00C0475E" w:rsidP="00C0475E">
      <w:pPr>
        <w:pStyle w:val="ListParagraph"/>
        <w:numPr>
          <w:ilvl w:val="1"/>
          <w:numId w:val="3"/>
        </w:numPr>
        <w:rPr>
          <w:b/>
          <w:szCs w:val="20"/>
          <w:u w:val="single"/>
        </w:rPr>
      </w:pPr>
      <w:bookmarkStart w:id="139" w:name="_Ref486166801"/>
      <w:r>
        <w:rPr>
          <w:b/>
          <w:szCs w:val="20"/>
          <w:u w:val="single"/>
        </w:rPr>
        <w:t>A</w:t>
      </w:r>
      <w:r w:rsidRPr="00C878D7">
        <w:rPr>
          <w:b/>
          <w:szCs w:val="20"/>
          <w:u w:val="single"/>
        </w:rPr>
        <w:t>RTILLERY</w:t>
      </w:r>
      <w:bookmarkEnd w:id="139"/>
    </w:p>
    <w:p w14:paraId="13232C7A" w14:textId="77777777" w:rsidR="00C0475E" w:rsidRDefault="00C0475E" w:rsidP="00C0475E">
      <w:pPr>
        <w:rPr>
          <w:b/>
          <w:szCs w:val="20"/>
          <w:u w:val="single"/>
        </w:rPr>
      </w:pPr>
    </w:p>
    <w:p w14:paraId="476DEF7B" w14:textId="77777777" w:rsidR="00C0475E" w:rsidRDefault="00C0475E" w:rsidP="00C0475E">
      <w:pPr>
        <w:rPr>
          <w:b/>
          <w:szCs w:val="20"/>
          <w:u w:val="single"/>
        </w:rPr>
      </w:pPr>
      <w:r>
        <w:rPr>
          <w:noProof/>
          <w:lang w:eastAsia="en-GB"/>
        </w:rPr>
        <w:drawing>
          <wp:inline distT="0" distB="0" distL="0" distR="0" wp14:anchorId="36CEC2C6" wp14:editId="3512F2A8">
            <wp:extent cx="3682723" cy="2905125"/>
            <wp:effectExtent l="0" t="0" r="0" b="0"/>
            <wp:docPr id="39" name="Picture 39" descr="http://upload.wikimedia.org/wikipedia/commons/thumb/b/b2/Trebuchet_Castelnaud.jpg/350px-Trebuchet_Castelna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commons/thumb/b/b2/Trebuchet_Castelnaud.jpg/350px-Trebuchet_Castelnau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8556" cy="2917615"/>
                    </a:xfrm>
                    <a:prstGeom prst="rect">
                      <a:avLst/>
                    </a:prstGeom>
                    <a:noFill/>
                    <a:ln>
                      <a:noFill/>
                    </a:ln>
                  </pic:spPr>
                </pic:pic>
              </a:graphicData>
            </a:graphic>
          </wp:inline>
        </w:drawing>
      </w:r>
    </w:p>
    <w:p w14:paraId="5F890D23" w14:textId="77777777" w:rsidR="00C0475E" w:rsidRPr="00BC2557" w:rsidRDefault="00C0475E" w:rsidP="00C0475E">
      <w:pPr>
        <w:rPr>
          <w:b/>
          <w:szCs w:val="20"/>
          <w:u w:val="single"/>
        </w:rPr>
      </w:pPr>
    </w:p>
    <w:p w14:paraId="27C9CE2F" w14:textId="77777777" w:rsidR="00C0475E" w:rsidRDefault="00C0475E" w:rsidP="00C0475E">
      <w:pPr>
        <w:pStyle w:val="ListParagraph"/>
        <w:numPr>
          <w:ilvl w:val="2"/>
          <w:numId w:val="3"/>
        </w:numPr>
        <w:rPr>
          <w:b/>
          <w:szCs w:val="20"/>
          <w:u w:val="single"/>
        </w:rPr>
      </w:pPr>
      <w:r w:rsidRPr="000560A7">
        <w:rPr>
          <w:b/>
          <w:sz w:val="22"/>
          <w:szCs w:val="18"/>
          <w:u w:val="single"/>
        </w:rPr>
        <w:t>ARTILLERY</w:t>
      </w:r>
      <w:r>
        <w:rPr>
          <w:b/>
          <w:szCs w:val="20"/>
          <w:u w:val="single"/>
        </w:rPr>
        <w:t xml:space="preserve"> SPECIAL FEATURES </w:t>
      </w:r>
    </w:p>
    <w:p w14:paraId="03F7AC15" w14:textId="77777777" w:rsidR="00C0475E" w:rsidRDefault="00C0475E" w:rsidP="00C0475E">
      <w:pPr>
        <w:rPr>
          <w:b/>
          <w:szCs w:val="20"/>
          <w:u w:val="single"/>
        </w:rPr>
      </w:pPr>
    </w:p>
    <w:p w14:paraId="4F914E49" w14:textId="77777777" w:rsidR="00C0475E" w:rsidRDefault="00C0475E" w:rsidP="00C0475E">
      <w:pPr>
        <w:pStyle w:val="ListParagraph"/>
        <w:numPr>
          <w:ilvl w:val="0"/>
          <w:numId w:val="27"/>
        </w:numPr>
        <w:rPr>
          <w:sz w:val="20"/>
          <w:szCs w:val="20"/>
        </w:rPr>
      </w:pPr>
      <w:r>
        <w:rPr>
          <w:sz w:val="20"/>
          <w:szCs w:val="20"/>
        </w:rPr>
        <w:t>Artillery has two main types, Ballistas (Lt or Hvy), and Stone Throwers (Trebuchets and Lt / Hvy Mangonels)</w:t>
      </w:r>
    </w:p>
    <w:p w14:paraId="14752A41" w14:textId="2397BD92" w:rsidR="00C0475E" w:rsidRDefault="00C0475E" w:rsidP="00C0475E">
      <w:pPr>
        <w:pStyle w:val="ListParagraph"/>
        <w:numPr>
          <w:ilvl w:val="0"/>
          <w:numId w:val="27"/>
        </w:numPr>
        <w:rPr>
          <w:sz w:val="20"/>
          <w:szCs w:val="20"/>
        </w:rPr>
      </w:pPr>
      <w:r>
        <w:rPr>
          <w:sz w:val="20"/>
          <w:szCs w:val="20"/>
        </w:rPr>
        <w:t>Artillery Commands (</w:t>
      </w:r>
      <w:r w:rsidRPr="00F405AA">
        <w:rPr>
          <w:b/>
          <w:sz w:val="20"/>
          <w:szCs w:val="20"/>
        </w:rPr>
        <w:fldChar w:fldCharType="begin"/>
      </w:r>
      <w:r w:rsidRPr="00F405AA">
        <w:rPr>
          <w:b/>
          <w:sz w:val="20"/>
          <w:szCs w:val="20"/>
        </w:rPr>
        <w:instrText xml:space="preserve"> REF _Ref484724802 \r \h </w:instrText>
      </w:r>
      <w:r w:rsidRPr="00F405AA">
        <w:rPr>
          <w:b/>
          <w:sz w:val="20"/>
          <w:szCs w:val="20"/>
        </w:rPr>
      </w:r>
      <w:r w:rsidRPr="00F405AA">
        <w:rPr>
          <w:b/>
          <w:sz w:val="20"/>
          <w:szCs w:val="20"/>
        </w:rPr>
        <w:fldChar w:fldCharType="separate"/>
      </w:r>
      <w:r w:rsidR="00996996">
        <w:rPr>
          <w:b/>
          <w:sz w:val="20"/>
          <w:szCs w:val="20"/>
        </w:rPr>
        <w:t>D.2.2</w:t>
      </w:r>
      <w:r w:rsidRPr="00F405AA">
        <w:rPr>
          <w:b/>
          <w:sz w:val="20"/>
          <w:szCs w:val="20"/>
        </w:rPr>
        <w:fldChar w:fldCharType="end"/>
      </w:r>
      <w:r w:rsidRPr="00F405AA">
        <w:rPr>
          <w:b/>
          <w:sz w:val="20"/>
          <w:szCs w:val="20"/>
        </w:rPr>
        <w:t>)</w:t>
      </w:r>
      <w:r>
        <w:rPr>
          <w:sz w:val="20"/>
          <w:szCs w:val="20"/>
        </w:rPr>
        <w:t>, Missile Combat (</w:t>
      </w:r>
      <w:r w:rsidRPr="00F405AA">
        <w:rPr>
          <w:b/>
          <w:sz w:val="20"/>
          <w:szCs w:val="20"/>
        </w:rPr>
        <w:fldChar w:fldCharType="begin"/>
      </w:r>
      <w:r w:rsidRPr="00F405AA">
        <w:rPr>
          <w:b/>
          <w:sz w:val="20"/>
          <w:szCs w:val="20"/>
        </w:rPr>
        <w:instrText xml:space="preserve"> REF _Ref401405876 \r \h </w:instrText>
      </w:r>
      <w:r w:rsidRPr="00F405AA">
        <w:rPr>
          <w:b/>
          <w:sz w:val="20"/>
          <w:szCs w:val="20"/>
        </w:rPr>
      </w:r>
      <w:r w:rsidRPr="00F405AA">
        <w:rPr>
          <w:b/>
          <w:sz w:val="20"/>
          <w:szCs w:val="20"/>
        </w:rPr>
        <w:fldChar w:fldCharType="separate"/>
      </w:r>
      <w:r w:rsidR="00996996">
        <w:rPr>
          <w:b/>
          <w:sz w:val="20"/>
          <w:szCs w:val="20"/>
        </w:rPr>
        <w:t>J6</w:t>
      </w:r>
      <w:r w:rsidRPr="00F405AA">
        <w:rPr>
          <w:b/>
          <w:sz w:val="20"/>
          <w:szCs w:val="20"/>
        </w:rPr>
        <w:fldChar w:fldCharType="end"/>
      </w:r>
      <w:r w:rsidRPr="00F405AA">
        <w:rPr>
          <w:b/>
          <w:sz w:val="20"/>
          <w:szCs w:val="20"/>
        </w:rPr>
        <w:t>),</w:t>
      </w:r>
      <w:r>
        <w:rPr>
          <w:sz w:val="20"/>
          <w:szCs w:val="20"/>
        </w:rPr>
        <w:t xml:space="preserve"> Movement </w:t>
      </w:r>
      <w:r w:rsidRPr="00F405AA">
        <w:rPr>
          <w:b/>
          <w:sz w:val="20"/>
          <w:szCs w:val="20"/>
        </w:rPr>
        <w:t xml:space="preserve">( </w:t>
      </w:r>
      <w:r w:rsidRPr="00F405AA">
        <w:rPr>
          <w:b/>
          <w:sz w:val="20"/>
          <w:szCs w:val="20"/>
        </w:rPr>
        <w:fldChar w:fldCharType="begin"/>
      </w:r>
      <w:r w:rsidRPr="00F405AA">
        <w:rPr>
          <w:b/>
          <w:sz w:val="20"/>
          <w:szCs w:val="20"/>
        </w:rPr>
        <w:instrText xml:space="preserve"> REF _Ref484726904 \r \h </w:instrText>
      </w:r>
      <w:r w:rsidRPr="00F405AA">
        <w:rPr>
          <w:b/>
          <w:sz w:val="20"/>
          <w:szCs w:val="20"/>
        </w:rPr>
      </w:r>
      <w:r w:rsidRPr="00F405AA">
        <w:rPr>
          <w:b/>
          <w:sz w:val="20"/>
          <w:szCs w:val="20"/>
        </w:rPr>
        <w:fldChar w:fldCharType="separate"/>
      </w:r>
      <w:r w:rsidR="00996996">
        <w:rPr>
          <w:b/>
          <w:sz w:val="20"/>
          <w:szCs w:val="20"/>
        </w:rPr>
        <w:t>0</w:t>
      </w:r>
      <w:r w:rsidRPr="00F405AA">
        <w:rPr>
          <w:b/>
          <w:sz w:val="20"/>
          <w:szCs w:val="20"/>
        </w:rPr>
        <w:fldChar w:fldCharType="end"/>
      </w:r>
      <w:r w:rsidRPr="00F405AA">
        <w:rPr>
          <w:b/>
          <w:sz w:val="20"/>
          <w:szCs w:val="20"/>
        </w:rPr>
        <w:t>),</w:t>
      </w:r>
      <w:r>
        <w:rPr>
          <w:sz w:val="20"/>
          <w:szCs w:val="20"/>
        </w:rPr>
        <w:t xml:space="preserve"> including Overrun  (</w:t>
      </w:r>
      <w:r w:rsidRPr="00F405AA">
        <w:rPr>
          <w:b/>
          <w:sz w:val="20"/>
          <w:szCs w:val="20"/>
        </w:rPr>
        <w:fldChar w:fldCharType="begin"/>
      </w:r>
      <w:r w:rsidRPr="00F405AA">
        <w:rPr>
          <w:b/>
          <w:sz w:val="20"/>
          <w:szCs w:val="20"/>
        </w:rPr>
        <w:instrText xml:space="preserve"> REF _Ref402011556 \r \h </w:instrText>
      </w:r>
      <w:r w:rsidRPr="00F405AA">
        <w:rPr>
          <w:b/>
          <w:sz w:val="20"/>
          <w:szCs w:val="20"/>
        </w:rPr>
      </w:r>
      <w:r w:rsidRPr="00F405AA">
        <w:rPr>
          <w:b/>
          <w:sz w:val="20"/>
          <w:szCs w:val="20"/>
        </w:rPr>
        <w:fldChar w:fldCharType="separate"/>
      </w:r>
      <w:r w:rsidR="00996996">
        <w:rPr>
          <w:b/>
          <w:sz w:val="20"/>
          <w:szCs w:val="20"/>
        </w:rPr>
        <w:t>I.9.1</w:t>
      </w:r>
      <w:r w:rsidRPr="00F405AA">
        <w:rPr>
          <w:b/>
          <w:sz w:val="20"/>
          <w:szCs w:val="20"/>
        </w:rPr>
        <w:fldChar w:fldCharType="end"/>
      </w:r>
      <w:r w:rsidRPr="00F405AA">
        <w:rPr>
          <w:b/>
          <w:sz w:val="20"/>
          <w:szCs w:val="20"/>
        </w:rPr>
        <w:t>)</w:t>
      </w:r>
      <w:r>
        <w:rPr>
          <w:sz w:val="20"/>
          <w:szCs w:val="20"/>
        </w:rPr>
        <w:t xml:space="preserve"> and Fire Zones (</w:t>
      </w:r>
      <w:r>
        <w:rPr>
          <w:b/>
          <w:sz w:val="20"/>
          <w:szCs w:val="20"/>
        </w:rPr>
        <w:fldChar w:fldCharType="begin"/>
      </w:r>
      <w:r>
        <w:rPr>
          <w:sz w:val="20"/>
          <w:szCs w:val="20"/>
        </w:rPr>
        <w:instrText xml:space="preserve"> REF _Ref119453847 \r \h </w:instrText>
      </w:r>
      <w:r>
        <w:rPr>
          <w:b/>
          <w:sz w:val="20"/>
          <w:szCs w:val="20"/>
        </w:rPr>
      </w:r>
      <w:r>
        <w:rPr>
          <w:b/>
          <w:sz w:val="20"/>
          <w:szCs w:val="20"/>
        </w:rPr>
        <w:fldChar w:fldCharType="separate"/>
      </w:r>
      <w:r w:rsidR="00996996">
        <w:rPr>
          <w:sz w:val="20"/>
          <w:szCs w:val="20"/>
        </w:rPr>
        <w:t>E.2.6</w:t>
      </w:r>
      <w:r>
        <w:rPr>
          <w:b/>
          <w:sz w:val="20"/>
          <w:szCs w:val="20"/>
        </w:rPr>
        <w:fldChar w:fldCharType="end"/>
      </w:r>
      <w:r w:rsidRPr="00F405AA">
        <w:rPr>
          <w:b/>
          <w:sz w:val="20"/>
          <w:szCs w:val="20"/>
        </w:rPr>
        <w:t>)</w:t>
      </w:r>
      <w:r>
        <w:rPr>
          <w:sz w:val="20"/>
          <w:szCs w:val="20"/>
        </w:rPr>
        <w:t xml:space="preserve"> have specific rules.</w:t>
      </w:r>
    </w:p>
    <w:p w14:paraId="6DE2AA05" w14:textId="77777777" w:rsidR="00C0475E" w:rsidRDefault="00C0475E" w:rsidP="00C0475E">
      <w:pPr>
        <w:pStyle w:val="ListParagraph"/>
        <w:numPr>
          <w:ilvl w:val="0"/>
          <w:numId w:val="27"/>
        </w:numPr>
        <w:rPr>
          <w:sz w:val="20"/>
          <w:szCs w:val="20"/>
        </w:rPr>
      </w:pPr>
      <w:r>
        <w:rPr>
          <w:sz w:val="20"/>
          <w:szCs w:val="20"/>
        </w:rPr>
        <w:t xml:space="preserve">Players will need to track which pieces have moved / fired.  The recommended method using crew figures is set out in Appendix 2. </w:t>
      </w:r>
    </w:p>
    <w:p w14:paraId="573AF951" w14:textId="0B29DB50" w:rsidR="00C42D7B" w:rsidRDefault="00C42D7B" w:rsidP="00C0475E">
      <w:pPr>
        <w:pStyle w:val="ListParagraph"/>
        <w:numPr>
          <w:ilvl w:val="0"/>
          <w:numId w:val="27"/>
        </w:numPr>
        <w:rPr>
          <w:sz w:val="20"/>
          <w:szCs w:val="20"/>
        </w:rPr>
      </w:pPr>
      <w:r>
        <w:rPr>
          <w:sz w:val="20"/>
          <w:szCs w:val="20"/>
        </w:rPr>
        <w:t xml:space="preserve">Keneng can put a legion in Formation 7 or 8 around up to </w:t>
      </w:r>
      <w:r w:rsidR="001607D4">
        <w:rPr>
          <w:sz w:val="20"/>
          <w:szCs w:val="20"/>
        </w:rPr>
        <w:t>6</w:t>
      </w:r>
      <w:r>
        <w:rPr>
          <w:sz w:val="20"/>
          <w:szCs w:val="20"/>
        </w:rPr>
        <w:t xml:space="preserve"> pieces of artillery which are in base contact if he wishes to create and protect an artillery partk.</w:t>
      </w:r>
    </w:p>
    <w:p w14:paraId="2BA17AAD" w14:textId="77777777" w:rsidR="00C0475E" w:rsidRDefault="00C0475E" w:rsidP="00C0475E">
      <w:pPr>
        <w:pStyle w:val="ListParagraph"/>
        <w:ind w:left="1080"/>
        <w:rPr>
          <w:sz w:val="20"/>
          <w:szCs w:val="20"/>
        </w:rPr>
      </w:pPr>
    </w:p>
    <w:p w14:paraId="6CEC183C" w14:textId="77777777" w:rsidR="00C0475E" w:rsidRPr="00BC2557" w:rsidRDefault="00C0475E" w:rsidP="00C0475E">
      <w:pPr>
        <w:pStyle w:val="ListParagraph"/>
        <w:numPr>
          <w:ilvl w:val="2"/>
          <w:numId w:val="3"/>
        </w:numPr>
        <w:rPr>
          <w:b/>
          <w:sz w:val="22"/>
          <w:szCs w:val="18"/>
          <w:u w:val="single"/>
        </w:rPr>
      </w:pPr>
      <w:bookmarkStart w:id="140" w:name="_Ref119507257"/>
      <w:r w:rsidRPr="00BC2557">
        <w:rPr>
          <w:b/>
          <w:color w:val="FF0000"/>
          <w:sz w:val="22"/>
          <w:szCs w:val="18"/>
          <w:u w:val="single"/>
        </w:rPr>
        <w:t>ARTILLERY AND MIXED FORMATIONS</w:t>
      </w:r>
      <w:bookmarkEnd w:id="140"/>
    </w:p>
    <w:p w14:paraId="386AAA63" w14:textId="77777777" w:rsidR="00C0475E" w:rsidRDefault="00C0475E" w:rsidP="00C0475E">
      <w:pPr>
        <w:pStyle w:val="ListParagraph"/>
        <w:ind w:left="227"/>
        <w:rPr>
          <w:b/>
          <w:szCs w:val="20"/>
          <w:u w:val="single"/>
        </w:rPr>
      </w:pPr>
    </w:p>
    <w:p w14:paraId="6F1763B7" w14:textId="77777777" w:rsidR="00C0475E" w:rsidRDefault="00C0475E" w:rsidP="00C0475E">
      <w:pPr>
        <w:rPr>
          <w:sz w:val="20"/>
          <w:szCs w:val="20"/>
        </w:rPr>
      </w:pPr>
      <w:r>
        <w:rPr>
          <w:sz w:val="20"/>
          <w:szCs w:val="20"/>
        </w:rPr>
        <w:lastRenderedPageBreak/>
        <w:t>The command structure of the dog eating Yan Koryani and grease dribbling Salarvyani legions is different (and of course inferior) to that of our mighty legions of Ssa’atis.  Should Keneng wish to pollute themselves further these rules more accurately reflect the battlefield use of artillery by those lesser nations.</w:t>
      </w:r>
    </w:p>
    <w:p w14:paraId="6F5955D2" w14:textId="77777777" w:rsidR="00C0475E" w:rsidRDefault="00C0475E" w:rsidP="00C0475E">
      <w:pPr>
        <w:rPr>
          <w:sz w:val="20"/>
          <w:szCs w:val="20"/>
        </w:rPr>
      </w:pPr>
    </w:p>
    <w:p w14:paraId="513E3A52" w14:textId="77777777" w:rsidR="00C0475E" w:rsidRPr="006B7EC7" w:rsidRDefault="00C0475E" w:rsidP="00C0475E">
      <w:pPr>
        <w:pStyle w:val="ListParagraph"/>
        <w:numPr>
          <w:ilvl w:val="0"/>
          <w:numId w:val="37"/>
        </w:numPr>
        <w:rPr>
          <w:sz w:val="20"/>
          <w:szCs w:val="20"/>
        </w:rPr>
      </w:pPr>
      <w:r w:rsidRPr="00B1471C">
        <w:rPr>
          <w:b/>
          <w:bCs/>
          <w:sz w:val="20"/>
          <w:szCs w:val="20"/>
        </w:rPr>
        <w:t>There is no central artillery command</w:t>
      </w:r>
      <w:r>
        <w:rPr>
          <w:sz w:val="20"/>
          <w:szCs w:val="20"/>
        </w:rPr>
        <w:t xml:space="preserve">.  All artillery is attached to and commanded by a specific legion in battle.  Accordingly, all artillery pieces should be allocated to legions prior to the start of the battle and marked </w:t>
      </w:r>
      <w:r w:rsidRPr="006B7EC7">
        <w:rPr>
          <w:sz w:val="20"/>
          <w:szCs w:val="20"/>
        </w:rPr>
        <w:t>accordingly.   Up to 10 can be allocated to a legion.</w:t>
      </w:r>
    </w:p>
    <w:p w14:paraId="5B503E52" w14:textId="77777777" w:rsidR="00C0475E" w:rsidRPr="006B7EC7" w:rsidRDefault="00C0475E" w:rsidP="00C0475E">
      <w:pPr>
        <w:pStyle w:val="ListParagraph"/>
        <w:numPr>
          <w:ilvl w:val="0"/>
          <w:numId w:val="37"/>
        </w:numPr>
        <w:rPr>
          <w:sz w:val="20"/>
          <w:szCs w:val="20"/>
        </w:rPr>
      </w:pPr>
      <w:r w:rsidRPr="006B7EC7">
        <w:rPr>
          <w:b/>
          <w:bCs/>
          <w:sz w:val="20"/>
          <w:szCs w:val="20"/>
        </w:rPr>
        <w:t>They can be commanded in the following ways</w:t>
      </w:r>
      <w:r w:rsidRPr="006B7EC7">
        <w:rPr>
          <w:sz w:val="20"/>
          <w:szCs w:val="20"/>
        </w:rPr>
        <w:t>:</w:t>
      </w:r>
    </w:p>
    <w:p w14:paraId="3073A429" w14:textId="77777777" w:rsidR="00C0475E" w:rsidRPr="006B7EC7" w:rsidRDefault="00C0475E" w:rsidP="00C0475E">
      <w:pPr>
        <w:pStyle w:val="ListParagraph"/>
        <w:ind w:left="1080"/>
        <w:rPr>
          <w:sz w:val="20"/>
          <w:szCs w:val="20"/>
        </w:rPr>
      </w:pPr>
    </w:p>
    <w:p w14:paraId="5F6D8099" w14:textId="17C1E5E1" w:rsidR="00C0475E" w:rsidRDefault="00C0475E" w:rsidP="00C0475E">
      <w:pPr>
        <w:pStyle w:val="ListParagraph"/>
        <w:numPr>
          <w:ilvl w:val="0"/>
          <w:numId w:val="39"/>
        </w:numPr>
        <w:rPr>
          <w:sz w:val="20"/>
          <w:szCs w:val="20"/>
        </w:rPr>
      </w:pPr>
      <w:r w:rsidRPr="006B7EC7">
        <w:rPr>
          <w:sz w:val="20"/>
          <w:szCs w:val="20"/>
        </w:rPr>
        <w:t xml:space="preserve">If a Fire Command is given to the bow component of the Legion then any artillery pieces within 300mm of </w:t>
      </w:r>
      <w:r w:rsidR="00EF4037">
        <w:rPr>
          <w:sz w:val="20"/>
          <w:szCs w:val="20"/>
        </w:rPr>
        <w:t xml:space="preserve">the bow component </w:t>
      </w:r>
      <w:r w:rsidRPr="006B7EC7">
        <w:rPr>
          <w:sz w:val="20"/>
          <w:szCs w:val="20"/>
        </w:rPr>
        <w:t xml:space="preserve">of </w:t>
      </w:r>
      <w:r w:rsidR="006B7EC7" w:rsidRPr="006B7EC7">
        <w:rPr>
          <w:sz w:val="20"/>
          <w:szCs w:val="20"/>
        </w:rPr>
        <w:t xml:space="preserve">the Legion </w:t>
      </w:r>
      <w:r w:rsidRPr="006B7EC7">
        <w:rPr>
          <w:sz w:val="20"/>
          <w:szCs w:val="20"/>
        </w:rPr>
        <w:t xml:space="preserve">can receive the same Command at no extra SSS cost. </w:t>
      </w:r>
    </w:p>
    <w:p w14:paraId="4D13A8D7" w14:textId="61987FF5" w:rsidR="00EF4037" w:rsidRPr="00EF4037" w:rsidRDefault="00EF4037" w:rsidP="00C0475E">
      <w:pPr>
        <w:pStyle w:val="ListParagraph"/>
        <w:numPr>
          <w:ilvl w:val="0"/>
          <w:numId w:val="39"/>
        </w:numPr>
        <w:rPr>
          <w:sz w:val="20"/>
          <w:szCs w:val="20"/>
        </w:rPr>
      </w:pPr>
      <w:r w:rsidRPr="00EF4037">
        <w:rPr>
          <w:sz w:val="20"/>
          <w:szCs w:val="20"/>
        </w:rPr>
        <w:t>If Keneng wish to use the Artillery Commander capability to mass fire on a target they must pay the SSS for an Artillery command and cannot use (a) above.</w:t>
      </w:r>
    </w:p>
    <w:p w14:paraId="06EB6745" w14:textId="02A20B43" w:rsidR="00C0475E" w:rsidRPr="006B7EC7" w:rsidRDefault="00C0475E" w:rsidP="00C0475E">
      <w:pPr>
        <w:pStyle w:val="ListParagraph"/>
        <w:numPr>
          <w:ilvl w:val="0"/>
          <w:numId w:val="39"/>
        </w:numPr>
        <w:rPr>
          <w:sz w:val="20"/>
          <w:szCs w:val="20"/>
        </w:rPr>
      </w:pPr>
      <w:r w:rsidRPr="006B7EC7">
        <w:rPr>
          <w:sz w:val="20"/>
          <w:szCs w:val="20"/>
        </w:rPr>
        <w:t xml:space="preserve">If a Move Command is given to any component of the Legion then any artillery pieces within 300mm of any part of </w:t>
      </w:r>
      <w:r w:rsidR="006B7EC7" w:rsidRPr="006B7EC7">
        <w:rPr>
          <w:sz w:val="20"/>
          <w:szCs w:val="20"/>
        </w:rPr>
        <w:t>the Legion</w:t>
      </w:r>
      <w:r w:rsidRPr="006B7EC7">
        <w:rPr>
          <w:sz w:val="20"/>
          <w:szCs w:val="20"/>
        </w:rPr>
        <w:t xml:space="preserve"> can receive the same Command at no extra SSS cost.</w:t>
      </w:r>
    </w:p>
    <w:p w14:paraId="0FE574F2" w14:textId="49D407A6" w:rsidR="00C0475E" w:rsidRPr="00EF4037" w:rsidRDefault="00C0475E" w:rsidP="00C0475E">
      <w:pPr>
        <w:pStyle w:val="ListParagraph"/>
        <w:numPr>
          <w:ilvl w:val="0"/>
          <w:numId w:val="39"/>
        </w:numPr>
        <w:rPr>
          <w:sz w:val="20"/>
          <w:szCs w:val="20"/>
        </w:rPr>
      </w:pPr>
      <w:r w:rsidRPr="006B7EC7">
        <w:rPr>
          <w:sz w:val="20"/>
          <w:szCs w:val="20"/>
        </w:rPr>
        <w:t>Restrictions on receipt of Commands by</w:t>
      </w:r>
      <w:r>
        <w:rPr>
          <w:sz w:val="20"/>
          <w:szCs w:val="20"/>
        </w:rPr>
        <w:t xml:space="preserve"> the artillery are the same as in (</w:t>
      </w:r>
      <w:r w:rsidRPr="00F405AA">
        <w:rPr>
          <w:b/>
          <w:sz w:val="20"/>
          <w:szCs w:val="20"/>
        </w:rPr>
        <w:fldChar w:fldCharType="begin"/>
      </w:r>
      <w:r w:rsidRPr="00F405AA">
        <w:rPr>
          <w:b/>
          <w:sz w:val="20"/>
          <w:szCs w:val="20"/>
        </w:rPr>
        <w:instrText xml:space="preserve"> REF _Ref484724802 \r \h </w:instrText>
      </w:r>
      <w:r w:rsidRPr="00F405AA">
        <w:rPr>
          <w:b/>
          <w:sz w:val="20"/>
          <w:szCs w:val="20"/>
        </w:rPr>
      </w:r>
      <w:r w:rsidRPr="00F405AA">
        <w:rPr>
          <w:b/>
          <w:sz w:val="20"/>
          <w:szCs w:val="20"/>
        </w:rPr>
        <w:fldChar w:fldCharType="separate"/>
      </w:r>
      <w:r w:rsidR="00996996">
        <w:rPr>
          <w:b/>
          <w:sz w:val="20"/>
          <w:szCs w:val="20"/>
        </w:rPr>
        <w:t>D.2.2</w:t>
      </w:r>
      <w:r w:rsidRPr="00F405AA">
        <w:rPr>
          <w:b/>
          <w:sz w:val="20"/>
          <w:szCs w:val="20"/>
        </w:rPr>
        <w:fldChar w:fldCharType="end"/>
      </w:r>
      <w:r w:rsidRPr="00F405AA">
        <w:rPr>
          <w:b/>
          <w:sz w:val="20"/>
          <w:szCs w:val="20"/>
        </w:rPr>
        <w:t>)</w:t>
      </w:r>
      <w:r>
        <w:rPr>
          <w:sz w:val="20"/>
          <w:szCs w:val="20"/>
        </w:rPr>
        <w:t xml:space="preserve"> ie a given piece can only fire once / turn etc.  The same applies mutatis mutandis to Move restrictions in </w:t>
      </w:r>
      <w:r w:rsidRPr="00F405AA">
        <w:rPr>
          <w:b/>
          <w:sz w:val="20"/>
          <w:szCs w:val="20"/>
        </w:rPr>
        <w:t xml:space="preserve">( </w:t>
      </w:r>
      <w:r w:rsidRPr="00F405AA">
        <w:rPr>
          <w:b/>
          <w:sz w:val="20"/>
          <w:szCs w:val="20"/>
        </w:rPr>
        <w:fldChar w:fldCharType="begin"/>
      </w:r>
      <w:r w:rsidRPr="00F405AA">
        <w:rPr>
          <w:b/>
          <w:sz w:val="20"/>
          <w:szCs w:val="20"/>
        </w:rPr>
        <w:instrText xml:space="preserve"> REF _Ref484726904 \r \h </w:instrText>
      </w:r>
      <w:r w:rsidRPr="00F405AA">
        <w:rPr>
          <w:b/>
          <w:sz w:val="20"/>
          <w:szCs w:val="20"/>
        </w:rPr>
      </w:r>
      <w:r w:rsidRPr="00F405AA">
        <w:rPr>
          <w:b/>
          <w:sz w:val="20"/>
          <w:szCs w:val="20"/>
        </w:rPr>
        <w:fldChar w:fldCharType="separate"/>
      </w:r>
      <w:r w:rsidR="00996996">
        <w:rPr>
          <w:b/>
          <w:sz w:val="20"/>
          <w:szCs w:val="20"/>
        </w:rPr>
        <w:t>0</w:t>
      </w:r>
      <w:r w:rsidRPr="00F405AA">
        <w:rPr>
          <w:b/>
          <w:sz w:val="20"/>
          <w:szCs w:val="20"/>
        </w:rPr>
        <w:fldChar w:fldCharType="end"/>
      </w:r>
      <w:r w:rsidRPr="00F405AA">
        <w:rPr>
          <w:b/>
          <w:sz w:val="20"/>
          <w:szCs w:val="20"/>
        </w:rPr>
        <w:t>)</w:t>
      </w:r>
      <w:r>
        <w:rPr>
          <w:b/>
          <w:sz w:val="20"/>
          <w:szCs w:val="20"/>
        </w:rPr>
        <w:t>.</w:t>
      </w:r>
    </w:p>
    <w:p w14:paraId="45CF610D" w14:textId="44E314AF" w:rsidR="00EF4037" w:rsidRDefault="00EF4037" w:rsidP="00C0475E">
      <w:pPr>
        <w:pStyle w:val="ListParagraph"/>
        <w:numPr>
          <w:ilvl w:val="0"/>
          <w:numId w:val="39"/>
        </w:numPr>
        <w:rPr>
          <w:sz w:val="20"/>
          <w:szCs w:val="20"/>
        </w:rPr>
      </w:pPr>
      <w:r>
        <w:rPr>
          <w:b/>
          <w:sz w:val="20"/>
          <w:szCs w:val="20"/>
        </w:rPr>
        <w:t xml:space="preserve">I </w:t>
      </w:r>
    </w:p>
    <w:p w14:paraId="70C42833" w14:textId="77777777" w:rsidR="00C0475E" w:rsidRDefault="00C0475E" w:rsidP="00C0475E">
      <w:pPr>
        <w:rPr>
          <w:sz w:val="20"/>
          <w:szCs w:val="20"/>
        </w:rPr>
      </w:pPr>
    </w:p>
    <w:p w14:paraId="304726E3" w14:textId="77777777" w:rsidR="00C0475E" w:rsidRDefault="00C0475E" w:rsidP="00C0475E">
      <w:pPr>
        <w:pStyle w:val="ListParagraph"/>
        <w:numPr>
          <w:ilvl w:val="0"/>
          <w:numId w:val="37"/>
        </w:numPr>
        <w:rPr>
          <w:sz w:val="20"/>
          <w:szCs w:val="20"/>
        </w:rPr>
      </w:pPr>
      <w:r w:rsidRPr="00B1471C">
        <w:rPr>
          <w:b/>
          <w:bCs/>
          <w:sz w:val="20"/>
          <w:szCs w:val="20"/>
        </w:rPr>
        <w:t>Their ability to concentrate fire differs in two ways</w:t>
      </w:r>
      <w:r>
        <w:rPr>
          <w:sz w:val="20"/>
          <w:szCs w:val="20"/>
        </w:rPr>
        <w:t>:</w:t>
      </w:r>
    </w:p>
    <w:p w14:paraId="34AB9DC5" w14:textId="77777777" w:rsidR="00C0475E" w:rsidRDefault="00C0475E" w:rsidP="00C0475E">
      <w:pPr>
        <w:pStyle w:val="ListParagraph"/>
        <w:ind w:left="1080"/>
        <w:rPr>
          <w:sz w:val="20"/>
          <w:szCs w:val="20"/>
        </w:rPr>
      </w:pPr>
    </w:p>
    <w:p w14:paraId="36D05719" w14:textId="77777777" w:rsidR="00C0475E" w:rsidRDefault="00C0475E" w:rsidP="00C0475E">
      <w:pPr>
        <w:pStyle w:val="ListParagraph"/>
        <w:numPr>
          <w:ilvl w:val="0"/>
          <w:numId w:val="40"/>
        </w:numPr>
        <w:rPr>
          <w:sz w:val="20"/>
          <w:szCs w:val="20"/>
        </w:rPr>
      </w:pPr>
      <w:r w:rsidRPr="00C23DC3">
        <w:rPr>
          <w:sz w:val="20"/>
          <w:szCs w:val="20"/>
        </w:rPr>
        <w:t xml:space="preserve">Artillery from </w:t>
      </w:r>
      <w:r>
        <w:rPr>
          <w:sz w:val="20"/>
          <w:szCs w:val="20"/>
        </w:rPr>
        <w:t>different legions cannot fire at the same target in the same turn.</w:t>
      </w:r>
    </w:p>
    <w:p w14:paraId="71AA2D53" w14:textId="77777777" w:rsidR="00C0475E" w:rsidRDefault="00C0475E" w:rsidP="00C0475E">
      <w:pPr>
        <w:pStyle w:val="ListParagraph"/>
        <w:numPr>
          <w:ilvl w:val="0"/>
          <w:numId w:val="40"/>
        </w:numPr>
        <w:rPr>
          <w:sz w:val="20"/>
          <w:szCs w:val="20"/>
        </w:rPr>
      </w:pPr>
      <w:r>
        <w:rPr>
          <w:sz w:val="20"/>
          <w:szCs w:val="20"/>
        </w:rPr>
        <w:t xml:space="preserve">Should, as a result of the brilliant diplomacy of great Ssa’atis, our mighty forces be permitting the Dog Gobblers or the Beardies the honour of sharing some tiny part of the glory being won by our Legions on the battlefield, fire from our artillery cannot target the same unit in the same turn as any of their pieces.  </w:t>
      </w:r>
    </w:p>
    <w:p w14:paraId="2899C1CA" w14:textId="77777777" w:rsidR="00C0475E" w:rsidRDefault="00C0475E" w:rsidP="00C0475E">
      <w:pPr>
        <w:pStyle w:val="ListParagraph"/>
        <w:ind w:left="1440"/>
        <w:rPr>
          <w:sz w:val="20"/>
          <w:szCs w:val="20"/>
        </w:rPr>
      </w:pPr>
      <w:r>
        <w:rPr>
          <w:sz w:val="20"/>
          <w:szCs w:val="20"/>
        </w:rPr>
        <w:t>[The same applies to Tsolyani artillery combining with Yan Koryani / Salarvyani  -  Translator’s note]</w:t>
      </w:r>
    </w:p>
    <w:p w14:paraId="2DAC26F2" w14:textId="5DA2DC9C" w:rsidR="00C0475E" w:rsidRPr="002E79FF" w:rsidRDefault="00F021AA" w:rsidP="00C0475E">
      <w:pPr>
        <w:pStyle w:val="ListParagraph"/>
        <w:numPr>
          <w:ilvl w:val="0"/>
          <w:numId w:val="40"/>
        </w:numPr>
        <w:rPr>
          <w:sz w:val="20"/>
          <w:szCs w:val="20"/>
        </w:rPr>
      </w:pPr>
      <w:r w:rsidRPr="00A10E3E">
        <w:rPr>
          <w:sz w:val="20"/>
          <w:szCs w:val="20"/>
        </w:rPr>
        <w:t>The number of artillery</w:t>
      </w:r>
      <w:r w:rsidR="00C0475E" w:rsidRPr="00A10E3E">
        <w:rPr>
          <w:sz w:val="20"/>
          <w:szCs w:val="20"/>
        </w:rPr>
        <w:t xml:space="preserve"> from the same legion </w:t>
      </w:r>
      <w:r w:rsidRPr="00A10E3E">
        <w:rPr>
          <w:sz w:val="20"/>
          <w:szCs w:val="20"/>
        </w:rPr>
        <w:t xml:space="preserve">which </w:t>
      </w:r>
      <w:r w:rsidR="00C0475E" w:rsidRPr="00A10E3E">
        <w:rPr>
          <w:sz w:val="20"/>
          <w:szCs w:val="20"/>
        </w:rPr>
        <w:t>may fire at the same target in the same turn</w:t>
      </w:r>
      <w:r w:rsidR="00C0475E">
        <w:rPr>
          <w:sz w:val="20"/>
          <w:szCs w:val="20"/>
        </w:rPr>
        <w:t xml:space="preserve"> will depend on the skill of the legion Ochur / Sreddeq and will be allocated in scenario instructions.  </w:t>
      </w:r>
      <w:r w:rsidR="00A10E3E">
        <w:rPr>
          <w:sz w:val="20"/>
          <w:szCs w:val="20"/>
        </w:rPr>
        <w:t>This will vary between 1 and 6.</w:t>
      </w:r>
    </w:p>
    <w:p w14:paraId="405ECD1C" w14:textId="77777777" w:rsidR="00C0475E" w:rsidRPr="00BC2557" w:rsidRDefault="00C0475E" w:rsidP="00C0475E">
      <w:pPr>
        <w:rPr>
          <w:b/>
          <w:szCs w:val="20"/>
          <w:u w:val="single"/>
        </w:rPr>
      </w:pPr>
    </w:p>
    <w:p w14:paraId="0FEF71AF" w14:textId="77777777" w:rsidR="00C0475E" w:rsidRDefault="00C0475E" w:rsidP="00C0475E">
      <w:pPr>
        <w:pStyle w:val="ListParagraph"/>
        <w:ind w:left="227"/>
        <w:rPr>
          <w:b/>
          <w:szCs w:val="20"/>
          <w:u w:val="single"/>
        </w:rPr>
      </w:pPr>
    </w:p>
    <w:p w14:paraId="6FE8F720" w14:textId="77777777" w:rsidR="00C0475E" w:rsidRPr="0061436E" w:rsidRDefault="00C0475E" w:rsidP="00C0475E">
      <w:pPr>
        <w:rPr>
          <w:color w:val="FF0000"/>
          <w:sz w:val="20"/>
          <w:szCs w:val="20"/>
        </w:rPr>
      </w:pPr>
    </w:p>
    <w:p w14:paraId="575D7B70" w14:textId="77777777" w:rsidR="00C0475E" w:rsidRPr="00C878D7" w:rsidRDefault="00C0475E" w:rsidP="00C0475E">
      <w:pPr>
        <w:pStyle w:val="ListParagraph"/>
        <w:numPr>
          <w:ilvl w:val="1"/>
          <w:numId w:val="3"/>
        </w:numPr>
        <w:rPr>
          <w:b/>
          <w:szCs w:val="20"/>
          <w:u w:val="single"/>
        </w:rPr>
      </w:pPr>
      <w:bookmarkStart w:id="141" w:name="_Ref401958559"/>
      <w:r w:rsidRPr="00C878D7">
        <w:rPr>
          <w:b/>
          <w:szCs w:val="20"/>
          <w:u w:val="single"/>
        </w:rPr>
        <w:t>NON-HUMAN FORMATIONS</w:t>
      </w:r>
      <w:bookmarkEnd w:id="141"/>
    </w:p>
    <w:p w14:paraId="3855586C" w14:textId="77777777" w:rsidR="00C0475E" w:rsidRPr="0061436E" w:rsidRDefault="00C0475E" w:rsidP="00C0475E">
      <w:pPr>
        <w:rPr>
          <w:sz w:val="20"/>
          <w:szCs w:val="20"/>
        </w:rPr>
      </w:pPr>
    </w:p>
    <w:p w14:paraId="3D2DEDD1" w14:textId="77777777" w:rsidR="00C0475E" w:rsidRDefault="00C0475E" w:rsidP="00C0475E">
      <w:pPr>
        <w:rPr>
          <w:sz w:val="20"/>
          <w:szCs w:val="20"/>
        </w:rPr>
      </w:pPr>
    </w:p>
    <w:p w14:paraId="260948D0" w14:textId="4671796E" w:rsidR="00C0475E" w:rsidRDefault="00C0475E" w:rsidP="00C0475E">
      <w:pPr>
        <w:rPr>
          <w:sz w:val="20"/>
          <w:szCs w:val="20"/>
        </w:rPr>
      </w:pPr>
      <w:r w:rsidRPr="0061436E">
        <w:rPr>
          <w:sz w:val="20"/>
          <w:szCs w:val="20"/>
        </w:rPr>
        <w:t>Non-human units have some limitations on the formations they can use (technically Hogs could be ordered into the Garment of Idessa but only by the boldest and least edible of Kerdudali) reflecting their racial preferences.  They are</w:t>
      </w:r>
      <w:r>
        <w:rPr>
          <w:sz w:val="20"/>
          <w:szCs w:val="20"/>
        </w:rPr>
        <w:t xml:space="preserve"> set out on the Non Human Formations Table</w:t>
      </w:r>
      <w:r w:rsidR="003A38FB">
        <w:rPr>
          <w:sz w:val="20"/>
          <w:szCs w:val="20"/>
        </w:rPr>
        <w:t>.</w:t>
      </w:r>
    </w:p>
    <w:p w14:paraId="4D3B1DE4" w14:textId="77777777" w:rsidR="00C0475E" w:rsidRDefault="00C0475E" w:rsidP="00C0475E">
      <w:pPr>
        <w:rPr>
          <w:sz w:val="20"/>
          <w:szCs w:val="20"/>
        </w:rPr>
      </w:pPr>
    </w:p>
    <w:p w14:paraId="6FF694DC" w14:textId="77777777" w:rsidR="00C0475E" w:rsidRPr="00F07B85" w:rsidRDefault="00C0475E" w:rsidP="00C0475E">
      <w:pPr>
        <w:pStyle w:val="ListParagraph"/>
        <w:numPr>
          <w:ilvl w:val="1"/>
          <w:numId w:val="3"/>
        </w:numPr>
        <w:rPr>
          <w:sz w:val="20"/>
          <w:szCs w:val="20"/>
        </w:rPr>
      </w:pPr>
      <w:r w:rsidRPr="00D5686D">
        <w:rPr>
          <w:b/>
          <w:szCs w:val="20"/>
          <w:u w:val="single"/>
        </w:rPr>
        <w:t>AHOGGYA</w:t>
      </w:r>
      <w:r>
        <w:rPr>
          <w:b/>
          <w:szCs w:val="20"/>
          <w:u w:val="single"/>
        </w:rPr>
        <w:t xml:space="preserve"> </w:t>
      </w:r>
    </w:p>
    <w:p w14:paraId="61B99E60" w14:textId="77777777" w:rsidR="00C0475E" w:rsidRPr="00D5686D" w:rsidRDefault="00C0475E" w:rsidP="00C0475E">
      <w:pPr>
        <w:pStyle w:val="ListParagraph"/>
        <w:ind w:left="227"/>
        <w:rPr>
          <w:sz w:val="20"/>
          <w:szCs w:val="20"/>
        </w:rPr>
      </w:pPr>
      <w:r>
        <w:rPr>
          <w:b/>
          <w:szCs w:val="20"/>
          <w:u w:val="single"/>
        </w:rPr>
        <w:t xml:space="preserve"> </w:t>
      </w:r>
    </w:p>
    <w:p w14:paraId="28FDBCCA" w14:textId="77777777" w:rsidR="00C0475E" w:rsidRDefault="00C0475E" w:rsidP="00C0475E">
      <w:pPr>
        <w:rPr>
          <w:sz w:val="20"/>
          <w:szCs w:val="20"/>
        </w:rPr>
      </w:pPr>
      <w:r>
        <w:rPr>
          <w:sz w:val="20"/>
          <w:szCs w:val="20"/>
        </w:rPr>
        <w:t xml:space="preserve">                                             </w:t>
      </w:r>
      <w:r>
        <w:rPr>
          <w:noProof/>
          <w:lang w:eastAsia="en-GB"/>
        </w:rPr>
        <w:drawing>
          <wp:inline distT="0" distB="0" distL="0" distR="0" wp14:anchorId="32F3F0DF" wp14:editId="536C6CAF">
            <wp:extent cx="2343150" cy="2261794"/>
            <wp:effectExtent l="0" t="0" r="0" b="5715"/>
            <wp:docPr id="15" name="Picture 15" descr="https://lostdelights.files.wordpress.com/2012/03/dnd_dued_2010july_pic1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ostdelights.files.wordpress.com/2012/03/dnd_dued_2010july_pic1_e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8188" cy="2276310"/>
                    </a:xfrm>
                    <a:prstGeom prst="rect">
                      <a:avLst/>
                    </a:prstGeom>
                    <a:noFill/>
                    <a:ln>
                      <a:noFill/>
                    </a:ln>
                  </pic:spPr>
                </pic:pic>
              </a:graphicData>
            </a:graphic>
          </wp:inline>
        </w:drawing>
      </w:r>
      <w:r w:rsidRPr="0061436E">
        <w:rPr>
          <w:sz w:val="20"/>
          <w:szCs w:val="20"/>
        </w:rPr>
        <w:t xml:space="preserve">      </w:t>
      </w:r>
    </w:p>
    <w:p w14:paraId="29406B26" w14:textId="77777777" w:rsidR="00C0475E" w:rsidRPr="0061436E" w:rsidRDefault="00C0475E" w:rsidP="00C0475E">
      <w:pPr>
        <w:rPr>
          <w:b/>
          <w:color w:val="000000"/>
          <w:sz w:val="20"/>
          <w:szCs w:val="20"/>
        </w:rPr>
      </w:pPr>
      <w:r>
        <w:rPr>
          <w:sz w:val="20"/>
          <w:szCs w:val="20"/>
        </w:rPr>
        <w:t xml:space="preserve"> </w:t>
      </w:r>
      <w:r w:rsidRPr="0061436E">
        <w:rPr>
          <w:sz w:val="20"/>
          <w:szCs w:val="20"/>
        </w:rPr>
        <w:t xml:space="preserve">                          </w:t>
      </w:r>
    </w:p>
    <w:p w14:paraId="275B5B83" w14:textId="77777777" w:rsidR="00C0475E" w:rsidRDefault="00C0475E" w:rsidP="00C0475E">
      <w:pPr>
        <w:pStyle w:val="ListParagraph"/>
        <w:numPr>
          <w:ilvl w:val="2"/>
          <w:numId w:val="3"/>
        </w:numPr>
        <w:rPr>
          <w:b/>
          <w:sz w:val="22"/>
          <w:szCs w:val="20"/>
          <w:u w:val="single"/>
        </w:rPr>
      </w:pPr>
      <w:r w:rsidRPr="00EF51BC">
        <w:rPr>
          <w:b/>
          <w:sz w:val="22"/>
          <w:szCs w:val="20"/>
          <w:u w:val="single"/>
        </w:rPr>
        <w:lastRenderedPageBreak/>
        <w:t>MOVEMENT</w:t>
      </w:r>
      <w:r>
        <w:rPr>
          <w:b/>
          <w:sz w:val="22"/>
          <w:szCs w:val="20"/>
          <w:u w:val="single"/>
        </w:rPr>
        <w:t>, MELEE AND ZONES</w:t>
      </w:r>
    </w:p>
    <w:p w14:paraId="2D66BB68" w14:textId="77777777" w:rsidR="0030719C" w:rsidRDefault="0030719C" w:rsidP="0030719C">
      <w:pPr>
        <w:pStyle w:val="ListParagraph"/>
        <w:ind w:left="340"/>
        <w:rPr>
          <w:b/>
          <w:sz w:val="22"/>
          <w:szCs w:val="20"/>
          <w:u w:val="single"/>
        </w:rPr>
      </w:pPr>
    </w:p>
    <w:p w14:paraId="6148BAB5" w14:textId="77777777" w:rsidR="0030719C" w:rsidRPr="0061436E" w:rsidRDefault="0030719C" w:rsidP="0030719C">
      <w:pPr>
        <w:rPr>
          <w:sz w:val="20"/>
          <w:szCs w:val="20"/>
        </w:rPr>
      </w:pPr>
      <w:r w:rsidRPr="0061436E">
        <w:rPr>
          <w:sz w:val="20"/>
          <w:szCs w:val="20"/>
        </w:rPr>
        <w:t>Ahoggya function differently in a number of ways to other units due to their multiple facing.</w:t>
      </w:r>
    </w:p>
    <w:p w14:paraId="3E2F9615" w14:textId="77777777" w:rsidR="0030719C" w:rsidRPr="0061436E" w:rsidRDefault="0030719C" w:rsidP="0030719C">
      <w:pPr>
        <w:rPr>
          <w:sz w:val="20"/>
          <w:szCs w:val="20"/>
        </w:rPr>
      </w:pPr>
    </w:p>
    <w:p w14:paraId="1F418A9E" w14:textId="743A7CCA" w:rsidR="00257A51" w:rsidRDefault="00257A51" w:rsidP="00B20D8F">
      <w:pPr>
        <w:pStyle w:val="ListParagraph"/>
        <w:numPr>
          <w:ilvl w:val="0"/>
          <w:numId w:val="20"/>
        </w:numPr>
        <w:rPr>
          <w:sz w:val="20"/>
          <w:szCs w:val="20"/>
        </w:rPr>
      </w:pPr>
      <w:r>
        <w:rPr>
          <w:sz w:val="20"/>
          <w:szCs w:val="20"/>
        </w:rPr>
        <w:t>They move at full speed to flank and rear and do not take QCs when doing so.</w:t>
      </w:r>
    </w:p>
    <w:p w14:paraId="4CC56757" w14:textId="16192122" w:rsidR="004411B0" w:rsidRPr="004411B0" w:rsidRDefault="004411B0" w:rsidP="00B20D8F">
      <w:pPr>
        <w:pStyle w:val="ListParagraph"/>
        <w:numPr>
          <w:ilvl w:val="0"/>
          <w:numId w:val="20"/>
        </w:numPr>
        <w:rPr>
          <w:sz w:val="20"/>
          <w:szCs w:val="20"/>
        </w:rPr>
      </w:pPr>
      <w:r w:rsidRPr="004411B0">
        <w:rPr>
          <w:sz w:val="20"/>
          <w:szCs w:val="20"/>
        </w:rPr>
        <w:t xml:space="preserve">When flank / rear attacked they do no suffer the flank modifier, can recoil as if the attack was frontal </w:t>
      </w:r>
      <w:r w:rsidR="00257A51">
        <w:rPr>
          <w:sz w:val="20"/>
          <w:szCs w:val="20"/>
        </w:rPr>
        <w:t xml:space="preserve">(diagonally if flank and front) </w:t>
      </w:r>
      <w:r w:rsidRPr="004411B0">
        <w:rPr>
          <w:sz w:val="20"/>
          <w:szCs w:val="20"/>
        </w:rPr>
        <w:t xml:space="preserve">and can </w:t>
      </w:r>
      <w:r w:rsidR="00257A51">
        <w:rPr>
          <w:sz w:val="20"/>
          <w:szCs w:val="20"/>
        </w:rPr>
        <w:t>melee attack</w:t>
      </w:r>
      <w:r w:rsidRPr="004411B0">
        <w:rPr>
          <w:sz w:val="20"/>
          <w:szCs w:val="20"/>
        </w:rPr>
        <w:t xml:space="preserve"> two opponents on different faces with </w:t>
      </w:r>
      <w:r w:rsidR="00257A51">
        <w:rPr>
          <w:sz w:val="20"/>
          <w:szCs w:val="20"/>
        </w:rPr>
        <w:t>full attack value</w:t>
      </w:r>
      <w:r w:rsidRPr="004411B0">
        <w:rPr>
          <w:sz w:val="20"/>
          <w:szCs w:val="20"/>
        </w:rPr>
        <w:t xml:space="preserve">. </w:t>
      </w:r>
    </w:p>
    <w:p w14:paraId="25453574" w14:textId="3DD3F0EF" w:rsidR="0030719C" w:rsidRPr="0061436E" w:rsidRDefault="0030719C" w:rsidP="0030719C">
      <w:pPr>
        <w:pStyle w:val="ListParagraph"/>
        <w:numPr>
          <w:ilvl w:val="0"/>
          <w:numId w:val="20"/>
        </w:numPr>
        <w:rPr>
          <w:sz w:val="20"/>
          <w:szCs w:val="20"/>
        </w:rPr>
      </w:pPr>
      <w:r w:rsidRPr="0061436E">
        <w:rPr>
          <w:sz w:val="20"/>
          <w:szCs w:val="20"/>
        </w:rPr>
        <w:t xml:space="preserve">They project a </w:t>
      </w:r>
      <w:r w:rsidR="004411B0">
        <w:rPr>
          <w:sz w:val="20"/>
          <w:szCs w:val="20"/>
        </w:rPr>
        <w:t xml:space="preserve">150mm </w:t>
      </w:r>
      <w:r w:rsidRPr="0061436E">
        <w:rPr>
          <w:sz w:val="20"/>
          <w:szCs w:val="20"/>
        </w:rPr>
        <w:t>CZ</w:t>
      </w:r>
      <w:r w:rsidR="004411B0">
        <w:rPr>
          <w:sz w:val="20"/>
          <w:szCs w:val="20"/>
        </w:rPr>
        <w:t xml:space="preserve"> and MZ </w:t>
      </w:r>
      <w:r w:rsidRPr="0061436E">
        <w:rPr>
          <w:sz w:val="20"/>
          <w:szCs w:val="20"/>
        </w:rPr>
        <w:t>any direction their formation can reface to (so in Mighty Block have an all round 150mm CZ</w:t>
      </w:r>
      <w:r w:rsidR="004411B0">
        <w:rPr>
          <w:sz w:val="20"/>
          <w:szCs w:val="20"/>
        </w:rPr>
        <w:t xml:space="preserve"> / MZ</w:t>
      </w:r>
      <w:r w:rsidR="00C71D72">
        <w:rPr>
          <w:sz w:val="20"/>
          <w:szCs w:val="20"/>
        </w:rPr>
        <w:t xml:space="preserve">).  However, they only have an FMZ in one direction </w:t>
      </w:r>
      <w:r w:rsidR="004411B0">
        <w:rPr>
          <w:sz w:val="20"/>
          <w:szCs w:val="20"/>
        </w:rPr>
        <w:t>at any given time but they c</w:t>
      </w:r>
      <w:r w:rsidR="00C71D72">
        <w:rPr>
          <w:sz w:val="20"/>
          <w:szCs w:val="20"/>
        </w:rPr>
        <w:t xml:space="preserve">an change this whenever they receive any command.   </w:t>
      </w:r>
      <w:r w:rsidRPr="0061436E">
        <w:rPr>
          <w:sz w:val="20"/>
          <w:szCs w:val="20"/>
        </w:rPr>
        <w:t xml:space="preserve"> </w:t>
      </w:r>
    </w:p>
    <w:p w14:paraId="6B20679F" w14:textId="4C18C29F" w:rsidR="0030719C" w:rsidRDefault="0030719C" w:rsidP="0030719C">
      <w:pPr>
        <w:pStyle w:val="ListParagraph"/>
        <w:numPr>
          <w:ilvl w:val="0"/>
          <w:numId w:val="20"/>
        </w:numPr>
        <w:rPr>
          <w:sz w:val="20"/>
          <w:szCs w:val="20"/>
        </w:rPr>
      </w:pPr>
      <w:r w:rsidRPr="0061436E">
        <w:rPr>
          <w:sz w:val="20"/>
          <w:szCs w:val="20"/>
        </w:rPr>
        <w:t>They reface for free in a</w:t>
      </w:r>
      <w:r w:rsidR="004411B0">
        <w:rPr>
          <w:sz w:val="20"/>
          <w:szCs w:val="20"/>
        </w:rPr>
        <w:t>ny</w:t>
      </w:r>
      <w:r w:rsidRPr="0061436E">
        <w:rPr>
          <w:sz w:val="20"/>
          <w:szCs w:val="20"/>
        </w:rPr>
        <w:t xml:space="preserve"> direction permitted by their formation.  This </w:t>
      </w:r>
      <w:r w:rsidR="004411B0">
        <w:rPr>
          <w:sz w:val="20"/>
          <w:szCs w:val="20"/>
        </w:rPr>
        <w:t xml:space="preserve">never requires a QC.  </w:t>
      </w:r>
    </w:p>
    <w:p w14:paraId="507D1A2F" w14:textId="061DD77F" w:rsidR="0030719C" w:rsidRDefault="0030719C" w:rsidP="00B20D8F">
      <w:pPr>
        <w:pStyle w:val="ListParagraph"/>
        <w:numPr>
          <w:ilvl w:val="0"/>
          <w:numId w:val="20"/>
        </w:numPr>
        <w:rPr>
          <w:sz w:val="20"/>
          <w:szCs w:val="20"/>
        </w:rPr>
      </w:pPr>
      <w:r w:rsidRPr="00257A51">
        <w:rPr>
          <w:sz w:val="20"/>
          <w:szCs w:val="20"/>
        </w:rPr>
        <w:t xml:space="preserve">In circumstances where movement is slowed by formation or QC required they ignore this due to 360 degree facing.  For example in Form </w:t>
      </w:r>
      <w:r w:rsidR="00257A51" w:rsidRPr="00257A51">
        <w:rPr>
          <w:sz w:val="20"/>
          <w:szCs w:val="20"/>
        </w:rPr>
        <w:t>7</w:t>
      </w:r>
      <w:r w:rsidRPr="00257A51">
        <w:rPr>
          <w:sz w:val="20"/>
          <w:szCs w:val="20"/>
        </w:rPr>
        <w:t xml:space="preserve">, </w:t>
      </w:r>
      <w:r w:rsidR="00257A51" w:rsidRPr="00257A51">
        <w:rPr>
          <w:sz w:val="20"/>
          <w:szCs w:val="20"/>
        </w:rPr>
        <w:t>Fortress</w:t>
      </w:r>
      <w:r w:rsidRPr="00257A51">
        <w:rPr>
          <w:sz w:val="20"/>
          <w:szCs w:val="20"/>
        </w:rPr>
        <w:t xml:space="preserve"> they move at full speed with no QC.  </w:t>
      </w:r>
      <w:r w:rsidR="005B395B">
        <w:rPr>
          <w:sz w:val="20"/>
          <w:szCs w:val="20"/>
        </w:rPr>
        <w:t>However, they all restrictions in Form 18 apply due to the presence of another non Hog unit.</w:t>
      </w:r>
    </w:p>
    <w:p w14:paraId="19FD16CD" w14:textId="77777777" w:rsidR="00257A51" w:rsidRPr="00257A51" w:rsidRDefault="00257A51" w:rsidP="00257A51">
      <w:pPr>
        <w:pStyle w:val="ListParagraph"/>
        <w:ind w:left="1080"/>
        <w:rPr>
          <w:sz w:val="20"/>
          <w:szCs w:val="20"/>
        </w:rPr>
      </w:pPr>
    </w:p>
    <w:p w14:paraId="1214B6CC" w14:textId="0C539326" w:rsidR="0030719C" w:rsidRDefault="00640731" w:rsidP="00C0475E">
      <w:pPr>
        <w:pStyle w:val="ListParagraph"/>
        <w:numPr>
          <w:ilvl w:val="2"/>
          <w:numId w:val="3"/>
        </w:numPr>
        <w:rPr>
          <w:b/>
          <w:sz w:val="22"/>
          <w:szCs w:val="20"/>
          <w:u w:val="single"/>
        </w:rPr>
      </w:pPr>
      <w:bookmarkStart w:id="142" w:name="_Ref160992544"/>
      <w:r>
        <w:rPr>
          <w:b/>
          <w:sz w:val="22"/>
          <w:szCs w:val="20"/>
          <w:u w:val="single"/>
        </w:rPr>
        <w:t>MARSHES</w:t>
      </w:r>
      <w:bookmarkEnd w:id="142"/>
    </w:p>
    <w:p w14:paraId="331A62E5" w14:textId="77777777" w:rsidR="0030719C" w:rsidRDefault="0030719C" w:rsidP="0030719C">
      <w:pPr>
        <w:rPr>
          <w:b/>
          <w:sz w:val="22"/>
          <w:szCs w:val="20"/>
          <w:u w:val="single"/>
        </w:rPr>
      </w:pPr>
    </w:p>
    <w:p w14:paraId="6579FC1B" w14:textId="3DC51E6E" w:rsidR="00B42F4B" w:rsidRDefault="0030719C" w:rsidP="0030719C">
      <w:pPr>
        <w:rPr>
          <w:bCs/>
          <w:sz w:val="20"/>
          <w:szCs w:val="18"/>
        </w:rPr>
      </w:pPr>
      <w:r>
        <w:rPr>
          <w:bCs/>
          <w:sz w:val="20"/>
          <w:szCs w:val="18"/>
        </w:rPr>
        <w:t xml:space="preserve">Hogs </w:t>
      </w:r>
      <w:r w:rsidRPr="0030719C">
        <w:rPr>
          <w:bCs/>
          <w:sz w:val="20"/>
          <w:szCs w:val="18"/>
        </w:rPr>
        <w:t xml:space="preserve"> may </w:t>
      </w:r>
      <w:r w:rsidR="00640731">
        <w:rPr>
          <w:bCs/>
          <w:sz w:val="20"/>
          <w:szCs w:val="18"/>
        </w:rPr>
        <w:t xml:space="preserve">treat Marsh as clear for movement and formation purposes.  </w:t>
      </w:r>
      <w:r w:rsidR="00B42F4B">
        <w:rPr>
          <w:bCs/>
          <w:sz w:val="20"/>
          <w:szCs w:val="18"/>
        </w:rPr>
        <w:t>If a Hog melees a non hog unit in Marsh it has a Formation vs Formation multiplier of x 4, its</w:t>
      </w:r>
      <w:r w:rsidR="00640731">
        <w:rPr>
          <w:bCs/>
          <w:sz w:val="20"/>
          <w:szCs w:val="18"/>
        </w:rPr>
        <w:t xml:space="preserve"> melee attack roll gets + 3</w:t>
      </w:r>
      <w:r w:rsidR="00B42F4B">
        <w:rPr>
          <w:bCs/>
          <w:sz w:val="20"/>
          <w:szCs w:val="18"/>
        </w:rPr>
        <w:t xml:space="preserve"> and </w:t>
      </w:r>
      <w:r w:rsidR="00640731">
        <w:rPr>
          <w:bCs/>
          <w:sz w:val="20"/>
          <w:szCs w:val="18"/>
        </w:rPr>
        <w:t>melee attack rolls on it get – 3</w:t>
      </w:r>
      <w:r w:rsidR="00B42F4B">
        <w:rPr>
          <w:bCs/>
          <w:sz w:val="20"/>
          <w:szCs w:val="18"/>
        </w:rPr>
        <w:t xml:space="preserve">.  </w:t>
      </w:r>
      <w:r w:rsidR="007458B5">
        <w:rPr>
          <w:bCs/>
          <w:sz w:val="20"/>
          <w:szCs w:val="18"/>
        </w:rPr>
        <w:t xml:space="preserve">The enemy unit gets a multiplier of 1.  </w:t>
      </w:r>
      <w:r w:rsidR="00B42F4B">
        <w:rPr>
          <w:bCs/>
          <w:sz w:val="20"/>
          <w:szCs w:val="18"/>
        </w:rPr>
        <w:t xml:space="preserve">For </w:t>
      </w:r>
      <w:r w:rsidR="00640731">
        <w:rPr>
          <w:bCs/>
          <w:sz w:val="20"/>
          <w:szCs w:val="18"/>
        </w:rPr>
        <w:t xml:space="preserve">missile defence it is considered as </w:t>
      </w:r>
      <w:r w:rsidR="00B42F4B">
        <w:rPr>
          <w:bCs/>
          <w:sz w:val="20"/>
          <w:szCs w:val="18"/>
        </w:rPr>
        <w:t xml:space="preserve">in </w:t>
      </w:r>
      <w:r w:rsidR="00640731">
        <w:rPr>
          <w:bCs/>
          <w:sz w:val="20"/>
          <w:szCs w:val="18"/>
        </w:rPr>
        <w:t xml:space="preserve">Heavy cover.  </w:t>
      </w:r>
    </w:p>
    <w:p w14:paraId="42D20F40" w14:textId="48E3C7EF" w:rsidR="0030719C" w:rsidRPr="0030719C" w:rsidRDefault="00640731" w:rsidP="0030719C">
      <w:pPr>
        <w:rPr>
          <w:bCs/>
          <w:sz w:val="20"/>
          <w:szCs w:val="18"/>
        </w:rPr>
      </w:pPr>
      <w:r>
        <w:rPr>
          <w:bCs/>
          <w:sz w:val="20"/>
          <w:szCs w:val="18"/>
        </w:rPr>
        <w:t>Any Hog QC in a marsh gets +3.  Hogs may hide in marshes.</w:t>
      </w:r>
    </w:p>
    <w:p w14:paraId="20046DDF" w14:textId="77777777" w:rsidR="00C0475E" w:rsidRPr="0061436E" w:rsidRDefault="00C0475E" w:rsidP="00C0475E">
      <w:pPr>
        <w:rPr>
          <w:sz w:val="20"/>
          <w:szCs w:val="20"/>
        </w:rPr>
      </w:pPr>
    </w:p>
    <w:p w14:paraId="64F7B9F5" w14:textId="77777777" w:rsidR="00C0475E" w:rsidRPr="00EF51BC" w:rsidRDefault="00C0475E" w:rsidP="00C0475E">
      <w:pPr>
        <w:pStyle w:val="ListParagraph"/>
        <w:numPr>
          <w:ilvl w:val="2"/>
          <w:numId w:val="3"/>
        </w:numPr>
        <w:rPr>
          <w:b/>
          <w:sz w:val="22"/>
          <w:szCs w:val="20"/>
          <w:u w:val="single"/>
        </w:rPr>
      </w:pPr>
      <w:bookmarkStart w:id="143" w:name="_Ref402012451"/>
      <w:r w:rsidRPr="00EF51BC">
        <w:rPr>
          <w:b/>
          <w:sz w:val="22"/>
          <w:szCs w:val="20"/>
          <w:u w:val="single"/>
        </w:rPr>
        <w:t>HOG FRIGHT</w:t>
      </w:r>
      <w:bookmarkEnd w:id="143"/>
    </w:p>
    <w:p w14:paraId="0EA5E3D1" w14:textId="77777777" w:rsidR="00C0475E" w:rsidRPr="0061436E" w:rsidRDefault="00C0475E" w:rsidP="00C0475E">
      <w:pPr>
        <w:rPr>
          <w:b/>
          <w:sz w:val="20"/>
          <w:szCs w:val="20"/>
          <w:u w:val="single"/>
        </w:rPr>
      </w:pPr>
    </w:p>
    <w:p w14:paraId="0D218D6A" w14:textId="286EE9DE" w:rsidR="00C0475E" w:rsidRPr="0061436E" w:rsidRDefault="00C0475E" w:rsidP="00C0475E">
      <w:pPr>
        <w:rPr>
          <w:sz w:val="20"/>
          <w:szCs w:val="20"/>
        </w:rPr>
      </w:pPr>
      <w:r w:rsidRPr="0061436E">
        <w:rPr>
          <w:sz w:val="20"/>
          <w:szCs w:val="20"/>
        </w:rPr>
        <w:t xml:space="preserve">Hogs induce extreme fear in their opponents.  If a unit breaks or recoils in Melee against Hogs then </w:t>
      </w:r>
      <w:r w:rsidR="003E0C4A">
        <w:rPr>
          <w:sz w:val="20"/>
          <w:szCs w:val="20"/>
        </w:rPr>
        <w:t>other</w:t>
      </w:r>
      <w:r w:rsidRPr="0061436E">
        <w:rPr>
          <w:sz w:val="20"/>
          <w:szCs w:val="20"/>
        </w:rPr>
        <w:t xml:space="preserve"> enemy unit</w:t>
      </w:r>
      <w:r w:rsidR="003E0C4A">
        <w:rPr>
          <w:sz w:val="20"/>
          <w:szCs w:val="20"/>
        </w:rPr>
        <w:t>s</w:t>
      </w:r>
      <w:r w:rsidRPr="0061436E">
        <w:rPr>
          <w:sz w:val="20"/>
          <w:szCs w:val="20"/>
        </w:rPr>
        <w:t xml:space="preserve"> within </w:t>
      </w:r>
      <w:r w:rsidR="00185DE0">
        <w:rPr>
          <w:sz w:val="20"/>
          <w:szCs w:val="20"/>
        </w:rPr>
        <w:t>4</w:t>
      </w:r>
      <w:r w:rsidRPr="0061436E">
        <w:rPr>
          <w:sz w:val="20"/>
          <w:szCs w:val="20"/>
        </w:rPr>
        <w:t>00mm of those Hogs must take a Hog fright QC</w:t>
      </w:r>
    </w:p>
    <w:p w14:paraId="5B3ACFBB" w14:textId="77777777" w:rsidR="00C0475E" w:rsidRDefault="00C0475E" w:rsidP="00C0475E">
      <w:pPr>
        <w:rPr>
          <w:sz w:val="20"/>
          <w:szCs w:val="20"/>
        </w:rPr>
      </w:pPr>
    </w:p>
    <w:p w14:paraId="7A4029EC" w14:textId="77777777" w:rsidR="00C0475E" w:rsidRPr="0061436E" w:rsidRDefault="00C0475E" w:rsidP="00C0475E">
      <w:pPr>
        <w:rPr>
          <w:sz w:val="20"/>
          <w:szCs w:val="20"/>
        </w:rPr>
      </w:pPr>
    </w:p>
    <w:p w14:paraId="0A953FA5" w14:textId="77777777" w:rsidR="00C0475E" w:rsidRPr="00D5686D" w:rsidRDefault="00C0475E" w:rsidP="00C0475E">
      <w:pPr>
        <w:pStyle w:val="ListParagraph"/>
        <w:numPr>
          <w:ilvl w:val="2"/>
          <w:numId w:val="3"/>
        </w:numPr>
        <w:rPr>
          <w:b/>
          <w:sz w:val="22"/>
          <w:szCs w:val="20"/>
          <w:u w:val="single"/>
        </w:rPr>
      </w:pPr>
      <w:r w:rsidRPr="00D5686D">
        <w:rPr>
          <w:b/>
          <w:sz w:val="22"/>
          <w:szCs w:val="20"/>
          <w:u w:val="single"/>
        </w:rPr>
        <w:t>STATUS</w:t>
      </w:r>
    </w:p>
    <w:p w14:paraId="1AB748A1" w14:textId="77777777" w:rsidR="00C0475E" w:rsidRPr="00D5686D" w:rsidRDefault="00C0475E" w:rsidP="00C0475E">
      <w:pPr>
        <w:rPr>
          <w:b/>
          <w:sz w:val="20"/>
          <w:szCs w:val="20"/>
          <w:u w:val="single"/>
        </w:rPr>
      </w:pPr>
    </w:p>
    <w:p w14:paraId="0469F7FF" w14:textId="77777777" w:rsidR="00C0475E" w:rsidRPr="00D5686D" w:rsidRDefault="00C0475E" w:rsidP="00C0475E">
      <w:pPr>
        <w:rPr>
          <w:sz w:val="20"/>
          <w:szCs w:val="20"/>
        </w:rPr>
      </w:pPr>
      <w:r w:rsidRPr="00D5686D">
        <w:rPr>
          <w:sz w:val="20"/>
          <w:szCs w:val="20"/>
        </w:rPr>
        <w:t>Hogs will are highly reluctant to follow light infantry or units of lower status..  There is a 50% chance / turn  of marching through them if they are Fighters or Fodder. (The Hogs may of course be placed in a surprise combo formation).</w:t>
      </w:r>
    </w:p>
    <w:p w14:paraId="705BAB41" w14:textId="77777777" w:rsidR="00C0475E" w:rsidRDefault="00C0475E" w:rsidP="00C0475E">
      <w:pPr>
        <w:rPr>
          <w:sz w:val="20"/>
          <w:szCs w:val="20"/>
        </w:rPr>
      </w:pPr>
    </w:p>
    <w:p w14:paraId="07C5D09B" w14:textId="77777777" w:rsidR="00C0475E" w:rsidRPr="00D5686D" w:rsidRDefault="00C0475E" w:rsidP="00C0475E">
      <w:pPr>
        <w:rPr>
          <w:sz w:val="20"/>
          <w:szCs w:val="20"/>
        </w:rPr>
      </w:pPr>
    </w:p>
    <w:p w14:paraId="4AE084AD" w14:textId="77777777" w:rsidR="00C0475E" w:rsidRPr="00D5686D" w:rsidRDefault="00C0475E" w:rsidP="00C0475E">
      <w:pPr>
        <w:pStyle w:val="ListParagraph"/>
        <w:numPr>
          <w:ilvl w:val="2"/>
          <w:numId w:val="3"/>
        </w:numPr>
        <w:rPr>
          <w:b/>
          <w:sz w:val="22"/>
          <w:szCs w:val="20"/>
          <w:u w:val="single"/>
        </w:rPr>
      </w:pPr>
      <w:r w:rsidRPr="00D5686D">
        <w:rPr>
          <w:b/>
          <w:sz w:val="22"/>
          <w:szCs w:val="20"/>
          <w:u w:val="single"/>
        </w:rPr>
        <w:t>COOKING</w:t>
      </w:r>
    </w:p>
    <w:p w14:paraId="224ECDCC" w14:textId="77777777" w:rsidR="00C0475E" w:rsidRPr="00D5686D" w:rsidRDefault="00C0475E" w:rsidP="00C0475E">
      <w:pPr>
        <w:rPr>
          <w:b/>
          <w:sz w:val="22"/>
          <w:szCs w:val="20"/>
          <w:u w:val="single"/>
        </w:rPr>
      </w:pPr>
    </w:p>
    <w:p w14:paraId="4439C2A2" w14:textId="77777777" w:rsidR="00C0475E" w:rsidRPr="00D5686D" w:rsidRDefault="00C0475E" w:rsidP="00C0475E">
      <w:pPr>
        <w:rPr>
          <w:sz w:val="20"/>
          <w:szCs w:val="20"/>
        </w:rPr>
      </w:pPr>
      <w:r w:rsidRPr="00D5686D">
        <w:rPr>
          <w:sz w:val="20"/>
          <w:szCs w:val="20"/>
        </w:rPr>
        <w:t xml:space="preserve">If they break a unit of Shen or a legion with an Avanthe / Dilinala attachment there is a </w:t>
      </w:r>
      <w:r>
        <w:rPr>
          <w:sz w:val="20"/>
          <w:szCs w:val="20"/>
        </w:rPr>
        <w:t>3</w:t>
      </w:r>
      <w:r w:rsidRPr="00D5686D">
        <w:rPr>
          <w:sz w:val="20"/>
          <w:szCs w:val="20"/>
        </w:rPr>
        <w:t>0% chance that they will stop for 2 turns to cook and eat the defeated</w:t>
      </w:r>
      <w:r>
        <w:rPr>
          <w:sz w:val="20"/>
          <w:szCs w:val="20"/>
        </w:rPr>
        <w:t xml:space="preserve"> with a variety of Hoggish ceremonies</w:t>
      </w:r>
      <w:r w:rsidRPr="00D5686D">
        <w:rPr>
          <w:sz w:val="20"/>
          <w:szCs w:val="20"/>
        </w:rPr>
        <w:t>.</w:t>
      </w:r>
      <w:r>
        <w:rPr>
          <w:sz w:val="20"/>
          <w:szCs w:val="20"/>
        </w:rPr>
        <w:t xml:space="preserve">  Players with particularly bad taste and severe cases of flatulence may attempt to recreate these to disturb their opponents.</w:t>
      </w:r>
    </w:p>
    <w:p w14:paraId="76EC8B2D" w14:textId="77777777" w:rsidR="00C0475E" w:rsidRDefault="00C0475E" w:rsidP="00C0475E">
      <w:pPr>
        <w:rPr>
          <w:sz w:val="20"/>
          <w:szCs w:val="20"/>
        </w:rPr>
      </w:pPr>
      <w:r>
        <w:rPr>
          <w:sz w:val="20"/>
          <w:szCs w:val="20"/>
        </w:rPr>
        <w:t xml:space="preserve"> </w:t>
      </w:r>
    </w:p>
    <w:p w14:paraId="6BA444BE" w14:textId="77777777" w:rsidR="00C0475E" w:rsidRPr="00D5686D" w:rsidRDefault="00C0475E" w:rsidP="00C0475E">
      <w:pPr>
        <w:rPr>
          <w:sz w:val="20"/>
          <w:szCs w:val="20"/>
        </w:rPr>
      </w:pPr>
    </w:p>
    <w:p w14:paraId="17EE0F8F" w14:textId="77777777" w:rsidR="00C0475E" w:rsidRPr="00D5686D" w:rsidRDefault="00C0475E" w:rsidP="00C0475E">
      <w:pPr>
        <w:pStyle w:val="ListParagraph"/>
        <w:numPr>
          <w:ilvl w:val="2"/>
          <w:numId w:val="3"/>
        </w:numPr>
        <w:rPr>
          <w:b/>
          <w:sz w:val="22"/>
          <w:szCs w:val="20"/>
          <w:u w:val="single"/>
        </w:rPr>
      </w:pPr>
      <w:r w:rsidRPr="00D5686D">
        <w:rPr>
          <w:b/>
          <w:sz w:val="22"/>
          <w:szCs w:val="20"/>
          <w:u w:val="single"/>
        </w:rPr>
        <w:t>SHEN HATRED</w:t>
      </w:r>
    </w:p>
    <w:p w14:paraId="22D78F08" w14:textId="77777777" w:rsidR="00C0475E" w:rsidRPr="00D5686D" w:rsidRDefault="00C0475E" w:rsidP="00C0475E">
      <w:pPr>
        <w:rPr>
          <w:sz w:val="20"/>
          <w:szCs w:val="20"/>
        </w:rPr>
      </w:pPr>
    </w:p>
    <w:p w14:paraId="4296F495" w14:textId="50107FED" w:rsidR="00C0475E" w:rsidRPr="00D5686D" w:rsidRDefault="00C0475E" w:rsidP="00C0475E">
      <w:pPr>
        <w:rPr>
          <w:sz w:val="20"/>
          <w:szCs w:val="20"/>
        </w:rPr>
      </w:pPr>
      <w:r w:rsidRPr="00D5686D">
        <w:rPr>
          <w:sz w:val="20"/>
          <w:szCs w:val="20"/>
        </w:rPr>
        <w:t>If in melee with Shen the last box on their Unit Card becomes purple (ie they cannot break from CH</w:t>
      </w:r>
      <w:r w:rsidR="00095A54">
        <w:rPr>
          <w:sz w:val="20"/>
          <w:szCs w:val="20"/>
        </w:rPr>
        <w:t xml:space="preserve"> even if received from a non-Shen unit</w:t>
      </w:r>
      <w:r w:rsidRPr="00D5686D">
        <w:rPr>
          <w:sz w:val="20"/>
          <w:szCs w:val="20"/>
        </w:rPr>
        <w:t>).</w:t>
      </w:r>
      <w:r w:rsidR="00095A54">
        <w:rPr>
          <w:sz w:val="20"/>
          <w:szCs w:val="20"/>
        </w:rPr>
        <w:t xml:space="preserve">  </w:t>
      </w:r>
    </w:p>
    <w:p w14:paraId="21322DA1" w14:textId="77777777" w:rsidR="00C0475E" w:rsidRPr="00D5686D" w:rsidRDefault="00C0475E" w:rsidP="00C0475E">
      <w:pPr>
        <w:rPr>
          <w:sz w:val="20"/>
          <w:szCs w:val="20"/>
        </w:rPr>
      </w:pPr>
    </w:p>
    <w:p w14:paraId="1D0D2B3E" w14:textId="3B8755E5" w:rsidR="00C0475E" w:rsidRPr="00D5686D" w:rsidRDefault="00B85402" w:rsidP="00C0475E">
      <w:pPr>
        <w:pStyle w:val="ListParagraph"/>
        <w:numPr>
          <w:ilvl w:val="2"/>
          <w:numId w:val="3"/>
        </w:numPr>
        <w:rPr>
          <w:b/>
          <w:sz w:val="22"/>
          <w:szCs w:val="20"/>
          <w:u w:val="single"/>
        </w:rPr>
      </w:pPr>
      <w:r>
        <w:rPr>
          <w:b/>
          <w:sz w:val="22"/>
          <w:szCs w:val="20"/>
          <w:u w:val="single"/>
        </w:rPr>
        <w:t>PoPs</w:t>
      </w:r>
    </w:p>
    <w:p w14:paraId="1D40B461" w14:textId="77777777" w:rsidR="00C0475E" w:rsidRPr="00D5686D" w:rsidRDefault="00C0475E" w:rsidP="00C0475E">
      <w:pPr>
        <w:rPr>
          <w:b/>
          <w:sz w:val="20"/>
          <w:szCs w:val="20"/>
          <w:u w:val="single"/>
        </w:rPr>
      </w:pPr>
    </w:p>
    <w:p w14:paraId="5654B252" w14:textId="07D9B470" w:rsidR="00C0475E" w:rsidRPr="00B43515" w:rsidRDefault="00C0475E" w:rsidP="00C0475E">
      <w:pPr>
        <w:rPr>
          <w:sz w:val="20"/>
          <w:szCs w:val="20"/>
        </w:rPr>
      </w:pPr>
      <w:r w:rsidRPr="00D5686D">
        <w:rPr>
          <w:sz w:val="20"/>
          <w:szCs w:val="20"/>
        </w:rPr>
        <w:t xml:space="preserve">Hogs are highly resistant to tinkering from effete Priests and weakling Wizards.  Hogs are </w:t>
      </w:r>
      <w:r w:rsidR="00B85402">
        <w:rPr>
          <w:sz w:val="20"/>
          <w:szCs w:val="20"/>
        </w:rPr>
        <w:t xml:space="preserve">therefore </w:t>
      </w:r>
      <w:r w:rsidRPr="00D5686D">
        <w:rPr>
          <w:sz w:val="20"/>
          <w:szCs w:val="20"/>
        </w:rPr>
        <w:t xml:space="preserve">not affected by </w:t>
      </w:r>
      <w:r w:rsidR="002217E6">
        <w:rPr>
          <w:sz w:val="20"/>
          <w:szCs w:val="20"/>
        </w:rPr>
        <w:t>P</w:t>
      </w:r>
      <w:r w:rsidRPr="00D5686D">
        <w:rPr>
          <w:sz w:val="20"/>
          <w:szCs w:val="20"/>
        </w:rPr>
        <w:t>owers of the Planes either from their own side’s wizards or the</w:t>
      </w:r>
      <w:r w:rsidR="00B85402">
        <w:rPr>
          <w:sz w:val="20"/>
          <w:szCs w:val="20"/>
        </w:rPr>
        <w:t xml:space="preserve"> enemy’s</w:t>
      </w:r>
      <w:r w:rsidRPr="00D5686D">
        <w:rPr>
          <w:b/>
          <w:sz w:val="20"/>
          <w:szCs w:val="20"/>
        </w:rPr>
        <w:t>.</w:t>
      </w:r>
      <w:r>
        <w:rPr>
          <w:b/>
          <w:sz w:val="20"/>
          <w:szCs w:val="20"/>
        </w:rPr>
        <w:t xml:space="preserve">  Accordingly no </w:t>
      </w:r>
      <w:r w:rsidR="00B85402">
        <w:rPr>
          <w:b/>
          <w:sz w:val="20"/>
          <w:szCs w:val="20"/>
        </w:rPr>
        <w:t xml:space="preserve">Enemy </w:t>
      </w:r>
      <w:r w:rsidR="003A38FB">
        <w:rPr>
          <w:b/>
          <w:sz w:val="20"/>
          <w:szCs w:val="20"/>
        </w:rPr>
        <w:t xml:space="preserve">Impairment </w:t>
      </w:r>
      <w:r>
        <w:rPr>
          <w:b/>
          <w:sz w:val="20"/>
          <w:szCs w:val="20"/>
        </w:rPr>
        <w:t xml:space="preserve">PoP will function within </w:t>
      </w:r>
      <w:r w:rsidR="00B85402">
        <w:rPr>
          <w:b/>
          <w:sz w:val="20"/>
          <w:szCs w:val="20"/>
        </w:rPr>
        <w:t>10</w:t>
      </w:r>
      <w:r>
        <w:rPr>
          <w:b/>
          <w:sz w:val="20"/>
          <w:szCs w:val="20"/>
        </w:rPr>
        <w:t>0mm of a Hog unit</w:t>
      </w:r>
      <w:r w:rsidR="00B85402">
        <w:rPr>
          <w:b/>
          <w:sz w:val="20"/>
          <w:szCs w:val="20"/>
        </w:rPr>
        <w:t xml:space="preserve"> nor will any Friendly Enhancement PoP but Enemy Enhancement PoP and Friendly Impairment PoPs will</w:t>
      </w:r>
      <w:r>
        <w:rPr>
          <w:b/>
          <w:sz w:val="20"/>
          <w:szCs w:val="20"/>
        </w:rPr>
        <w:t xml:space="preserve">.  </w:t>
      </w:r>
      <w:r w:rsidR="00B85402">
        <w:rPr>
          <w:b/>
          <w:sz w:val="20"/>
          <w:szCs w:val="20"/>
        </w:rPr>
        <w:t>(</w:t>
      </w:r>
      <w:r w:rsidR="00B85402" w:rsidRPr="00B85402">
        <w:rPr>
          <w:bCs/>
          <w:sz w:val="20"/>
          <w:szCs w:val="20"/>
        </w:rPr>
        <w:t>Though if too much friendly magic is flying around near them they may decide to cook their own wizards.)</w:t>
      </w:r>
      <w:r w:rsidR="00B85402">
        <w:rPr>
          <w:b/>
          <w:sz w:val="20"/>
          <w:szCs w:val="20"/>
        </w:rPr>
        <w:t xml:space="preserve"> </w:t>
      </w:r>
      <w:r w:rsidRPr="00B43515">
        <w:rPr>
          <w:sz w:val="20"/>
          <w:szCs w:val="20"/>
        </w:rPr>
        <w:t>This may make them ideal guards for Command Posts . . . though if they consider they are being kept out of battle they may march to the front, or even start cooking their own Command Post.  Kerdu are therefore advised not to start getting gamey with their Hogs.</w:t>
      </w:r>
    </w:p>
    <w:p w14:paraId="0A49DFC4" w14:textId="77777777" w:rsidR="00C0475E" w:rsidRDefault="00C0475E" w:rsidP="00C0475E">
      <w:pPr>
        <w:rPr>
          <w:sz w:val="20"/>
          <w:szCs w:val="20"/>
        </w:rPr>
      </w:pPr>
    </w:p>
    <w:p w14:paraId="581AD8D0" w14:textId="77777777" w:rsidR="00C0475E" w:rsidRDefault="00C0475E" w:rsidP="00C0475E">
      <w:pPr>
        <w:rPr>
          <w:sz w:val="20"/>
          <w:szCs w:val="20"/>
        </w:rPr>
      </w:pPr>
    </w:p>
    <w:p w14:paraId="18FC8D70" w14:textId="77777777" w:rsidR="00C0475E" w:rsidRPr="00F07B85" w:rsidRDefault="00C0475E" w:rsidP="00C0475E">
      <w:pPr>
        <w:pStyle w:val="ListParagraph"/>
        <w:numPr>
          <w:ilvl w:val="1"/>
          <w:numId w:val="3"/>
        </w:numPr>
        <w:rPr>
          <w:b/>
          <w:sz w:val="20"/>
          <w:szCs w:val="20"/>
          <w:u w:val="single"/>
        </w:rPr>
      </w:pPr>
      <w:r w:rsidRPr="00C878D7">
        <w:rPr>
          <w:b/>
          <w:szCs w:val="20"/>
          <w:u w:val="single"/>
        </w:rPr>
        <w:lastRenderedPageBreak/>
        <w:t>SHEN</w:t>
      </w:r>
    </w:p>
    <w:p w14:paraId="2BCACE6A" w14:textId="77777777" w:rsidR="00C0475E" w:rsidRPr="0061436E" w:rsidRDefault="00C0475E" w:rsidP="00C0475E">
      <w:pPr>
        <w:pStyle w:val="ListParagraph"/>
        <w:ind w:left="227"/>
        <w:rPr>
          <w:b/>
          <w:sz w:val="20"/>
          <w:szCs w:val="20"/>
          <w:u w:val="single"/>
        </w:rPr>
      </w:pPr>
    </w:p>
    <w:p w14:paraId="1E5D9259" w14:textId="77777777" w:rsidR="00C0475E" w:rsidRPr="0061436E" w:rsidRDefault="00C0475E" w:rsidP="00C0475E">
      <w:pPr>
        <w:rPr>
          <w:sz w:val="20"/>
          <w:szCs w:val="20"/>
        </w:rPr>
      </w:pPr>
    </w:p>
    <w:p w14:paraId="06C43202" w14:textId="77777777" w:rsidR="00C0475E" w:rsidRPr="0061436E" w:rsidRDefault="00C0475E" w:rsidP="00C0475E">
      <w:pPr>
        <w:rPr>
          <w:sz w:val="20"/>
          <w:szCs w:val="20"/>
        </w:rPr>
      </w:pPr>
      <w:r>
        <w:rPr>
          <w:sz w:val="20"/>
          <w:szCs w:val="20"/>
        </w:rPr>
        <w:t xml:space="preserve">            </w:t>
      </w:r>
      <w:r>
        <w:rPr>
          <w:noProof/>
          <w:lang w:eastAsia="en-GB"/>
        </w:rPr>
        <w:drawing>
          <wp:inline distT="0" distB="0" distL="0" distR="0" wp14:anchorId="01924EF8" wp14:editId="64EC27F4">
            <wp:extent cx="1838325" cy="2376204"/>
            <wp:effectExtent l="0" t="0" r="0" b="5080"/>
            <wp:docPr id="32" name="Picture 32" descr="http://th06.deviantart.net/fs71/PRE/i/2012/365/7/3/shen_warrior_by_jeffdee-d5psr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06.deviantart.net/fs71/PRE/i/2012/365/7/3/shen_warrior_by_jeffdee-d5psry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4232" cy="2383839"/>
                    </a:xfrm>
                    <a:prstGeom prst="rect">
                      <a:avLst/>
                    </a:prstGeom>
                    <a:noFill/>
                    <a:ln>
                      <a:noFill/>
                    </a:ln>
                  </pic:spPr>
                </pic:pic>
              </a:graphicData>
            </a:graphic>
          </wp:inline>
        </w:drawing>
      </w:r>
      <w:r>
        <w:rPr>
          <w:sz w:val="20"/>
          <w:szCs w:val="20"/>
        </w:rPr>
        <w:t xml:space="preserve">                               </w:t>
      </w:r>
      <w:r w:rsidRPr="0061436E">
        <w:rPr>
          <w:sz w:val="20"/>
          <w:szCs w:val="20"/>
        </w:rPr>
        <w:t xml:space="preserve">  </w:t>
      </w:r>
      <w:r>
        <w:rPr>
          <w:noProof/>
          <w:lang w:eastAsia="en-GB"/>
        </w:rPr>
        <w:drawing>
          <wp:inline distT="0" distB="0" distL="0" distR="0" wp14:anchorId="52C5ADC2" wp14:editId="04A7C2EC">
            <wp:extent cx="2181225" cy="2181225"/>
            <wp:effectExtent l="0" t="0" r="9525" b="9525"/>
            <wp:docPr id="19" name="Picture 19" descr="http://4.bp.blogspot.com/-4SsKp-_vjmQ/T7q7LkkgoII/AAAAAAAACOw/w651lK_uUlo/s1600/7x7_apparel_Sh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4SsKp-_vjmQ/T7q7LkkgoII/AAAAAAAACOw/w651lK_uUlo/s1600/7x7_apparel_Shen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79795" cy="2179795"/>
                    </a:xfrm>
                    <a:prstGeom prst="rect">
                      <a:avLst/>
                    </a:prstGeom>
                    <a:noFill/>
                    <a:ln>
                      <a:noFill/>
                    </a:ln>
                  </pic:spPr>
                </pic:pic>
              </a:graphicData>
            </a:graphic>
          </wp:inline>
        </w:drawing>
      </w:r>
      <w:r w:rsidRPr="0061436E">
        <w:rPr>
          <w:sz w:val="20"/>
          <w:szCs w:val="20"/>
        </w:rPr>
        <w:t xml:space="preserve">                                  </w:t>
      </w:r>
    </w:p>
    <w:p w14:paraId="2FBF29C1" w14:textId="77777777" w:rsidR="00C0475E" w:rsidRPr="0061436E" w:rsidRDefault="00C0475E" w:rsidP="00C0475E">
      <w:pPr>
        <w:rPr>
          <w:sz w:val="20"/>
          <w:szCs w:val="20"/>
        </w:rPr>
      </w:pPr>
      <w:r>
        <w:rPr>
          <w:sz w:val="20"/>
          <w:szCs w:val="20"/>
        </w:rPr>
        <w:t xml:space="preserve"> </w:t>
      </w:r>
    </w:p>
    <w:p w14:paraId="53B19F56" w14:textId="77777777" w:rsidR="00C0475E" w:rsidRPr="00EF51BC" w:rsidRDefault="00C0475E" w:rsidP="00C0475E">
      <w:pPr>
        <w:pStyle w:val="ListParagraph"/>
        <w:numPr>
          <w:ilvl w:val="2"/>
          <w:numId w:val="3"/>
        </w:numPr>
        <w:rPr>
          <w:b/>
          <w:sz w:val="22"/>
          <w:szCs w:val="20"/>
          <w:u w:val="single"/>
        </w:rPr>
      </w:pPr>
      <w:bookmarkStart w:id="144" w:name="_Ref402012466"/>
      <w:r w:rsidRPr="00EF51BC">
        <w:rPr>
          <w:b/>
          <w:sz w:val="22"/>
          <w:szCs w:val="20"/>
          <w:u w:val="single"/>
        </w:rPr>
        <w:t>SHEN FRIGHT</w:t>
      </w:r>
      <w:bookmarkEnd w:id="144"/>
    </w:p>
    <w:p w14:paraId="603A985B" w14:textId="77777777" w:rsidR="00C0475E" w:rsidRPr="0061436E" w:rsidRDefault="00C0475E" w:rsidP="00C0475E">
      <w:pPr>
        <w:rPr>
          <w:sz w:val="20"/>
          <w:szCs w:val="20"/>
        </w:rPr>
      </w:pPr>
    </w:p>
    <w:p w14:paraId="42F3CD66" w14:textId="4D089E1E" w:rsidR="00C0475E" w:rsidRPr="0061436E" w:rsidRDefault="00C0475E" w:rsidP="00C0475E">
      <w:pPr>
        <w:rPr>
          <w:sz w:val="20"/>
          <w:szCs w:val="20"/>
        </w:rPr>
      </w:pPr>
      <w:r w:rsidRPr="0061436E">
        <w:rPr>
          <w:sz w:val="20"/>
          <w:szCs w:val="20"/>
        </w:rPr>
        <w:t>If a unit breaks or recoils in melee combat against Sh</w:t>
      </w:r>
      <w:r>
        <w:rPr>
          <w:sz w:val="20"/>
          <w:szCs w:val="20"/>
        </w:rPr>
        <w:t xml:space="preserve">en then each </w:t>
      </w:r>
      <w:r w:rsidR="003E0C4A">
        <w:rPr>
          <w:sz w:val="20"/>
          <w:szCs w:val="20"/>
        </w:rPr>
        <w:t xml:space="preserve">other </w:t>
      </w:r>
      <w:r>
        <w:rPr>
          <w:sz w:val="20"/>
          <w:szCs w:val="20"/>
        </w:rPr>
        <w:t xml:space="preserve">enemy unit within </w:t>
      </w:r>
      <w:r w:rsidR="00346B3D">
        <w:rPr>
          <w:sz w:val="20"/>
          <w:szCs w:val="20"/>
        </w:rPr>
        <w:t>3</w:t>
      </w:r>
      <w:r w:rsidRPr="0061436E">
        <w:rPr>
          <w:sz w:val="20"/>
          <w:szCs w:val="20"/>
        </w:rPr>
        <w:t>00mm must take a Shen Fright QC.</w:t>
      </w:r>
    </w:p>
    <w:p w14:paraId="1E1BA2F0" w14:textId="77777777" w:rsidR="00C0475E" w:rsidRDefault="00C0475E" w:rsidP="00C0475E">
      <w:pPr>
        <w:rPr>
          <w:sz w:val="20"/>
          <w:szCs w:val="20"/>
        </w:rPr>
      </w:pPr>
    </w:p>
    <w:p w14:paraId="2546A5B5" w14:textId="77777777" w:rsidR="00C0475E" w:rsidRPr="0061436E" w:rsidRDefault="00C0475E" w:rsidP="00C0475E">
      <w:pPr>
        <w:rPr>
          <w:sz w:val="20"/>
          <w:szCs w:val="20"/>
        </w:rPr>
      </w:pPr>
    </w:p>
    <w:p w14:paraId="224FE666" w14:textId="77777777" w:rsidR="00C0475E" w:rsidRPr="0061436E" w:rsidRDefault="00C0475E" w:rsidP="00C0475E">
      <w:pPr>
        <w:pStyle w:val="ListParagraph"/>
        <w:numPr>
          <w:ilvl w:val="2"/>
          <w:numId w:val="3"/>
        </w:numPr>
        <w:rPr>
          <w:b/>
          <w:sz w:val="20"/>
          <w:szCs w:val="20"/>
          <w:u w:val="single"/>
        </w:rPr>
      </w:pPr>
      <w:r w:rsidRPr="00EF51BC">
        <w:rPr>
          <w:b/>
          <w:sz w:val="22"/>
          <w:szCs w:val="20"/>
          <w:u w:val="single"/>
        </w:rPr>
        <w:t xml:space="preserve">DISMEMBERING </w:t>
      </w:r>
    </w:p>
    <w:p w14:paraId="6E46A221" w14:textId="77777777" w:rsidR="00C0475E" w:rsidRPr="0061436E" w:rsidRDefault="00C0475E" w:rsidP="00C0475E">
      <w:pPr>
        <w:rPr>
          <w:color w:val="000000"/>
          <w:sz w:val="20"/>
          <w:szCs w:val="20"/>
        </w:rPr>
      </w:pPr>
    </w:p>
    <w:p w14:paraId="26C6CC58" w14:textId="3841A35F" w:rsidR="00C0475E" w:rsidRPr="0061436E" w:rsidRDefault="00C0475E" w:rsidP="00C0475E">
      <w:pPr>
        <w:rPr>
          <w:color w:val="000000"/>
          <w:sz w:val="20"/>
          <w:szCs w:val="20"/>
        </w:rPr>
      </w:pPr>
      <w:r w:rsidRPr="0061436E">
        <w:rPr>
          <w:color w:val="000000"/>
          <w:sz w:val="20"/>
          <w:szCs w:val="20"/>
        </w:rPr>
        <w:t xml:space="preserve">If they </w:t>
      </w:r>
      <w:r w:rsidR="003E0C4A">
        <w:rPr>
          <w:color w:val="000000"/>
          <w:sz w:val="20"/>
          <w:szCs w:val="20"/>
        </w:rPr>
        <w:t>break</w:t>
      </w:r>
      <w:r w:rsidRPr="0061436E">
        <w:rPr>
          <w:color w:val="000000"/>
          <w:sz w:val="20"/>
          <w:szCs w:val="20"/>
        </w:rPr>
        <w:t xml:space="preserve"> a unit of Hogs there is a 20% chance that they will stop for 2 turns to dismember the fallen Hogs in a comprehensive yet gruesome way.</w:t>
      </w:r>
      <w:r>
        <w:rPr>
          <w:color w:val="000000"/>
          <w:sz w:val="20"/>
          <w:szCs w:val="20"/>
        </w:rPr>
        <w:t xml:space="preserve">  Players of particularly bad taste may attempt to disturb their opponents’ sanity with descriptions of this activity.</w:t>
      </w:r>
    </w:p>
    <w:p w14:paraId="339A054A" w14:textId="77777777" w:rsidR="00C0475E" w:rsidRDefault="00C0475E" w:rsidP="00C0475E">
      <w:pPr>
        <w:rPr>
          <w:sz w:val="20"/>
          <w:szCs w:val="20"/>
        </w:rPr>
      </w:pPr>
    </w:p>
    <w:p w14:paraId="5C88727D" w14:textId="5F3D6BAF" w:rsidR="00997677" w:rsidRDefault="00997677" w:rsidP="00C0475E">
      <w:pPr>
        <w:pStyle w:val="ListParagraph"/>
        <w:numPr>
          <w:ilvl w:val="2"/>
          <w:numId w:val="3"/>
        </w:numPr>
        <w:rPr>
          <w:b/>
          <w:sz w:val="22"/>
          <w:szCs w:val="20"/>
          <w:u w:val="single"/>
        </w:rPr>
      </w:pPr>
      <w:bookmarkStart w:id="145" w:name="_Ref172243457"/>
      <w:r>
        <w:rPr>
          <w:b/>
          <w:sz w:val="22"/>
          <w:szCs w:val="20"/>
          <w:u w:val="single"/>
        </w:rPr>
        <w:t>TERRAIN</w:t>
      </w:r>
      <w:bookmarkEnd w:id="145"/>
      <w:r>
        <w:rPr>
          <w:b/>
          <w:sz w:val="22"/>
          <w:szCs w:val="20"/>
          <w:u w:val="single"/>
        </w:rPr>
        <w:t xml:space="preserve"> </w:t>
      </w:r>
    </w:p>
    <w:p w14:paraId="0BF6B8A5" w14:textId="77777777" w:rsidR="00C0475E" w:rsidRDefault="00C0475E" w:rsidP="00C0475E">
      <w:pPr>
        <w:rPr>
          <w:b/>
          <w:sz w:val="22"/>
          <w:szCs w:val="20"/>
          <w:u w:val="single"/>
        </w:rPr>
      </w:pPr>
    </w:p>
    <w:p w14:paraId="4082FA35" w14:textId="416C3358" w:rsidR="00C0475E" w:rsidRDefault="00997677" w:rsidP="00C0475E">
      <w:pPr>
        <w:rPr>
          <w:bCs/>
          <w:sz w:val="20"/>
          <w:szCs w:val="18"/>
        </w:rPr>
      </w:pPr>
      <w:r w:rsidRPr="0030719C">
        <w:rPr>
          <w:bCs/>
          <w:sz w:val="20"/>
          <w:szCs w:val="18"/>
        </w:rPr>
        <w:t xml:space="preserve">Shen may enter </w:t>
      </w:r>
      <w:r w:rsidR="0030719C" w:rsidRPr="0030719C">
        <w:rPr>
          <w:bCs/>
          <w:sz w:val="20"/>
          <w:szCs w:val="18"/>
        </w:rPr>
        <w:t>Severe</w:t>
      </w:r>
      <w:r w:rsidR="005031A3">
        <w:rPr>
          <w:bCs/>
          <w:sz w:val="20"/>
          <w:szCs w:val="18"/>
        </w:rPr>
        <w:t xml:space="preserve"> and </w:t>
      </w:r>
      <w:r w:rsidR="0030719C" w:rsidRPr="0030719C">
        <w:rPr>
          <w:bCs/>
          <w:sz w:val="20"/>
          <w:szCs w:val="18"/>
        </w:rPr>
        <w:t xml:space="preserve">Woods Terrain in </w:t>
      </w:r>
      <w:r w:rsidR="007458B5">
        <w:rPr>
          <w:bCs/>
          <w:sz w:val="20"/>
          <w:szCs w:val="18"/>
        </w:rPr>
        <w:t>their</w:t>
      </w:r>
      <w:r w:rsidR="007B7FF8">
        <w:rPr>
          <w:bCs/>
          <w:sz w:val="20"/>
          <w:szCs w:val="18"/>
        </w:rPr>
        <w:t xml:space="preserve"> normal </w:t>
      </w:r>
      <w:r w:rsidR="0030719C" w:rsidRPr="0030719C">
        <w:rPr>
          <w:bCs/>
          <w:sz w:val="20"/>
          <w:szCs w:val="18"/>
        </w:rPr>
        <w:t>formations</w:t>
      </w:r>
      <w:r w:rsidR="007B7FF8">
        <w:rPr>
          <w:bCs/>
          <w:sz w:val="20"/>
          <w:szCs w:val="18"/>
        </w:rPr>
        <w:t>, including Tight,</w:t>
      </w:r>
      <w:r w:rsidR="005031A3">
        <w:rPr>
          <w:bCs/>
          <w:sz w:val="20"/>
          <w:szCs w:val="18"/>
        </w:rPr>
        <w:t xml:space="preserve"> brushing obstacles aside like reptilian bulldozer</w:t>
      </w:r>
      <w:r w:rsidR="007B7FF8">
        <w:rPr>
          <w:bCs/>
          <w:sz w:val="20"/>
          <w:szCs w:val="18"/>
        </w:rPr>
        <w:t>s</w:t>
      </w:r>
      <w:r w:rsidR="005031A3">
        <w:rPr>
          <w:bCs/>
          <w:sz w:val="20"/>
          <w:szCs w:val="18"/>
        </w:rPr>
        <w:t xml:space="preserve">. They treat this terrain as Affecting </w:t>
      </w:r>
      <w:r w:rsidR="007458B5">
        <w:rPr>
          <w:bCs/>
          <w:sz w:val="20"/>
          <w:szCs w:val="18"/>
        </w:rPr>
        <w:t xml:space="preserve">for movement </w:t>
      </w:r>
      <w:r w:rsidR="005031A3">
        <w:rPr>
          <w:bCs/>
          <w:sz w:val="20"/>
          <w:szCs w:val="18"/>
        </w:rPr>
        <w:t>and take terrain CH</w:t>
      </w:r>
      <w:r w:rsidR="0030719C">
        <w:rPr>
          <w:bCs/>
          <w:sz w:val="20"/>
          <w:szCs w:val="18"/>
        </w:rPr>
        <w:t>.</w:t>
      </w:r>
      <w:r w:rsidR="00117B11">
        <w:rPr>
          <w:bCs/>
          <w:sz w:val="20"/>
          <w:szCs w:val="18"/>
        </w:rPr>
        <w:t xml:space="preserve">  They get a Formation Multiplier of 4 against units in Anklets in this terrain.</w:t>
      </w:r>
    </w:p>
    <w:p w14:paraId="1C2DB6E9" w14:textId="77777777" w:rsidR="00117B11" w:rsidRPr="00117B11" w:rsidRDefault="00117B11" w:rsidP="00C0475E">
      <w:pPr>
        <w:rPr>
          <w:bCs/>
          <w:sz w:val="20"/>
          <w:szCs w:val="18"/>
        </w:rPr>
      </w:pPr>
    </w:p>
    <w:p w14:paraId="7BC5A029" w14:textId="77777777" w:rsidR="00C0475E" w:rsidRPr="00EF51BC" w:rsidRDefault="00C0475E" w:rsidP="00C0475E">
      <w:pPr>
        <w:pStyle w:val="ListParagraph"/>
        <w:numPr>
          <w:ilvl w:val="2"/>
          <w:numId w:val="3"/>
        </w:numPr>
        <w:rPr>
          <w:b/>
          <w:sz w:val="22"/>
          <w:szCs w:val="20"/>
          <w:u w:val="single"/>
        </w:rPr>
      </w:pPr>
      <w:r w:rsidRPr="00EF51BC">
        <w:rPr>
          <w:b/>
          <w:sz w:val="22"/>
          <w:szCs w:val="20"/>
          <w:u w:val="single"/>
        </w:rPr>
        <w:t>HOG HATRED</w:t>
      </w:r>
    </w:p>
    <w:p w14:paraId="679E4E16" w14:textId="77777777" w:rsidR="00C0475E" w:rsidRPr="00EF51BC" w:rsidRDefault="00C0475E" w:rsidP="00C0475E">
      <w:pPr>
        <w:rPr>
          <w:b/>
          <w:sz w:val="22"/>
          <w:szCs w:val="20"/>
          <w:u w:val="single"/>
        </w:rPr>
      </w:pPr>
    </w:p>
    <w:p w14:paraId="3F26924F" w14:textId="760FEFFF" w:rsidR="00C0475E" w:rsidRDefault="00C0475E" w:rsidP="00C0475E">
      <w:pPr>
        <w:rPr>
          <w:sz w:val="20"/>
          <w:szCs w:val="20"/>
        </w:rPr>
      </w:pPr>
      <w:r w:rsidRPr="0061436E">
        <w:rPr>
          <w:sz w:val="20"/>
          <w:szCs w:val="20"/>
        </w:rPr>
        <w:t>If in melee with Hogs the last box on their Unit Card becomes purple (ie they cannot break from CH</w:t>
      </w:r>
      <w:r w:rsidR="00095A54">
        <w:rPr>
          <w:sz w:val="20"/>
          <w:szCs w:val="20"/>
        </w:rPr>
        <w:t xml:space="preserve"> even if received from a non-Shen unit</w:t>
      </w:r>
      <w:r w:rsidRPr="0061436E">
        <w:rPr>
          <w:sz w:val="20"/>
          <w:szCs w:val="20"/>
        </w:rPr>
        <w:t>).</w:t>
      </w:r>
    </w:p>
    <w:p w14:paraId="45C7C541" w14:textId="77777777" w:rsidR="00C0475E" w:rsidRDefault="00C0475E" w:rsidP="00C0475E">
      <w:pPr>
        <w:rPr>
          <w:sz w:val="20"/>
          <w:szCs w:val="20"/>
        </w:rPr>
      </w:pPr>
    </w:p>
    <w:p w14:paraId="1BE71F50" w14:textId="77777777" w:rsidR="00C0475E" w:rsidRPr="0061436E" w:rsidRDefault="00C0475E" w:rsidP="00C0475E">
      <w:pPr>
        <w:rPr>
          <w:sz w:val="20"/>
          <w:szCs w:val="20"/>
        </w:rPr>
      </w:pPr>
    </w:p>
    <w:p w14:paraId="0CA90B98" w14:textId="77777777" w:rsidR="00C0475E" w:rsidRDefault="00C0475E" w:rsidP="00C0475E">
      <w:pPr>
        <w:pStyle w:val="ListParagraph"/>
        <w:numPr>
          <w:ilvl w:val="1"/>
          <w:numId w:val="3"/>
        </w:numPr>
        <w:rPr>
          <w:b/>
          <w:color w:val="FF0000"/>
          <w:szCs w:val="20"/>
          <w:u w:val="single"/>
        </w:rPr>
      </w:pPr>
      <w:bookmarkStart w:id="146" w:name="_Ref486120793"/>
      <w:r w:rsidRPr="00460971">
        <w:rPr>
          <w:b/>
          <w:color w:val="FF0000"/>
          <w:szCs w:val="20"/>
          <w:u w:val="single"/>
        </w:rPr>
        <w:t>HLAKA (AKA THOSE LITTLE FURRY BASTARDS)</w:t>
      </w:r>
      <w:bookmarkEnd w:id="146"/>
    </w:p>
    <w:p w14:paraId="4C2E7D4A" w14:textId="77777777" w:rsidR="00C0475E" w:rsidRPr="00460971" w:rsidRDefault="00C0475E" w:rsidP="00C0475E">
      <w:pPr>
        <w:pStyle w:val="ListParagraph"/>
        <w:ind w:left="227"/>
        <w:rPr>
          <w:b/>
          <w:color w:val="FF0000"/>
          <w:szCs w:val="20"/>
          <w:u w:val="single"/>
        </w:rPr>
      </w:pPr>
    </w:p>
    <w:p w14:paraId="2E896D21" w14:textId="77777777" w:rsidR="00C0475E" w:rsidRDefault="00C0475E" w:rsidP="00C0475E">
      <w:pPr>
        <w:rPr>
          <w:b/>
          <w:sz w:val="20"/>
          <w:szCs w:val="20"/>
          <w:u w:val="single"/>
        </w:rPr>
      </w:pPr>
      <w:r>
        <w:rPr>
          <w:b/>
          <w:sz w:val="20"/>
          <w:szCs w:val="20"/>
          <w:u w:val="single"/>
        </w:rPr>
        <w:lastRenderedPageBreak/>
        <w:t xml:space="preserve">                           </w:t>
      </w:r>
      <w:r>
        <w:rPr>
          <w:noProof/>
          <w:lang w:eastAsia="en-GB"/>
        </w:rPr>
        <w:drawing>
          <wp:inline distT="0" distB="0" distL="0" distR="0" wp14:anchorId="32ED8A3D" wp14:editId="5DDD09F8">
            <wp:extent cx="1355075" cy="2311008"/>
            <wp:effectExtent l="0" t="0" r="0" b="0"/>
            <wp:docPr id="17" name="Picture 17" descr="http://3.bp.blogspot.com/-eaxOluXcsJc/T4Tm9dfLwsI/AAAAAAAAA1w/diXNrA4_Hes/s1600/Hlaka_Sc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eaxOluXcsJc/T4Tm9dfLwsI/AAAAAAAAA1w/diXNrA4_Hes/s1600/Hlaka_Scou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2079" cy="2322953"/>
                    </a:xfrm>
                    <a:prstGeom prst="rect">
                      <a:avLst/>
                    </a:prstGeom>
                    <a:noFill/>
                    <a:ln>
                      <a:noFill/>
                    </a:ln>
                  </pic:spPr>
                </pic:pic>
              </a:graphicData>
            </a:graphic>
          </wp:inline>
        </w:drawing>
      </w:r>
      <w:r>
        <w:rPr>
          <w:b/>
          <w:sz w:val="20"/>
          <w:szCs w:val="20"/>
          <w:u w:val="single"/>
        </w:rPr>
        <w:t xml:space="preserve">                               </w:t>
      </w:r>
      <w:r>
        <w:rPr>
          <w:noProof/>
          <w:lang w:eastAsia="en-GB"/>
        </w:rPr>
        <w:drawing>
          <wp:inline distT="0" distB="0" distL="0" distR="0" wp14:anchorId="03D457B3" wp14:editId="04351106">
            <wp:extent cx="2445744" cy="1688193"/>
            <wp:effectExtent l="0" t="0" r="0" b="7620"/>
            <wp:docPr id="18" name="Picture 18" descr="http://t10.deviantart.net/1WxGrxmJKOBiGTXOpHxvY_IPE78=/fit-in/700x350/filters:fixed_height(100,100):origin()/pre06/8b10/th/pre/i/2004/341/4/f/hlaka_by_fireborn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10.deviantart.net/1WxGrxmJKOBiGTXOpHxvY_IPE78=/fit-in/700x350/filters:fixed_height(100,100):origin()/pre06/8b10/th/pre/i/2004/341/4/f/hlaka_by_fireborn4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5806" cy="1688236"/>
                    </a:xfrm>
                    <a:prstGeom prst="rect">
                      <a:avLst/>
                    </a:prstGeom>
                    <a:noFill/>
                    <a:ln>
                      <a:noFill/>
                    </a:ln>
                  </pic:spPr>
                </pic:pic>
              </a:graphicData>
            </a:graphic>
          </wp:inline>
        </w:drawing>
      </w:r>
    </w:p>
    <w:p w14:paraId="692C5E62" w14:textId="77777777" w:rsidR="00C0475E" w:rsidRPr="0061436E" w:rsidRDefault="00C0475E" w:rsidP="00C0475E">
      <w:pPr>
        <w:rPr>
          <w:b/>
          <w:sz w:val="20"/>
          <w:szCs w:val="20"/>
          <w:u w:val="single"/>
        </w:rPr>
      </w:pPr>
    </w:p>
    <w:p w14:paraId="344B1F57" w14:textId="77777777" w:rsidR="009A3120" w:rsidRDefault="00987E85" w:rsidP="00C0475E">
      <w:pPr>
        <w:rPr>
          <w:sz w:val="20"/>
          <w:szCs w:val="20"/>
        </w:rPr>
      </w:pPr>
      <w:r>
        <w:rPr>
          <w:sz w:val="20"/>
          <w:szCs w:val="20"/>
        </w:rPr>
        <w:t xml:space="preserve">Irritating as these ill disciplined furballs are it is unfortunately necessary for any well organised army to have Hlaka capability flying above the battlefield, so even we of Mighty Ssa’atis have to tolerate the wretched creatures and refrain from ripping their wings off, no matter how justified.  </w:t>
      </w:r>
    </w:p>
    <w:p w14:paraId="58B4FF10" w14:textId="6B37212B" w:rsidR="00987E85" w:rsidRDefault="00667A3D" w:rsidP="00C0475E">
      <w:pPr>
        <w:rPr>
          <w:sz w:val="20"/>
          <w:szCs w:val="20"/>
        </w:rPr>
      </w:pPr>
      <w:r>
        <w:rPr>
          <w:sz w:val="20"/>
          <w:szCs w:val="20"/>
        </w:rPr>
        <w:t xml:space="preserve">Happily none of our Keneng never treat them in any way </w:t>
      </w:r>
      <w:r w:rsidR="009A3120">
        <w:rPr>
          <w:sz w:val="20"/>
          <w:szCs w:val="20"/>
        </w:rPr>
        <w:t>beyond strict</w:t>
      </w:r>
      <w:r>
        <w:rPr>
          <w:sz w:val="20"/>
          <w:szCs w:val="20"/>
        </w:rPr>
        <w:t xml:space="preserve"> military decorum but it appears that the Dog Gobblers (of course) and even certain Tsolyani Keneng maintain inappropriate relationships (</w:t>
      </w:r>
      <w:r w:rsidRPr="006B49D2">
        <w:rPr>
          <w:color w:val="70AD47" w:themeColor="accent6"/>
          <w:sz w:val="20"/>
          <w:szCs w:val="20"/>
        </w:rPr>
        <w:t>Hlaka in a battle with Baron Ald, Kettukal or Eselne can get bonuses in combat /  Unmentionable Dropping depending on scenario instructions</w:t>
      </w:r>
      <w:r>
        <w:rPr>
          <w:sz w:val="20"/>
          <w:szCs w:val="20"/>
        </w:rPr>
        <w:t xml:space="preserve">.). The Greasy Beards of Tsatsayyagga are as usual poorly organised in this </w:t>
      </w:r>
      <w:r w:rsidR="009A3120">
        <w:rPr>
          <w:sz w:val="20"/>
          <w:szCs w:val="20"/>
        </w:rPr>
        <w:t>part of warfare</w:t>
      </w:r>
      <w:r>
        <w:rPr>
          <w:sz w:val="20"/>
          <w:szCs w:val="20"/>
        </w:rPr>
        <w:t xml:space="preserve"> (</w:t>
      </w:r>
      <w:r w:rsidRPr="006B49D2">
        <w:rPr>
          <w:color w:val="70AD47" w:themeColor="accent6"/>
          <w:sz w:val="20"/>
          <w:szCs w:val="20"/>
        </w:rPr>
        <w:t>They should get a a reduced allocation of Hlaka, who may be less effective, depending on scenario instructions.).</w:t>
      </w:r>
    </w:p>
    <w:p w14:paraId="39943BE9" w14:textId="77777777" w:rsidR="00987E85" w:rsidRDefault="00987E85" w:rsidP="00C0475E">
      <w:pPr>
        <w:rPr>
          <w:sz w:val="20"/>
          <w:szCs w:val="20"/>
        </w:rPr>
      </w:pPr>
    </w:p>
    <w:p w14:paraId="050A931C" w14:textId="1397012F" w:rsidR="00987E85" w:rsidRDefault="00987E85" w:rsidP="00C0475E">
      <w:pPr>
        <w:pStyle w:val="ListParagraph"/>
        <w:numPr>
          <w:ilvl w:val="2"/>
          <w:numId w:val="3"/>
        </w:numPr>
        <w:rPr>
          <w:b/>
          <w:sz w:val="22"/>
          <w:szCs w:val="20"/>
          <w:u w:val="single"/>
        </w:rPr>
      </w:pPr>
      <w:bookmarkStart w:id="147" w:name="_Ref486038727"/>
      <w:r>
        <w:rPr>
          <w:b/>
          <w:sz w:val="22"/>
          <w:szCs w:val="20"/>
          <w:u w:val="single"/>
        </w:rPr>
        <w:t>Hlaka Placement</w:t>
      </w:r>
    </w:p>
    <w:p w14:paraId="309927B5" w14:textId="39BB17A0" w:rsidR="00667A3D" w:rsidRDefault="00667A3D" w:rsidP="00667A3D">
      <w:pPr>
        <w:rPr>
          <w:b/>
          <w:sz w:val="22"/>
          <w:szCs w:val="20"/>
          <w:u w:val="single"/>
        </w:rPr>
      </w:pPr>
    </w:p>
    <w:p w14:paraId="4380472B" w14:textId="7817217B" w:rsidR="00987E85" w:rsidRPr="009A3120" w:rsidRDefault="00667A3D" w:rsidP="00987E85">
      <w:pPr>
        <w:rPr>
          <w:sz w:val="20"/>
          <w:szCs w:val="20"/>
        </w:rPr>
      </w:pPr>
      <w:r w:rsidRPr="009A3120">
        <w:rPr>
          <w:sz w:val="20"/>
          <w:szCs w:val="20"/>
        </w:rPr>
        <w:t xml:space="preserve">Hlaka operate in groups of three (Triads) and should be grouped accordingly.  </w:t>
      </w:r>
      <w:r w:rsidR="00987E85" w:rsidRPr="009A3120">
        <w:rPr>
          <w:sz w:val="20"/>
          <w:szCs w:val="20"/>
        </w:rPr>
        <w:t>Triads with a Mission are placed at the desired location on the board.</w:t>
      </w:r>
      <w:r w:rsidRPr="009A3120">
        <w:rPr>
          <w:sz w:val="20"/>
          <w:szCs w:val="20"/>
        </w:rPr>
        <w:t xml:space="preserve">  Other Hlaka are placed in the off board h</w:t>
      </w:r>
      <w:r w:rsidR="009A3120" w:rsidRPr="009A3120">
        <w:rPr>
          <w:sz w:val="20"/>
          <w:szCs w:val="20"/>
        </w:rPr>
        <w:t>olding area in one of the four boxes (Ready and Abort 1/2/3).</w:t>
      </w:r>
    </w:p>
    <w:p w14:paraId="194359F1" w14:textId="77777777" w:rsidR="009A3120" w:rsidRPr="009A3120" w:rsidRDefault="009A3120" w:rsidP="00987E85">
      <w:pPr>
        <w:rPr>
          <w:sz w:val="20"/>
          <w:szCs w:val="20"/>
        </w:rPr>
      </w:pPr>
    </w:p>
    <w:p w14:paraId="4670075C" w14:textId="784187FB" w:rsidR="00987E85" w:rsidRDefault="00987E85" w:rsidP="00C0475E">
      <w:pPr>
        <w:pStyle w:val="ListParagraph"/>
        <w:numPr>
          <w:ilvl w:val="2"/>
          <w:numId w:val="3"/>
        </w:numPr>
        <w:rPr>
          <w:b/>
          <w:sz w:val="22"/>
          <w:szCs w:val="20"/>
          <w:u w:val="single"/>
        </w:rPr>
      </w:pPr>
      <w:r>
        <w:rPr>
          <w:b/>
          <w:sz w:val="22"/>
          <w:szCs w:val="20"/>
          <w:u w:val="single"/>
        </w:rPr>
        <w:t>Hlaka Missions</w:t>
      </w:r>
    </w:p>
    <w:p w14:paraId="5DAB68A7" w14:textId="77777777" w:rsidR="00987E85" w:rsidRDefault="00987E85" w:rsidP="00987E85">
      <w:pPr>
        <w:rPr>
          <w:b/>
          <w:sz w:val="22"/>
          <w:szCs w:val="20"/>
          <w:u w:val="single"/>
        </w:rPr>
      </w:pPr>
    </w:p>
    <w:p w14:paraId="3C26F1DC" w14:textId="7621B9F0" w:rsidR="00987E85" w:rsidRPr="00987E85" w:rsidRDefault="00987E85" w:rsidP="00987E85">
      <w:pPr>
        <w:rPr>
          <w:bCs/>
          <w:sz w:val="20"/>
          <w:szCs w:val="18"/>
        </w:rPr>
      </w:pPr>
      <w:r w:rsidRPr="00987E85">
        <w:rPr>
          <w:bCs/>
          <w:sz w:val="20"/>
          <w:szCs w:val="18"/>
        </w:rPr>
        <w:t>The four Missions Hlaka Triads can receive are:</w:t>
      </w:r>
    </w:p>
    <w:p w14:paraId="6B46052D" w14:textId="77777777" w:rsidR="00987E85" w:rsidRDefault="00987E85" w:rsidP="00987E85">
      <w:pPr>
        <w:rPr>
          <w:b/>
          <w:sz w:val="22"/>
          <w:szCs w:val="20"/>
          <w:u w:val="single"/>
        </w:rPr>
      </w:pPr>
    </w:p>
    <w:p w14:paraId="66D3E465" w14:textId="7B7DE54B" w:rsidR="00987E85" w:rsidRDefault="00987E85" w:rsidP="00987E85">
      <w:pPr>
        <w:rPr>
          <w:sz w:val="20"/>
          <w:szCs w:val="20"/>
        </w:rPr>
      </w:pPr>
      <w:r w:rsidRPr="006B49D2">
        <w:rPr>
          <w:b/>
          <w:sz w:val="22"/>
          <w:szCs w:val="22"/>
        </w:rPr>
        <w:t>Bolt of Metallja (Bolt</w:t>
      </w:r>
      <w:r w:rsidRPr="0007150E">
        <w:rPr>
          <w:b/>
          <w:sz w:val="20"/>
          <w:szCs w:val="20"/>
        </w:rPr>
        <w:t>)</w:t>
      </w:r>
      <w:r>
        <w:rPr>
          <w:sz w:val="20"/>
          <w:szCs w:val="20"/>
        </w:rPr>
        <w:t xml:space="preserve">   -  </w:t>
      </w:r>
      <w:r w:rsidRPr="006B49D2">
        <w:rPr>
          <w:b/>
          <w:bCs/>
          <w:sz w:val="20"/>
          <w:szCs w:val="20"/>
        </w:rPr>
        <w:t>Intercepting</w:t>
      </w:r>
      <w:r>
        <w:rPr>
          <w:sz w:val="20"/>
          <w:szCs w:val="20"/>
        </w:rPr>
        <w:t xml:space="preserve"> Unmentionables and Eye missions and contesting </w:t>
      </w:r>
      <w:r w:rsidR="006B49D2">
        <w:rPr>
          <w:sz w:val="20"/>
          <w:szCs w:val="20"/>
        </w:rPr>
        <w:t>Aerial S</w:t>
      </w:r>
      <w:r>
        <w:rPr>
          <w:sz w:val="20"/>
          <w:szCs w:val="20"/>
        </w:rPr>
        <w:t>uperiority.</w:t>
      </w:r>
    </w:p>
    <w:p w14:paraId="69EDE163" w14:textId="77777777" w:rsidR="00987E85" w:rsidRDefault="00987E85" w:rsidP="00987E85">
      <w:pPr>
        <w:rPr>
          <w:sz w:val="20"/>
          <w:szCs w:val="20"/>
        </w:rPr>
      </w:pPr>
      <w:r w:rsidRPr="006B49D2">
        <w:rPr>
          <w:b/>
          <w:bCs/>
          <w:sz w:val="22"/>
          <w:szCs w:val="22"/>
        </w:rPr>
        <w:t>Irrefrangible Shield of Chirene of Nlyss (Shield</w:t>
      </w:r>
      <w:r w:rsidRPr="0007150E">
        <w:rPr>
          <w:b/>
          <w:bCs/>
          <w:sz w:val="20"/>
          <w:szCs w:val="20"/>
        </w:rPr>
        <w:t>)</w:t>
      </w:r>
      <w:r>
        <w:rPr>
          <w:sz w:val="20"/>
          <w:szCs w:val="20"/>
        </w:rPr>
        <w:t xml:space="preserve">  -  </w:t>
      </w:r>
      <w:r w:rsidRPr="0061436E">
        <w:rPr>
          <w:sz w:val="20"/>
          <w:szCs w:val="20"/>
        </w:rPr>
        <w:t xml:space="preserve"> </w:t>
      </w:r>
      <w:r w:rsidRPr="006B49D2">
        <w:rPr>
          <w:b/>
          <w:bCs/>
          <w:sz w:val="20"/>
          <w:szCs w:val="20"/>
        </w:rPr>
        <w:t>Escorting</w:t>
      </w:r>
      <w:r>
        <w:rPr>
          <w:sz w:val="20"/>
          <w:szCs w:val="20"/>
        </w:rPr>
        <w:t xml:space="preserve"> Unmentionables and Shield Missions to protect them from Bolts</w:t>
      </w:r>
    </w:p>
    <w:p w14:paraId="65EC85FA" w14:textId="3E4BDB0E" w:rsidR="00987E85" w:rsidRPr="0061436E" w:rsidRDefault="00987E85" w:rsidP="00987E85">
      <w:pPr>
        <w:rPr>
          <w:sz w:val="20"/>
          <w:szCs w:val="20"/>
        </w:rPr>
      </w:pPr>
      <w:r w:rsidRPr="006B49D2">
        <w:rPr>
          <w:b/>
          <w:sz w:val="22"/>
          <w:szCs w:val="22"/>
        </w:rPr>
        <w:t>Unmentionable Substances (Unmentionables)</w:t>
      </w:r>
      <w:r w:rsidRPr="006B49D2">
        <w:rPr>
          <w:sz w:val="22"/>
          <w:szCs w:val="22"/>
        </w:rPr>
        <w:t xml:space="preserve">  </w:t>
      </w:r>
      <w:r>
        <w:rPr>
          <w:sz w:val="20"/>
          <w:szCs w:val="20"/>
        </w:rPr>
        <w:t xml:space="preserve">-  </w:t>
      </w:r>
      <w:r w:rsidR="006B49D2" w:rsidRPr="006B49D2">
        <w:rPr>
          <w:b/>
          <w:bCs/>
          <w:sz w:val="20"/>
          <w:szCs w:val="20"/>
        </w:rPr>
        <w:t>H</w:t>
      </w:r>
      <w:r w:rsidRPr="006B49D2">
        <w:rPr>
          <w:b/>
          <w:bCs/>
          <w:sz w:val="20"/>
          <w:szCs w:val="20"/>
        </w:rPr>
        <w:t>arassing</w:t>
      </w:r>
      <w:r w:rsidRPr="0061436E">
        <w:rPr>
          <w:sz w:val="20"/>
          <w:szCs w:val="20"/>
        </w:rPr>
        <w:t xml:space="preserve"> </w:t>
      </w:r>
      <w:r>
        <w:rPr>
          <w:sz w:val="20"/>
          <w:szCs w:val="20"/>
        </w:rPr>
        <w:t>C</w:t>
      </w:r>
      <w:r w:rsidRPr="0061436E">
        <w:rPr>
          <w:sz w:val="20"/>
          <w:szCs w:val="20"/>
        </w:rPr>
        <w:t xml:space="preserve">ommand </w:t>
      </w:r>
      <w:r>
        <w:rPr>
          <w:sz w:val="20"/>
          <w:szCs w:val="20"/>
        </w:rPr>
        <w:t>Posts and Legion staff</w:t>
      </w:r>
    </w:p>
    <w:p w14:paraId="3DDCC10E" w14:textId="765DD78D" w:rsidR="00987E85" w:rsidRPr="0061436E" w:rsidRDefault="00987E85" w:rsidP="00987E85">
      <w:pPr>
        <w:rPr>
          <w:sz w:val="20"/>
          <w:szCs w:val="20"/>
        </w:rPr>
      </w:pPr>
      <w:r w:rsidRPr="006B49D2">
        <w:rPr>
          <w:b/>
          <w:sz w:val="22"/>
          <w:szCs w:val="22"/>
        </w:rPr>
        <w:t xml:space="preserve">Eye of Subadim (Eye)  </w:t>
      </w:r>
      <w:r>
        <w:rPr>
          <w:b/>
          <w:sz w:val="20"/>
          <w:szCs w:val="20"/>
        </w:rPr>
        <w:t xml:space="preserve">-  </w:t>
      </w:r>
      <w:r w:rsidRPr="0061436E">
        <w:rPr>
          <w:sz w:val="20"/>
          <w:szCs w:val="20"/>
        </w:rPr>
        <w:t xml:space="preserve"> </w:t>
      </w:r>
      <w:r w:rsidR="006B49D2" w:rsidRPr="006B49D2">
        <w:rPr>
          <w:b/>
          <w:bCs/>
          <w:sz w:val="20"/>
          <w:szCs w:val="20"/>
        </w:rPr>
        <w:t>R</w:t>
      </w:r>
      <w:r w:rsidRPr="006B49D2">
        <w:rPr>
          <w:b/>
          <w:bCs/>
          <w:sz w:val="20"/>
          <w:szCs w:val="20"/>
        </w:rPr>
        <w:t>econnaissance</w:t>
      </w:r>
      <w:r w:rsidRPr="0061436E">
        <w:rPr>
          <w:sz w:val="20"/>
          <w:szCs w:val="20"/>
        </w:rPr>
        <w:t xml:space="preserve"> </w:t>
      </w:r>
    </w:p>
    <w:p w14:paraId="12D0EF4F" w14:textId="77777777" w:rsidR="00987E85" w:rsidRPr="00987E85" w:rsidRDefault="00987E85" w:rsidP="00987E85">
      <w:pPr>
        <w:rPr>
          <w:b/>
          <w:sz w:val="22"/>
          <w:szCs w:val="20"/>
          <w:u w:val="single"/>
        </w:rPr>
      </w:pPr>
    </w:p>
    <w:p w14:paraId="1CB568F7" w14:textId="2E5322EF" w:rsidR="00C0475E" w:rsidRPr="00DB5353" w:rsidRDefault="00C0475E" w:rsidP="00C0475E">
      <w:pPr>
        <w:pStyle w:val="ListParagraph"/>
        <w:numPr>
          <w:ilvl w:val="2"/>
          <w:numId w:val="3"/>
        </w:numPr>
        <w:rPr>
          <w:b/>
          <w:sz w:val="22"/>
          <w:szCs w:val="20"/>
          <w:u w:val="single"/>
        </w:rPr>
      </w:pPr>
      <w:r w:rsidRPr="00DB5353">
        <w:rPr>
          <w:b/>
          <w:sz w:val="22"/>
          <w:szCs w:val="20"/>
          <w:u w:val="single"/>
        </w:rPr>
        <w:t>Hlaka Sequence of Play</w:t>
      </w:r>
      <w:bookmarkEnd w:id="147"/>
    </w:p>
    <w:p w14:paraId="76889D19" w14:textId="77777777" w:rsidR="00C0475E" w:rsidRPr="0061436E" w:rsidRDefault="00C0475E" w:rsidP="00C0475E">
      <w:pPr>
        <w:rPr>
          <w:sz w:val="20"/>
          <w:szCs w:val="20"/>
        </w:rPr>
      </w:pPr>
    </w:p>
    <w:p w14:paraId="71FFD252" w14:textId="616FA56E" w:rsidR="00C0475E" w:rsidRPr="006B49D2" w:rsidRDefault="00C0475E" w:rsidP="00C0475E">
      <w:pPr>
        <w:rPr>
          <w:color w:val="385623" w:themeColor="accent6" w:themeShade="80"/>
          <w:sz w:val="20"/>
          <w:szCs w:val="20"/>
        </w:rPr>
      </w:pPr>
      <w:r w:rsidRPr="0061436E">
        <w:rPr>
          <w:sz w:val="20"/>
          <w:szCs w:val="20"/>
        </w:rPr>
        <w:t xml:space="preserve">The following </w:t>
      </w:r>
      <w:r w:rsidR="00B77665">
        <w:rPr>
          <w:sz w:val="20"/>
          <w:szCs w:val="20"/>
        </w:rPr>
        <w:t xml:space="preserve">six </w:t>
      </w:r>
      <w:r w:rsidRPr="0061436E">
        <w:rPr>
          <w:sz w:val="20"/>
          <w:szCs w:val="20"/>
        </w:rPr>
        <w:t>steps are performed during the Hlaka Phase</w:t>
      </w:r>
      <w:r>
        <w:rPr>
          <w:sz w:val="20"/>
          <w:szCs w:val="20"/>
        </w:rPr>
        <w:t xml:space="preserve"> with</w:t>
      </w:r>
      <w:r w:rsidR="009A3120">
        <w:rPr>
          <w:sz w:val="20"/>
          <w:szCs w:val="20"/>
        </w:rPr>
        <w:t xml:space="preserve"> the</w:t>
      </w:r>
      <w:r>
        <w:rPr>
          <w:sz w:val="20"/>
          <w:szCs w:val="20"/>
        </w:rPr>
        <w:t xml:space="preserve"> </w:t>
      </w:r>
      <w:r w:rsidRPr="009A3120">
        <w:rPr>
          <w:b/>
          <w:bCs/>
          <w:sz w:val="20"/>
          <w:szCs w:val="20"/>
        </w:rPr>
        <w:t>Non-Initiative player performing each step first</w:t>
      </w:r>
      <w:r w:rsidR="007D64BF" w:rsidRPr="009A3120">
        <w:rPr>
          <w:b/>
          <w:bCs/>
          <w:sz w:val="20"/>
          <w:szCs w:val="20"/>
        </w:rPr>
        <w:t xml:space="preserve">, </w:t>
      </w:r>
      <w:r w:rsidR="007D64BF">
        <w:rPr>
          <w:sz w:val="20"/>
          <w:szCs w:val="20"/>
        </w:rPr>
        <w:t>unless the Iniative Player decides otherwise</w:t>
      </w:r>
      <w:r w:rsidR="006B49D2">
        <w:rPr>
          <w:sz w:val="20"/>
          <w:szCs w:val="20"/>
        </w:rPr>
        <w:t>.  (</w:t>
      </w:r>
      <w:r w:rsidR="006B49D2" w:rsidRPr="006B49D2">
        <w:rPr>
          <w:color w:val="70AD47" w:themeColor="accent6"/>
          <w:sz w:val="20"/>
          <w:szCs w:val="20"/>
        </w:rPr>
        <w:t>Note the effect of this on Play with Stones and Like Your Stones carefully.)</w:t>
      </w:r>
    </w:p>
    <w:p w14:paraId="7E3498EF" w14:textId="77777777" w:rsidR="00C0475E" w:rsidRPr="0061436E" w:rsidRDefault="00C0475E" w:rsidP="00C0475E">
      <w:pPr>
        <w:rPr>
          <w:sz w:val="20"/>
          <w:szCs w:val="20"/>
        </w:rPr>
      </w:pPr>
    </w:p>
    <w:p w14:paraId="42DC007C" w14:textId="77777777" w:rsidR="00C0475E" w:rsidRPr="00DB5353" w:rsidRDefault="00C0475E" w:rsidP="00C0475E">
      <w:pPr>
        <w:pStyle w:val="ListParagraph"/>
        <w:numPr>
          <w:ilvl w:val="3"/>
          <w:numId w:val="3"/>
        </w:numPr>
        <w:rPr>
          <w:b/>
          <w:sz w:val="22"/>
          <w:szCs w:val="20"/>
          <w:u w:val="single"/>
        </w:rPr>
      </w:pPr>
      <w:bookmarkStart w:id="148" w:name="_Hlk117698094"/>
      <w:bookmarkStart w:id="149" w:name="_Hlk148631213"/>
      <w:r w:rsidRPr="00DB5353">
        <w:rPr>
          <w:b/>
          <w:sz w:val="22"/>
          <w:szCs w:val="20"/>
          <w:u w:val="single"/>
        </w:rPr>
        <w:t>New Stones</w:t>
      </w:r>
      <w:r>
        <w:rPr>
          <w:b/>
          <w:sz w:val="22"/>
          <w:szCs w:val="20"/>
          <w:u w:val="single"/>
        </w:rPr>
        <w:t xml:space="preserve"> (The Dizzy Peaks of Thenu Thendraya)</w:t>
      </w:r>
    </w:p>
    <w:p w14:paraId="0D0B7209" w14:textId="77777777" w:rsidR="00C0475E" w:rsidRPr="00DB5353" w:rsidRDefault="00C0475E" w:rsidP="00C0475E">
      <w:pPr>
        <w:pStyle w:val="ListParagraph"/>
        <w:ind w:left="567"/>
        <w:rPr>
          <w:b/>
          <w:sz w:val="22"/>
          <w:szCs w:val="20"/>
          <w:u w:val="single"/>
        </w:rPr>
      </w:pPr>
    </w:p>
    <w:p w14:paraId="0B2286B5" w14:textId="633889A3" w:rsidR="00C0475E" w:rsidRPr="0061436E" w:rsidRDefault="00C0475E" w:rsidP="00C0475E">
      <w:pPr>
        <w:pStyle w:val="ListParagraph"/>
        <w:ind w:left="567"/>
        <w:rPr>
          <w:sz w:val="20"/>
          <w:szCs w:val="20"/>
        </w:rPr>
      </w:pPr>
      <w:r w:rsidRPr="0061436E">
        <w:rPr>
          <w:sz w:val="20"/>
          <w:szCs w:val="20"/>
        </w:rPr>
        <w:t xml:space="preserve">At a cost of one SSS </w:t>
      </w:r>
      <w:r w:rsidR="009C17B2">
        <w:rPr>
          <w:sz w:val="20"/>
          <w:szCs w:val="20"/>
        </w:rPr>
        <w:t xml:space="preserve">(0.5 for single triad) </w:t>
      </w:r>
      <w:r w:rsidRPr="0061436E">
        <w:rPr>
          <w:sz w:val="20"/>
          <w:szCs w:val="20"/>
        </w:rPr>
        <w:t xml:space="preserve">new Missions may be issued to all Hlaka on the board or in the Ready box.  </w:t>
      </w:r>
      <w:r w:rsidR="004A4A22">
        <w:rPr>
          <w:sz w:val="20"/>
          <w:szCs w:val="20"/>
        </w:rPr>
        <w:t>[</w:t>
      </w:r>
      <w:r w:rsidR="004A4A22" w:rsidRPr="004A4A22">
        <w:rPr>
          <w:color w:val="FF0000"/>
          <w:sz w:val="20"/>
          <w:szCs w:val="20"/>
        </w:rPr>
        <w:t>If Keneng Rod really wants can have a one turn delay in issuing changed Missions to Hlaka on the board.  But not otherwise</w:t>
      </w:r>
      <w:r w:rsidR="004A4A22">
        <w:rPr>
          <w:sz w:val="20"/>
          <w:szCs w:val="20"/>
        </w:rPr>
        <w:t>.]</w:t>
      </w:r>
    </w:p>
    <w:p w14:paraId="46969383" w14:textId="77777777" w:rsidR="00C0475E" w:rsidRDefault="00C0475E" w:rsidP="00C0475E">
      <w:pPr>
        <w:pStyle w:val="ListParagraph"/>
        <w:ind w:left="567"/>
        <w:rPr>
          <w:sz w:val="20"/>
          <w:szCs w:val="20"/>
        </w:rPr>
      </w:pPr>
    </w:p>
    <w:p w14:paraId="19A5E68D" w14:textId="77777777" w:rsidR="00C0475E" w:rsidRPr="00DB5353" w:rsidRDefault="00C0475E" w:rsidP="00C0475E">
      <w:pPr>
        <w:pStyle w:val="ListParagraph"/>
        <w:numPr>
          <w:ilvl w:val="3"/>
          <w:numId w:val="3"/>
        </w:numPr>
        <w:rPr>
          <w:b/>
          <w:sz w:val="22"/>
          <w:szCs w:val="20"/>
          <w:u w:val="single"/>
        </w:rPr>
      </w:pPr>
      <w:r w:rsidRPr="00DB5353">
        <w:rPr>
          <w:b/>
          <w:sz w:val="22"/>
          <w:szCs w:val="20"/>
          <w:u w:val="single"/>
        </w:rPr>
        <w:t>Smoothing the Fur</w:t>
      </w:r>
    </w:p>
    <w:p w14:paraId="0C8A8086" w14:textId="77777777" w:rsidR="00C0475E" w:rsidRPr="0061436E" w:rsidRDefault="00C0475E" w:rsidP="00C0475E">
      <w:pPr>
        <w:pStyle w:val="ListParagraph"/>
        <w:ind w:left="567"/>
        <w:rPr>
          <w:b/>
          <w:sz w:val="20"/>
          <w:szCs w:val="20"/>
          <w:u w:val="single"/>
        </w:rPr>
      </w:pPr>
    </w:p>
    <w:p w14:paraId="38714B3A" w14:textId="37301A9F" w:rsidR="00C0475E" w:rsidRPr="0061436E" w:rsidRDefault="00C0475E" w:rsidP="00C0475E">
      <w:pPr>
        <w:pStyle w:val="ListParagraph"/>
        <w:ind w:left="567"/>
        <w:rPr>
          <w:sz w:val="20"/>
          <w:szCs w:val="20"/>
        </w:rPr>
      </w:pPr>
      <w:r w:rsidRPr="0061436E">
        <w:rPr>
          <w:sz w:val="20"/>
          <w:szCs w:val="20"/>
        </w:rPr>
        <w:t xml:space="preserve">During this phase Hlaka in the Abort Boxes are moved up (ie Abort 1 to </w:t>
      </w:r>
      <w:r w:rsidR="009A3120">
        <w:rPr>
          <w:sz w:val="20"/>
          <w:szCs w:val="20"/>
        </w:rPr>
        <w:t>Ready</w:t>
      </w:r>
      <w:r w:rsidRPr="0061436E">
        <w:rPr>
          <w:sz w:val="20"/>
          <w:szCs w:val="20"/>
        </w:rPr>
        <w:t>, Abort 2 to Abort 1 etc).</w:t>
      </w:r>
    </w:p>
    <w:p w14:paraId="6D5FD2E6" w14:textId="77777777" w:rsidR="00C0475E" w:rsidRPr="0061436E" w:rsidRDefault="00C0475E" w:rsidP="00C0475E">
      <w:pPr>
        <w:pStyle w:val="ListParagraph"/>
        <w:ind w:left="567"/>
        <w:rPr>
          <w:sz w:val="20"/>
          <w:szCs w:val="20"/>
        </w:rPr>
      </w:pPr>
    </w:p>
    <w:p w14:paraId="102AB1CD" w14:textId="77777777" w:rsidR="00C0475E" w:rsidRPr="00DB5353" w:rsidRDefault="00C0475E" w:rsidP="00C0475E">
      <w:pPr>
        <w:pStyle w:val="ListParagraph"/>
        <w:numPr>
          <w:ilvl w:val="3"/>
          <w:numId w:val="3"/>
        </w:numPr>
        <w:rPr>
          <w:b/>
          <w:sz w:val="22"/>
          <w:szCs w:val="20"/>
          <w:u w:val="single"/>
        </w:rPr>
      </w:pPr>
      <w:r w:rsidRPr="00DB5353">
        <w:rPr>
          <w:b/>
          <w:sz w:val="22"/>
          <w:szCs w:val="20"/>
          <w:u w:val="single"/>
        </w:rPr>
        <w:t>Play with Stones</w:t>
      </w:r>
    </w:p>
    <w:p w14:paraId="50F3BCD8" w14:textId="77777777" w:rsidR="00C0475E" w:rsidRPr="0061436E" w:rsidRDefault="00C0475E" w:rsidP="00C0475E">
      <w:pPr>
        <w:pStyle w:val="ListParagraph"/>
        <w:ind w:left="567"/>
        <w:rPr>
          <w:sz w:val="20"/>
          <w:szCs w:val="20"/>
        </w:rPr>
      </w:pPr>
    </w:p>
    <w:p w14:paraId="52AC4AE7" w14:textId="2306810D" w:rsidR="00746B1E" w:rsidRDefault="00C0475E" w:rsidP="00C0475E">
      <w:pPr>
        <w:pStyle w:val="ListParagraph"/>
        <w:ind w:left="567"/>
        <w:rPr>
          <w:sz w:val="20"/>
          <w:szCs w:val="20"/>
        </w:rPr>
      </w:pPr>
      <w:r w:rsidRPr="0061436E">
        <w:rPr>
          <w:sz w:val="20"/>
          <w:szCs w:val="20"/>
        </w:rPr>
        <w:lastRenderedPageBreak/>
        <w:t xml:space="preserve">All Hlaka on the board </w:t>
      </w:r>
      <w:r>
        <w:rPr>
          <w:sz w:val="20"/>
          <w:szCs w:val="20"/>
        </w:rPr>
        <w:t xml:space="preserve">with Eye and </w:t>
      </w:r>
      <w:r w:rsidR="006A7653">
        <w:rPr>
          <w:sz w:val="20"/>
          <w:szCs w:val="20"/>
        </w:rPr>
        <w:t>Unmentionables</w:t>
      </w:r>
      <w:r>
        <w:rPr>
          <w:sz w:val="20"/>
          <w:szCs w:val="20"/>
        </w:rPr>
        <w:t xml:space="preserve"> missions </w:t>
      </w:r>
      <w:r w:rsidR="00B77665" w:rsidRPr="00B77665">
        <w:rPr>
          <w:b/>
          <w:bCs/>
          <w:sz w:val="20"/>
          <w:szCs w:val="20"/>
        </w:rPr>
        <w:t>may</w:t>
      </w:r>
      <w:r w:rsidR="00B77665">
        <w:rPr>
          <w:sz w:val="20"/>
          <w:szCs w:val="20"/>
        </w:rPr>
        <w:t xml:space="preserve">, and Hlaka with these missions </w:t>
      </w:r>
      <w:r w:rsidR="00B77665" w:rsidRPr="0061436E">
        <w:rPr>
          <w:sz w:val="20"/>
          <w:szCs w:val="20"/>
        </w:rPr>
        <w:t>in the Ready Box</w:t>
      </w:r>
      <w:r w:rsidR="00B77665">
        <w:rPr>
          <w:sz w:val="20"/>
          <w:szCs w:val="20"/>
        </w:rPr>
        <w:t xml:space="preserve"> </w:t>
      </w:r>
      <w:r w:rsidR="00B77665" w:rsidRPr="00B77665">
        <w:rPr>
          <w:b/>
          <w:bCs/>
          <w:sz w:val="20"/>
          <w:szCs w:val="20"/>
        </w:rPr>
        <w:t>must</w:t>
      </w:r>
      <w:r w:rsidR="00B77665">
        <w:rPr>
          <w:sz w:val="20"/>
          <w:szCs w:val="20"/>
        </w:rPr>
        <w:t xml:space="preserve"> be moved to their new positions </w:t>
      </w:r>
      <w:r w:rsidRPr="0061436E">
        <w:rPr>
          <w:sz w:val="20"/>
          <w:szCs w:val="20"/>
        </w:rPr>
        <w:t xml:space="preserve">.  There is no cost to do so.  They may move any distance.  </w:t>
      </w:r>
      <w:r>
        <w:rPr>
          <w:sz w:val="20"/>
          <w:szCs w:val="20"/>
        </w:rPr>
        <w:t xml:space="preserve">Shields are then moved to the missions they wish to escort. </w:t>
      </w:r>
      <w:r w:rsidR="00746B1E">
        <w:rPr>
          <w:sz w:val="20"/>
          <w:szCs w:val="20"/>
        </w:rPr>
        <w:t xml:space="preserve">Only one Shield may be allocated to </w:t>
      </w:r>
      <w:r w:rsidR="00B77665">
        <w:rPr>
          <w:sz w:val="20"/>
          <w:szCs w:val="20"/>
        </w:rPr>
        <w:t>escort</w:t>
      </w:r>
      <w:r w:rsidR="00746B1E">
        <w:rPr>
          <w:sz w:val="20"/>
          <w:szCs w:val="20"/>
        </w:rPr>
        <w:t xml:space="preserve"> a given Eye / Unmentionables Triad.</w:t>
      </w:r>
    </w:p>
    <w:p w14:paraId="7756ACFA" w14:textId="77777777" w:rsidR="00C0475E" w:rsidRDefault="00C0475E" w:rsidP="00C0475E">
      <w:pPr>
        <w:pStyle w:val="ListParagraph"/>
        <w:ind w:left="567"/>
        <w:rPr>
          <w:sz w:val="20"/>
          <w:szCs w:val="20"/>
        </w:rPr>
      </w:pPr>
    </w:p>
    <w:p w14:paraId="0EDD6792" w14:textId="1FA87FD8" w:rsidR="00B77665" w:rsidRDefault="00B77665" w:rsidP="00C0475E">
      <w:pPr>
        <w:pStyle w:val="ListParagraph"/>
        <w:ind w:left="567"/>
        <w:rPr>
          <w:sz w:val="20"/>
          <w:szCs w:val="20"/>
        </w:rPr>
      </w:pPr>
      <w:r>
        <w:rPr>
          <w:sz w:val="20"/>
          <w:szCs w:val="20"/>
        </w:rPr>
        <w:t>Bolts are then placed on the board.</w:t>
      </w:r>
    </w:p>
    <w:p w14:paraId="747DF838" w14:textId="77777777" w:rsidR="00B77665" w:rsidRPr="0061436E" w:rsidRDefault="00B77665" w:rsidP="00C0475E">
      <w:pPr>
        <w:pStyle w:val="ListParagraph"/>
        <w:ind w:left="567"/>
        <w:rPr>
          <w:sz w:val="20"/>
          <w:szCs w:val="20"/>
        </w:rPr>
      </w:pPr>
    </w:p>
    <w:p w14:paraId="5336FAE4" w14:textId="77777777" w:rsidR="00C0475E" w:rsidRPr="00DB5353" w:rsidRDefault="00C0475E" w:rsidP="00C0475E">
      <w:pPr>
        <w:pStyle w:val="ListParagraph"/>
        <w:numPr>
          <w:ilvl w:val="3"/>
          <w:numId w:val="3"/>
        </w:numPr>
        <w:rPr>
          <w:b/>
          <w:sz w:val="22"/>
          <w:szCs w:val="20"/>
          <w:u w:val="single"/>
        </w:rPr>
      </w:pPr>
      <w:r w:rsidRPr="00DB5353">
        <w:rPr>
          <w:b/>
          <w:sz w:val="22"/>
          <w:szCs w:val="20"/>
          <w:u w:val="single"/>
        </w:rPr>
        <w:t>Like your Stones</w:t>
      </w:r>
    </w:p>
    <w:p w14:paraId="7F43D145" w14:textId="77777777" w:rsidR="00C0475E" w:rsidRPr="0061436E" w:rsidRDefault="00C0475E" w:rsidP="00C0475E">
      <w:pPr>
        <w:pStyle w:val="ListParagraph"/>
        <w:ind w:left="567"/>
        <w:rPr>
          <w:b/>
          <w:sz w:val="20"/>
          <w:szCs w:val="20"/>
          <w:u w:val="single"/>
        </w:rPr>
      </w:pPr>
    </w:p>
    <w:p w14:paraId="2D7AB920" w14:textId="77777777" w:rsidR="008F1249" w:rsidRDefault="00C0475E" w:rsidP="00C0475E">
      <w:pPr>
        <w:pStyle w:val="ListParagraph"/>
        <w:ind w:left="567"/>
        <w:rPr>
          <w:sz w:val="20"/>
          <w:szCs w:val="20"/>
        </w:rPr>
      </w:pPr>
      <w:r w:rsidRPr="0061436E">
        <w:rPr>
          <w:sz w:val="20"/>
          <w:szCs w:val="20"/>
        </w:rPr>
        <w:t xml:space="preserve">Hlaka on Bolt of Metallja move </w:t>
      </w:r>
      <w:r w:rsidR="00C11BD9">
        <w:rPr>
          <w:sz w:val="20"/>
          <w:szCs w:val="20"/>
        </w:rPr>
        <w:t xml:space="preserve">any distance </w:t>
      </w:r>
      <w:r w:rsidRPr="0061436E">
        <w:rPr>
          <w:sz w:val="20"/>
          <w:szCs w:val="20"/>
        </w:rPr>
        <w:t xml:space="preserve">to attack </w:t>
      </w:r>
      <w:r w:rsidR="006E32B5">
        <w:rPr>
          <w:sz w:val="20"/>
          <w:szCs w:val="20"/>
        </w:rPr>
        <w:t xml:space="preserve">enemy </w:t>
      </w:r>
      <w:r w:rsidRPr="0061436E">
        <w:rPr>
          <w:sz w:val="20"/>
          <w:szCs w:val="20"/>
        </w:rPr>
        <w:t>Hlaka</w:t>
      </w:r>
      <w:r w:rsidR="008F1249">
        <w:rPr>
          <w:sz w:val="20"/>
          <w:szCs w:val="20"/>
        </w:rPr>
        <w:t>:</w:t>
      </w:r>
    </w:p>
    <w:p w14:paraId="6352574B" w14:textId="77777777" w:rsidR="008F1249" w:rsidRDefault="008F1249" w:rsidP="00C0475E">
      <w:pPr>
        <w:pStyle w:val="ListParagraph"/>
        <w:ind w:left="567"/>
        <w:rPr>
          <w:sz w:val="20"/>
          <w:szCs w:val="20"/>
        </w:rPr>
      </w:pPr>
    </w:p>
    <w:p w14:paraId="2C3FD0A8" w14:textId="581CC8DB" w:rsidR="008F1249" w:rsidRDefault="008F1249" w:rsidP="00C0475E">
      <w:pPr>
        <w:pStyle w:val="ListParagraph"/>
        <w:ind w:left="567"/>
        <w:rPr>
          <w:sz w:val="20"/>
          <w:szCs w:val="20"/>
        </w:rPr>
      </w:pPr>
      <w:r>
        <w:rPr>
          <w:sz w:val="20"/>
          <w:szCs w:val="20"/>
        </w:rPr>
        <w:t xml:space="preserve">Bolts </w:t>
      </w:r>
      <w:r w:rsidRPr="006B49D2">
        <w:rPr>
          <w:b/>
          <w:bCs/>
          <w:sz w:val="20"/>
          <w:szCs w:val="20"/>
        </w:rPr>
        <w:t>Intercept</w:t>
      </w:r>
      <w:r>
        <w:rPr>
          <w:b/>
          <w:bCs/>
          <w:sz w:val="20"/>
          <w:szCs w:val="20"/>
        </w:rPr>
        <w:t xml:space="preserve">ing </w:t>
      </w:r>
      <w:r>
        <w:rPr>
          <w:sz w:val="20"/>
          <w:szCs w:val="20"/>
        </w:rPr>
        <w:t>move to attack Eyes, Unmentionables and Shields</w:t>
      </w:r>
      <w:r>
        <w:rPr>
          <w:sz w:val="20"/>
          <w:szCs w:val="20"/>
        </w:rPr>
        <w:t xml:space="preserve"> first.  </w:t>
      </w:r>
    </w:p>
    <w:p w14:paraId="6BFA0D72" w14:textId="7E81807D" w:rsidR="006B49D2" w:rsidRDefault="006B49D2" w:rsidP="00C0475E">
      <w:pPr>
        <w:pStyle w:val="ListParagraph"/>
        <w:ind w:left="567"/>
        <w:rPr>
          <w:sz w:val="20"/>
          <w:szCs w:val="20"/>
        </w:rPr>
      </w:pPr>
      <w:r>
        <w:rPr>
          <w:sz w:val="20"/>
          <w:szCs w:val="20"/>
        </w:rPr>
        <w:t xml:space="preserve">Bolts </w:t>
      </w:r>
      <w:r w:rsidR="00746B1E">
        <w:rPr>
          <w:sz w:val="20"/>
          <w:szCs w:val="20"/>
        </w:rPr>
        <w:t>contesting</w:t>
      </w:r>
      <w:r>
        <w:rPr>
          <w:sz w:val="20"/>
          <w:szCs w:val="20"/>
        </w:rPr>
        <w:t xml:space="preserve"> </w:t>
      </w:r>
      <w:r w:rsidR="007D64BF" w:rsidRPr="006B49D2">
        <w:rPr>
          <w:b/>
          <w:bCs/>
          <w:sz w:val="20"/>
          <w:szCs w:val="20"/>
        </w:rPr>
        <w:t>Aerial Superiority</w:t>
      </w:r>
      <w:r w:rsidR="007D64BF">
        <w:rPr>
          <w:sz w:val="20"/>
          <w:szCs w:val="20"/>
        </w:rPr>
        <w:t xml:space="preserve"> </w:t>
      </w:r>
      <w:r w:rsidR="008F1249">
        <w:rPr>
          <w:sz w:val="20"/>
          <w:szCs w:val="20"/>
        </w:rPr>
        <w:t xml:space="preserve">then </w:t>
      </w:r>
      <w:r>
        <w:rPr>
          <w:sz w:val="20"/>
          <w:szCs w:val="20"/>
        </w:rPr>
        <w:t xml:space="preserve">move to attack enemy Bolts </w:t>
      </w:r>
      <w:r w:rsidR="008F1249">
        <w:rPr>
          <w:sz w:val="20"/>
          <w:szCs w:val="20"/>
        </w:rPr>
        <w:t>which are not intercepting.</w:t>
      </w:r>
      <w:r w:rsidR="007D64BF">
        <w:rPr>
          <w:sz w:val="20"/>
          <w:szCs w:val="20"/>
        </w:rPr>
        <w:t xml:space="preserve">  </w:t>
      </w:r>
    </w:p>
    <w:p w14:paraId="774BDB25" w14:textId="5229DA57" w:rsidR="00746B1E" w:rsidRPr="00D91A42" w:rsidRDefault="00D91A42" w:rsidP="00746B1E">
      <w:pPr>
        <w:pStyle w:val="ListParagraph"/>
        <w:ind w:left="567"/>
        <w:rPr>
          <w:sz w:val="20"/>
          <w:szCs w:val="20"/>
        </w:rPr>
      </w:pPr>
      <w:r>
        <w:rPr>
          <w:b/>
          <w:bCs/>
          <w:sz w:val="20"/>
          <w:szCs w:val="20"/>
        </w:rPr>
        <w:t>All combats are one triad to one triad</w:t>
      </w:r>
      <w:r w:rsidR="00746B1E">
        <w:rPr>
          <w:b/>
          <w:bCs/>
          <w:sz w:val="20"/>
          <w:szCs w:val="20"/>
        </w:rPr>
        <w:t xml:space="preserve"> (ie no gangbangs).</w:t>
      </w:r>
      <w:r w:rsidR="00B77665">
        <w:rPr>
          <w:b/>
          <w:bCs/>
          <w:sz w:val="20"/>
          <w:szCs w:val="20"/>
        </w:rPr>
        <w:t xml:space="preserve">  </w:t>
      </w:r>
      <w:r w:rsidRPr="00D91A42">
        <w:rPr>
          <w:sz w:val="20"/>
          <w:szCs w:val="20"/>
        </w:rPr>
        <w:t xml:space="preserve">Accordingly </w:t>
      </w:r>
      <w:r w:rsidR="00B77665" w:rsidRPr="00D91A42">
        <w:rPr>
          <w:sz w:val="20"/>
          <w:szCs w:val="20"/>
        </w:rPr>
        <w:t xml:space="preserve">Bolts committed to Intercept may not be attacked by </w:t>
      </w:r>
      <w:r w:rsidRPr="00D91A42">
        <w:rPr>
          <w:sz w:val="20"/>
          <w:szCs w:val="20"/>
        </w:rPr>
        <w:t>Aerial Superiority.</w:t>
      </w:r>
    </w:p>
    <w:p w14:paraId="67C0391A" w14:textId="2EC65D01" w:rsidR="00C0475E" w:rsidRDefault="007D64BF" w:rsidP="00C0475E">
      <w:pPr>
        <w:pStyle w:val="ListParagraph"/>
        <w:ind w:left="567"/>
        <w:rPr>
          <w:b/>
          <w:bCs/>
          <w:sz w:val="20"/>
          <w:szCs w:val="20"/>
        </w:rPr>
      </w:pPr>
      <w:r w:rsidRPr="00D91A42">
        <w:rPr>
          <w:sz w:val="20"/>
          <w:szCs w:val="20"/>
        </w:rPr>
        <w:t xml:space="preserve">A </w:t>
      </w:r>
      <w:r w:rsidR="006B49D2" w:rsidRPr="00D91A42">
        <w:rPr>
          <w:sz w:val="20"/>
          <w:szCs w:val="20"/>
        </w:rPr>
        <w:t xml:space="preserve">Bolt being attacked by an enemy Bolt cannot move </w:t>
      </w:r>
      <w:r w:rsidR="00B77665" w:rsidRPr="00D91A42">
        <w:rPr>
          <w:sz w:val="20"/>
          <w:szCs w:val="20"/>
        </w:rPr>
        <w:t>away</w:t>
      </w:r>
      <w:r w:rsidR="00B77665">
        <w:rPr>
          <w:b/>
          <w:bCs/>
          <w:sz w:val="20"/>
          <w:szCs w:val="20"/>
        </w:rPr>
        <w:t xml:space="preserve"> </w:t>
      </w:r>
      <w:r w:rsidR="006B49D2">
        <w:rPr>
          <w:b/>
          <w:bCs/>
          <w:sz w:val="20"/>
          <w:szCs w:val="20"/>
        </w:rPr>
        <w:t>but must remain and catfight</w:t>
      </w:r>
      <w:r w:rsidRPr="006B49D2">
        <w:rPr>
          <w:b/>
          <w:bCs/>
          <w:sz w:val="20"/>
          <w:szCs w:val="20"/>
        </w:rPr>
        <w:t>.</w:t>
      </w:r>
    </w:p>
    <w:p w14:paraId="545B9028" w14:textId="77777777" w:rsidR="00C0475E" w:rsidRPr="006B49D2" w:rsidRDefault="00C0475E" w:rsidP="00C0475E">
      <w:pPr>
        <w:pStyle w:val="ListParagraph"/>
        <w:ind w:left="567"/>
        <w:rPr>
          <w:b/>
          <w:bCs/>
          <w:sz w:val="20"/>
          <w:szCs w:val="20"/>
        </w:rPr>
      </w:pPr>
    </w:p>
    <w:p w14:paraId="57B63615" w14:textId="77777777" w:rsidR="00C0475E" w:rsidRPr="00DB5353" w:rsidRDefault="00C0475E" w:rsidP="00C0475E">
      <w:pPr>
        <w:pStyle w:val="ListParagraph"/>
        <w:numPr>
          <w:ilvl w:val="3"/>
          <w:numId w:val="3"/>
        </w:numPr>
        <w:rPr>
          <w:b/>
          <w:sz w:val="22"/>
          <w:szCs w:val="20"/>
          <w:u w:val="single"/>
        </w:rPr>
      </w:pPr>
      <w:r w:rsidRPr="00DB5353">
        <w:rPr>
          <w:b/>
          <w:sz w:val="22"/>
          <w:szCs w:val="20"/>
          <w:u w:val="single"/>
        </w:rPr>
        <w:t>Baring of the Buttocks</w:t>
      </w:r>
    </w:p>
    <w:p w14:paraId="04459E85" w14:textId="77777777" w:rsidR="00C0475E" w:rsidRPr="0061436E" w:rsidRDefault="00C0475E" w:rsidP="00C0475E">
      <w:pPr>
        <w:pStyle w:val="ListParagraph"/>
        <w:ind w:left="567"/>
        <w:rPr>
          <w:sz w:val="20"/>
          <w:szCs w:val="20"/>
        </w:rPr>
      </w:pPr>
    </w:p>
    <w:p w14:paraId="7DDF1474" w14:textId="03DC7AA9" w:rsidR="00C0475E" w:rsidRDefault="00C0475E" w:rsidP="00C0475E">
      <w:pPr>
        <w:pStyle w:val="ListParagraph"/>
        <w:ind w:left="567"/>
        <w:rPr>
          <w:sz w:val="20"/>
          <w:szCs w:val="20"/>
        </w:rPr>
      </w:pPr>
      <w:r w:rsidRPr="0061436E">
        <w:rPr>
          <w:sz w:val="20"/>
          <w:szCs w:val="20"/>
        </w:rPr>
        <w:t>“Combat”</w:t>
      </w:r>
      <w:r>
        <w:rPr>
          <w:sz w:val="20"/>
          <w:szCs w:val="20"/>
        </w:rPr>
        <w:t xml:space="preserve">, which is essentially creative insults and feline flatulence, </w:t>
      </w:r>
      <w:r w:rsidRPr="0061436E">
        <w:rPr>
          <w:sz w:val="20"/>
          <w:szCs w:val="20"/>
        </w:rPr>
        <w:t xml:space="preserve">between Triads on Bolt who moved to </w:t>
      </w:r>
      <w:r w:rsidR="00746B1E">
        <w:rPr>
          <w:sz w:val="20"/>
          <w:szCs w:val="20"/>
        </w:rPr>
        <w:t xml:space="preserve">aerial superiority or </w:t>
      </w:r>
      <w:r w:rsidRPr="0061436E">
        <w:rPr>
          <w:sz w:val="20"/>
          <w:szCs w:val="20"/>
        </w:rPr>
        <w:t>intercept in (iv) is executed</w:t>
      </w:r>
      <w:r>
        <w:rPr>
          <w:sz w:val="20"/>
          <w:szCs w:val="20"/>
        </w:rPr>
        <w:t xml:space="preserve"> by rolling on the Baring of Buttocks section of Little Furry Bastards table</w:t>
      </w:r>
      <w:r w:rsidRPr="0061436E">
        <w:rPr>
          <w:sz w:val="20"/>
          <w:szCs w:val="20"/>
        </w:rPr>
        <w:t xml:space="preserve">, with much insulting, chittering, levity  and questioning the parentage of the other Kerdu;  players should feel free to improvise irritatingly.  </w:t>
      </w:r>
    </w:p>
    <w:p w14:paraId="7220928F" w14:textId="77777777" w:rsidR="00C0475E" w:rsidRDefault="00C0475E" w:rsidP="00C0475E">
      <w:pPr>
        <w:pStyle w:val="ListParagraph"/>
        <w:ind w:left="567"/>
        <w:rPr>
          <w:sz w:val="20"/>
          <w:szCs w:val="20"/>
        </w:rPr>
      </w:pPr>
    </w:p>
    <w:p w14:paraId="66A371DB" w14:textId="77777777" w:rsidR="00C0475E" w:rsidRPr="00DB5353" w:rsidRDefault="00C0475E" w:rsidP="00C0475E">
      <w:pPr>
        <w:pStyle w:val="ListParagraph"/>
        <w:numPr>
          <w:ilvl w:val="3"/>
          <w:numId w:val="3"/>
        </w:numPr>
        <w:rPr>
          <w:b/>
          <w:sz w:val="22"/>
          <w:szCs w:val="20"/>
          <w:u w:val="single"/>
        </w:rPr>
      </w:pPr>
      <w:bookmarkStart w:id="150" w:name="_Ref5496430"/>
      <w:r w:rsidRPr="00DB5353">
        <w:rPr>
          <w:b/>
          <w:sz w:val="22"/>
          <w:szCs w:val="20"/>
          <w:u w:val="single"/>
        </w:rPr>
        <w:t>Unmentionable Substances</w:t>
      </w:r>
      <w:bookmarkEnd w:id="150"/>
    </w:p>
    <w:p w14:paraId="2753CCC8" w14:textId="77777777" w:rsidR="00C0475E" w:rsidRPr="0061436E" w:rsidRDefault="00C0475E" w:rsidP="00C0475E">
      <w:pPr>
        <w:pStyle w:val="ListParagraph"/>
        <w:ind w:left="567"/>
        <w:rPr>
          <w:sz w:val="20"/>
          <w:szCs w:val="20"/>
        </w:rPr>
      </w:pPr>
    </w:p>
    <w:p w14:paraId="36D91398" w14:textId="20B5BAA3" w:rsidR="004237F4" w:rsidRDefault="006A7653" w:rsidP="009258D7">
      <w:pPr>
        <w:pStyle w:val="ListParagraph"/>
        <w:ind w:left="567"/>
        <w:rPr>
          <w:sz w:val="20"/>
          <w:szCs w:val="20"/>
        </w:rPr>
      </w:pPr>
      <w:r>
        <w:rPr>
          <w:sz w:val="20"/>
          <w:szCs w:val="20"/>
        </w:rPr>
        <w:t>Unmentionables</w:t>
      </w:r>
      <w:r w:rsidR="00C0475E">
        <w:rPr>
          <w:sz w:val="20"/>
          <w:szCs w:val="20"/>
        </w:rPr>
        <w:t xml:space="preserve"> </w:t>
      </w:r>
      <w:r w:rsidR="00C0475E" w:rsidRPr="0061436E">
        <w:rPr>
          <w:sz w:val="20"/>
          <w:szCs w:val="20"/>
        </w:rPr>
        <w:t xml:space="preserve">Triads left on station </w:t>
      </w:r>
      <w:r w:rsidR="00C0475E">
        <w:rPr>
          <w:sz w:val="20"/>
          <w:szCs w:val="20"/>
        </w:rPr>
        <w:t>over</w:t>
      </w:r>
      <w:r w:rsidR="00C0475E" w:rsidRPr="0061436E">
        <w:rPr>
          <w:sz w:val="20"/>
          <w:szCs w:val="20"/>
        </w:rPr>
        <w:t xml:space="preserve"> enemy command posts</w:t>
      </w:r>
      <w:r w:rsidR="009258D7">
        <w:rPr>
          <w:sz w:val="20"/>
          <w:szCs w:val="20"/>
        </w:rPr>
        <w:t xml:space="preserve"> or legions</w:t>
      </w:r>
      <w:r w:rsidR="00C0475E" w:rsidRPr="0061436E">
        <w:rPr>
          <w:sz w:val="20"/>
          <w:szCs w:val="20"/>
        </w:rPr>
        <w:t xml:space="preserve"> hurl excrement, bare their buttocks at the enemy command staff and play enthusiastically with specially treated coloured stones their own wizards have provided them with to disrupt the enemy command activities.</w:t>
      </w:r>
      <w:r w:rsidR="00C0475E">
        <w:rPr>
          <w:sz w:val="20"/>
          <w:szCs w:val="20"/>
        </w:rPr>
        <w:t xml:space="preserve">  </w:t>
      </w:r>
    </w:p>
    <w:p w14:paraId="35583C40" w14:textId="2EEF0AA0" w:rsidR="009258D7" w:rsidRPr="00485B89" w:rsidRDefault="009258D7" w:rsidP="009258D7">
      <w:pPr>
        <w:pStyle w:val="ListParagraph"/>
        <w:ind w:left="567"/>
        <w:rPr>
          <w:color w:val="FF0000"/>
          <w:sz w:val="20"/>
          <w:szCs w:val="20"/>
        </w:rPr>
      </w:pPr>
      <w:r>
        <w:rPr>
          <w:sz w:val="20"/>
          <w:szCs w:val="20"/>
        </w:rPr>
        <w:t>Only one Triad can drop Unmentionables on a given target in a turn, even if more are on station.</w:t>
      </w:r>
    </w:p>
    <w:bookmarkEnd w:id="148"/>
    <w:p w14:paraId="429E2538" w14:textId="77777777" w:rsidR="00C0475E" w:rsidRPr="00485B89" w:rsidRDefault="00C0475E" w:rsidP="00C0475E">
      <w:pPr>
        <w:pStyle w:val="ListParagraph"/>
        <w:ind w:left="340"/>
        <w:rPr>
          <w:color w:val="FF0000"/>
          <w:sz w:val="20"/>
          <w:szCs w:val="20"/>
        </w:rPr>
      </w:pPr>
    </w:p>
    <w:bookmarkEnd w:id="149"/>
    <w:p w14:paraId="4806BCBF" w14:textId="1D745491" w:rsidR="00C0475E" w:rsidRDefault="009258D7" w:rsidP="00C0475E">
      <w:pPr>
        <w:pStyle w:val="ListParagraph"/>
        <w:numPr>
          <w:ilvl w:val="2"/>
          <w:numId w:val="3"/>
        </w:numPr>
        <w:rPr>
          <w:b/>
          <w:sz w:val="22"/>
          <w:szCs w:val="20"/>
          <w:u w:val="single"/>
        </w:rPr>
      </w:pPr>
      <w:r>
        <w:rPr>
          <w:b/>
          <w:sz w:val="22"/>
          <w:szCs w:val="20"/>
          <w:u w:val="single"/>
        </w:rPr>
        <w:t>Bolts, Shields and</w:t>
      </w:r>
      <w:r w:rsidR="00695D14">
        <w:rPr>
          <w:b/>
          <w:sz w:val="22"/>
          <w:szCs w:val="20"/>
          <w:u w:val="single"/>
        </w:rPr>
        <w:t xml:space="preserve"> </w:t>
      </w:r>
      <w:r w:rsidR="00C0475E" w:rsidRPr="00DB5353">
        <w:rPr>
          <w:b/>
          <w:sz w:val="22"/>
          <w:szCs w:val="20"/>
          <w:u w:val="single"/>
        </w:rPr>
        <w:t>“Combat”</w:t>
      </w:r>
    </w:p>
    <w:p w14:paraId="5B283CF9" w14:textId="77777777" w:rsidR="00DA59D3" w:rsidRDefault="00DA59D3" w:rsidP="00DA59D3">
      <w:pPr>
        <w:rPr>
          <w:b/>
          <w:sz w:val="22"/>
          <w:szCs w:val="20"/>
          <w:u w:val="single"/>
        </w:rPr>
      </w:pPr>
    </w:p>
    <w:p w14:paraId="7C8CC957" w14:textId="6220BE87" w:rsidR="009775DA" w:rsidRDefault="009775DA" w:rsidP="00DA59D3">
      <w:pPr>
        <w:rPr>
          <w:sz w:val="20"/>
          <w:szCs w:val="20"/>
        </w:rPr>
      </w:pPr>
      <w:r>
        <w:rPr>
          <w:sz w:val="20"/>
          <w:szCs w:val="20"/>
        </w:rPr>
        <w:t>If a Triad on Eye / Unmentionables (Payload) is escorted by a Shield the enemy player has three options:</w:t>
      </w:r>
    </w:p>
    <w:p w14:paraId="2FDBC331" w14:textId="77777777" w:rsidR="009775DA" w:rsidRDefault="009775DA" w:rsidP="00DA59D3">
      <w:pPr>
        <w:rPr>
          <w:sz w:val="20"/>
          <w:szCs w:val="20"/>
        </w:rPr>
      </w:pPr>
    </w:p>
    <w:p w14:paraId="3C084F6C" w14:textId="38B1844B" w:rsidR="009775DA" w:rsidRDefault="009775DA" w:rsidP="009775DA">
      <w:pPr>
        <w:pStyle w:val="ListParagraph"/>
        <w:numPr>
          <w:ilvl w:val="0"/>
          <w:numId w:val="59"/>
        </w:numPr>
        <w:rPr>
          <w:sz w:val="20"/>
          <w:szCs w:val="20"/>
        </w:rPr>
      </w:pPr>
      <w:r>
        <w:rPr>
          <w:sz w:val="20"/>
          <w:szCs w:val="20"/>
        </w:rPr>
        <w:t>Send in two Triads, one of which “fights” the escorting Shield and one the payload Triad.  Two separate combats are executed with all Triads involved attacking.</w:t>
      </w:r>
    </w:p>
    <w:p w14:paraId="5AFAACB1" w14:textId="66069B35" w:rsidR="009775DA" w:rsidRDefault="009775DA" w:rsidP="009775DA">
      <w:pPr>
        <w:pStyle w:val="ListParagraph"/>
        <w:numPr>
          <w:ilvl w:val="0"/>
          <w:numId w:val="59"/>
        </w:numPr>
        <w:rPr>
          <w:sz w:val="20"/>
          <w:szCs w:val="20"/>
        </w:rPr>
      </w:pPr>
      <w:r>
        <w:rPr>
          <w:sz w:val="20"/>
          <w:szCs w:val="20"/>
        </w:rPr>
        <w:t>Send in one Triad which “fights”the Shield.  Combat is conducted between those two Triads only.</w:t>
      </w:r>
    </w:p>
    <w:p w14:paraId="1F3A8163" w14:textId="2D63012E" w:rsidR="009775DA" w:rsidRDefault="009775DA" w:rsidP="009775DA">
      <w:pPr>
        <w:pStyle w:val="ListParagraph"/>
        <w:numPr>
          <w:ilvl w:val="0"/>
          <w:numId w:val="59"/>
        </w:numPr>
        <w:rPr>
          <w:sz w:val="20"/>
          <w:szCs w:val="20"/>
        </w:rPr>
      </w:pPr>
      <w:r>
        <w:rPr>
          <w:sz w:val="20"/>
          <w:szCs w:val="20"/>
        </w:rPr>
        <w:t xml:space="preserve">Send in one  Intercepting Triad which bypasses the Shield and attacks the Payload.  In this case the Shield </w:t>
      </w:r>
      <w:r w:rsidR="00B20D8F">
        <w:rPr>
          <w:sz w:val="20"/>
          <w:szCs w:val="20"/>
        </w:rPr>
        <w:t>and the Interceptor fight first.</w:t>
      </w:r>
      <w:r>
        <w:rPr>
          <w:sz w:val="20"/>
          <w:szCs w:val="20"/>
        </w:rPr>
        <w:t xml:space="preserve">  If </w:t>
      </w:r>
      <w:r w:rsidR="00B20D8F">
        <w:rPr>
          <w:sz w:val="20"/>
          <w:szCs w:val="20"/>
        </w:rPr>
        <w:t>the Interceptor</w:t>
      </w:r>
      <w:r>
        <w:rPr>
          <w:sz w:val="20"/>
          <w:szCs w:val="20"/>
        </w:rPr>
        <w:t xml:space="preserve"> survives the Shield’s attack then it </w:t>
      </w:r>
      <w:r w:rsidR="00B20D8F">
        <w:rPr>
          <w:sz w:val="20"/>
          <w:szCs w:val="20"/>
        </w:rPr>
        <w:t>and the Payload fight.</w:t>
      </w:r>
    </w:p>
    <w:p w14:paraId="391DDCF8" w14:textId="057BF98E" w:rsidR="004A4A22" w:rsidRPr="004A4A22" w:rsidRDefault="004A4A22" w:rsidP="009775DA">
      <w:pPr>
        <w:pStyle w:val="ListParagraph"/>
        <w:numPr>
          <w:ilvl w:val="0"/>
          <w:numId w:val="59"/>
        </w:numPr>
        <w:rPr>
          <w:color w:val="FF0000"/>
          <w:sz w:val="20"/>
          <w:szCs w:val="20"/>
        </w:rPr>
      </w:pPr>
      <w:r w:rsidRPr="004A4A22">
        <w:rPr>
          <w:color w:val="FF0000"/>
          <w:sz w:val="20"/>
          <w:szCs w:val="20"/>
        </w:rPr>
        <w:t>To keep Keneng Rod happy when fighting him (</w:t>
      </w:r>
      <w:r w:rsidRPr="004A4A22">
        <w:rPr>
          <w:b/>
          <w:bCs/>
          <w:color w:val="FF0000"/>
          <w:sz w:val="20"/>
          <w:szCs w:val="20"/>
        </w:rPr>
        <w:t>and no one else</w:t>
      </w:r>
      <w:r w:rsidRPr="004A4A22">
        <w:rPr>
          <w:color w:val="FF0000"/>
          <w:sz w:val="20"/>
          <w:szCs w:val="20"/>
        </w:rPr>
        <w:t>) if an interceptor triad aborts the screen without being aborted itself it may then attack the Payload unit.</w:t>
      </w:r>
    </w:p>
    <w:p w14:paraId="0FE09283" w14:textId="77777777" w:rsidR="009775DA" w:rsidRPr="004A4A22" w:rsidRDefault="009775DA" w:rsidP="00DA59D3">
      <w:pPr>
        <w:rPr>
          <w:color w:val="FF0000"/>
          <w:sz w:val="20"/>
          <w:szCs w:val="20"/>
        </w:rPr>
      </w:pPr>
    </w:p>
    <w:p w14:paraId="21FAD8C5" w14:textId="496676C1" w:rsidR="00DA59D3" w:rsidRPr="0061436E" w:rsidRDefault="009775DA" w:rsidP="00DA59D3">
      <w:pPr>
        <w:rPr>
          <w:sz w:val="20"/>
          <w:szCs w:val="20"/>
        </w:rPr>
      </w:pPr>
      <w:r>
        <w:rPr>
          <w:sz w:val="20"/>
          <w:szCs w:val="20"/>
        </w:rPr>
        <w:t>Combat is conducted by rolling on the LFB table, using the appropriate modifiers and results applied.</w:t>
      </w:r>
    </w:p>
    <w:p w14:paraId="2F5ACD97" w14:textId="3FC68D57" w:rsidR="00DA59D3" w:rsidRDefault="009775DA" w:rsidP="00DA59D3">
      <w:pPr>
        <w:rPr>
          <w:sz w:val="20"/>
          <w:szCs w:val="20"/>
        </w:rPr>
      </w:pPr>
      <w:r>
        <w:rPr>
          <w:sz w:val="20"/>
          <w:szCs w:val="20"/>
        </w:rPr>
        <w:t xml:space="preserve">All </w:t>
      </w:r>
      <w:r w:rsidR="00DA59D3">
        <w:rPr>
          <w:sz w:val="20"/>
          <w:szCs w:val="20"/>
        </w:rPr>
        <w:t xml:space="preserve"> results are applied simultaneously.  An “A” means the </w:t>
      </w:r>
      <w:r w:rsidR="00746B1E">
        <w:rPr>
          <w:sz w:val="20"/>
          <w:szCs w:val="20"/>
        </w:rPr>
        <w:t>T</w:t>
      </w:r>
      <w:r w:rsidR="00DA59D3">
        <w:rPr>
          <w:sz w:val="20"/>
          <w:szCs w:val="20"/>
        </w:rPr>
        <w:t xml:space="preserve">riad returns to the Base Ready Box, “A1” to Abort 1 box etc.  </w:t>
      </w:r>
    </w:p>
    <w:p w14:paraId="498DF365" w14:textId="77777777" w:rsidR="00DA59D3" w:rsidRDefault="00DA59D3" w:rsidP="00DA59D3">
      <w:pPr>
        <w:rPr>
          <w:sz w:val="20"/>
          <w:szCs w:val="20"/>
        </w:rPr>
      </w:pPr>
    </w:p>
    <w:p w14:paraId="0851431C" w14:textId="77777777" w:rsidR="00746B1E" w:rsidRDefault="00DA59D3" w:rsidP="00DA59D3">
      <w:pPr>
        <w:rPr>
          <w:sz w:val="20"/>
          <w:szCs w:val="20"/>
        </w:rPr>
      </w:pPr>
      <w:r>
        <w:rPr>
          <w:sz w:val="20"/>
          <w:szCs w:val="20"/>
        </w:rPr>
        <w:t xml:space="preserve">Triads which do not receive a Abort combat result </w:t>
      </w:r>
      <w:r w:rsidR="00746B1E">
        <w:rPr>
          <w:sz w:val="20"/>
          <w:szCs w:val="20"/>
        </w:rPr>
        <w:t xml:space="preserve">generally </w:t>
      </w:r>
      <w:r>
        <w:rPr>
          <w:sz w:val="20"/>
          <w:szCs w:val="20"/>
        </w:rPr>
        <w:t>stay on the board with the same mission</w:t>
      </w:r>
      <w:r w:rsidR="00746B1E">
        <w:rPr>
          <w:sz w:val="20"/>
          <w:szCs w:val="20"/>
        </w:rPr>
        <w:t xml:space="preserve">.  All catfights however terminate, so units involved can move in the next turn. </w:t>
      </w:r>
    </w:p>
    <w:p w14:paraId="65BF45DA" w14:textId="36876BAC" w:rsidR="00DA59D3" w:rsidRDefault="00DA59D3" w:rsidP="00DA59D3">
      <w:pPr>
        <w:rPr>
          <w:sz w:val="20"/>
          <w:szCs w:val="20"/>
        </w:rPr>
      </w:pPr>
      <w:r>
        <w:rPr>
          <w:sz w:val="20"/>
          <w:szCs w:val="20"/>
        </w:rPr>
        <w:t>Triads which have completed an Unmentionables</w:t>
      </w:r>
      <w:r w:rsidRPr="0061436E">
        <w:rPr>
          <w:sz w:val="20"/>
          <w:szCs w:val="20"/>
        </w:rPr>
        <w:t xml:space="preserve"> return to Abort Box</w:t>
      </w:r>
      <w:r>
        <w:rPr>
          <w:sz w:val="20"/>
          <w:szCs w:val="20"/>
        </w:rPr>
        <w:t xml:space="preserve"> 1 to pick up more stones, poo etc.</w:t>
      </w:r>
      <w:r w:rsidRPr="0061436E">
        <w:rPr>
          <w:sz w:val="20"/>
          <w:szCs w:val="20"/>
        </w:rPr>
        <w:t xml:space="preserve"> </w:t>
      </w:r>
      <w:bookmarkStart w:id="151" w:name="_Ref119347505"/>
    </w:p>
    <w:p w14:paraId="75E7A611" w14:textId="77777777" w:rsidR="00DA59D3" w:rsidRDefault="00DA59D3" w:rsidP="00DA59D3">
      <w:pPr>
        <w:rPr>
          <w:sz w:val="20"/>
          <w:szCs w:val="20"/>
        </w:rPr>
      </w:pPr>
    </w:p>
    <w:bookmarkEnd w:id="151"/>
    <w:p w14:paraId="054DD74F" w14:textId="555D2AD5" w:rsidR="00DA59D3" w:rsidRDefault="00DA59D3" w:rsidP="00C0475E">
      <w:pPr>
        <w:pStyle w:val="ListParagraph"/>
        <w:numPr>
          <w:ilvl w:val="2"/>
          <w:numId w:val="3"/>
        </w:numPr>
        <w:rPr>
          <w:b/>
          <w:sz w:val="22"/>
          <w:szCs w:val="20"/>
          <w:u w:val="single"/>
        </w:rPr>
      </w:pPr>
      <w:r>
        <w:rPr>
          <w:b/>
          <w:sz w:val="22"/>
          <w:szCs w:val="20"/>
          <w:u w:val="single"/>
        </w:rPr>
        <w:t>Eye of Subadim</w:t>
      </w:r>
    </w:p>
    <w:p w14:paraId="511F1632" w14:textId="77777777" w:rsidR="009258D7" w:rsidRDefault="009258D7" w:rsidP="009258D7">
      <w:pPr>
        <w:rPr>
          <w:b/>
          <w:sz w:val="22"/>
          <w:szCs w:val="20"/>
          <w:u w:val="single"/>
        </w:rPr>
      </w:pPr>
    </w:p>
    <w:p w14:paraId="7DB4F452" w14:textId="77777777" w:rsidR="009258D7" w:rsidRPr="00395B22" w:rsidRDefault="009258D7" w:rsidP="009258D7">
      <w:pPr>
        <w:rPr>
          <w:bCs/>
          <w:sz w:val="20"/>
          <w:szCs w:val="18"/>
        </w:rPr>
      </w:pPr>
      <w:r w:rsidRPr="00395B22">
        <w:rPr>
          <w:bCs/>
          <w:sz w:val="20"/>
          <w:szCs w:val="18"/>
        </w:rPr>
        <w:t xml:space="preserve">Hlaka </w:t>
      </w:r>
      <w:r>
        <w:rPr>
          <w:bCs/>
          <w:sz w:val="20"/>
          <w:szCs w:val="18"/>
        </w:rPr>
        <w:t>on Eye have</w:t>
      </w:r>
      <w:r w:rsidRPr="00395B22">
        <w:rPr>
          <w:bCs/>
          <w:sz w:val="20"/>
          <w:szCs w:val="18"/>
        </w:rPr>
        <w:t xml:space="preserve"> </w:t>
      </w:r>
      <w:r>
        <w:rPr>
          <w:bCs/>
          <w:sz w:val="20"/>
          <w:szCs w:val="18"/>
        </w:rPr>
        <w:t>five possible</w:t>
      </w:r>
      <w:r w:rsidRPr="00395B22">
        <w:rPr>
          <w:bCs/>
          <w:sz w:val="20"/>
          <w:szCs w:val="18"/>
        </w:rPr>
        <w:t xml:space="preserve"> effects:</w:t>
      </w:r>
    </w:p>
    <w:p w14:paraId="220DDC4F" w14:textId="77777777" w:rsidR="009258D7" w:rsidRPr="00395B22" w:rsidRDefault="009258D7" w:rsidP="009258D7">
      <w:pPr>
        <w:rPr>
          <w:bCs/>
          <w:sz w:val="20"/>
          <w:szCs w:val="18"/>
        </w:rPr>
      </w:pPr>
    </w:p>
    <w:p w14:paraId="08C9998B" w14:textId="4C382067" w:rsidR="009258D7" w:rsidRPr="00395B22" w:rsidRDefault="009258D7" w:rsidP="009258D7">
      <w:pPr>
        <w:pStyle w:val="ListParagraph"/>
        <w:numPr>
          <w:ilvl w:val="0"/>
          <w:numId w:val="41"/>
        </w:numPr>
        <w:rPr>
          <w:bCs/>
          <w:sz w:val="20"/>
          <w:szCs w:val="18"/>
        </w:rPr>
      </w:pPr>
      <w:r w:rsidRPr="009258D7">
        <w:rPr>
          <w:b/>
          <w:sz w:val="20"/>
          <w:szCs w:val="18"/>
        </w:rPr>
        <w:t>Scout</w:t>
      </w:r>
      <w:r>
        <w:rPr>
          <w:bCs/>
          <w:sz w:val="20"/>
          <w:szCs w:val="18"/>
        </w:rPr>
        <w:t xml:space="preserve">       -  </w:t>
      </w:r>
      <w:r w:rsidRPr="00395B22">
        <w:rPr>
          <w:bCs/>
          <w:sz w:val="20"/>
          <w:szCs w:val="18"/>
        </w:rPr>
        <w:t>It can scout terrain within 100mm for hidden units (</w:t>
      </w:r>
      <w:r w:rsidRPr="00395B22">
        <w:rPr>
          <w:bCs/>
          <w:sz w:val="20"/>
          <w:szCs w:val="18"/>
        </w:rPr>
        <w:fldChar w:fldCharType="begin"/>
      </w:r>
      <w:r w:rsidRPr="00395B22">
        <w:rPr>
          <w:bCs/>
          <w:sz w:val="20"/>
          <w:szCs w:val="18"/>
        </w:rPr>
        <w:instrText xml:space="preserve"> REF _Ref394826988 \r \h </w:instrText>
      </w:r>
      <w:r>
        <w:rPr>
          <w:bCs/>
          <w:sz w:val="20"/>
          <w:szCs w:val="18"/>
        </w:rPr>
        <w:instrText xml:space="preserve"> \* MERGEFORMAT </w:instrText>
      </w:r>
      <w:r w:rsidRPr="00395B22">
        <w:rPr>
          <w:bCs/>
          <w:sz w:val="20"/>
          <w:szCs w:val="18"/>
        </w:rPr>
      </w:r>
      <w:r w:rsidRPr="00395B22">
        <w:rPr>
          <w:bCs/>
          <w:sz w:val="20"/>
          <w:szCs w:val="18"/>
        </w:rPr>
        <w:fldChar w:fldCharType="separate"/>
      </w:r>
      <w:r w:rsidR="00996996">
        <w:rPr>
          <w:bCs/>
          <w:sz w:val="20"/>
          <w:szCs w:val="18"/>
        </w:rPr>
        <w:t>N</w:t>
      </w:r>
      <w:r w:rsidRPr="00395B22">
        <w:rPr>
          <w:bCs/>
          <w:sz w:val="20"/>
          <w:szCs w:val="18"/>
        </w:rPr>
        <w:fldChar w:fldCharType="end"/>
      </w:r>
      <w:r w:rsidRPr="00395B22">
        <w:rPr>
          <w:bCs/>
          <w:sz w:val="20"/>
          <w:szCs w:val="18"/>
        </w:rPr>
        <w:t>)</w:t>
      </w:r>
    </w:p>
    <w:p w14:paraId="391430FA" w14:textId="5473494B" w:rsidR="009258D7" w:rsidRPr="00395B22" w:rsidRDefault="009258D7" w:rsidP="009258D7">
      <w:pPr>
        <w:pStyle w:val="ListParagraph"/>
        <w:numPr>
          <w:ilvl w:val="0"/>
          <w:numId w:val="41"/>
        </w:numPr>
        <w:rPr>
          <w:bCs/>
          <w:sz w:val="20"/>
          <w:szCs w:val="18"/>
        </w:rPr>
      </w:pPr>
      <w:r w:rsidRPr="009258D7">
        <w:rPr>
          <w:b/>
          <w:sz w:val="20"/>
          <w:szCs w:val="18"/>
        </w:rPr>
        <w:t>Reaction</w:t>
      </w:r>
      <w:r>
        <w:rPr>
          <w:bCs/>
          <w:sz w:val="20"/>
          <w:szCs w:val="18"/>
        </w:rPr>
        <w:t xml:space="preserve">  -  </w:t>
      </w:r>
      <w:r w:rsidRPr="00395B22">
        <w:rPr>
          <w:bCs/>
          <w:sz w:val="20"/>
          <w:szCs w:val="18"/>
        </w:rPr>
        <w:t>It permits issue of Reaction Commands (</w:t>
      </w:r>
      <w:r w:rsidRPr="00395B22">
        <w:rPr>
          <w:bCs/>
          <w:sz w:val="20"/>
          <w:szCs w:val="18"/>
        </w:rPr>
        <w:fldChar w:fldCharType="begin"/>
      </w:r>
      <w:r w:rsidRPr="00395B22">
        <w:rPr>
          <w:bCs/>
          <w:sz w:val="20"/>
          <w:szCs w:val="18"/>
        </w:rPr>
        <w:instrText xml:space="preserve"> REF _Ref551889 \r \h </w:instrText>
      </w:r>
      <w:r>
        <w:rPr>
          <w:bCs/>
          <w:sz w:val="20"/>
          <w:szCs w:val="18"/>
        </w:rPr>
        <w:instrText xml:space="preserve"> \* MERGEFORMAT </w:instrText>
      </w:r>
      <w:r w:rsidRPr="00395B22">
        <w:rPr>
          <w:bCs/>
          <w:sz w:val="20"/>
          <w:szCs w:val="18"/>
        </w:rPr>
      </w:r>
      <w:r w:rsidRPr="00395B22">
        <w:rPr>
          <w:bCs/>
          <w:sz w:val="20"/>
          <w:szCs w:val="18"/>
        </w:rPr>
        <w:fldChar w:fldCharType="separate"/>
      </w:r>
      <w:r w:rsidR="00996996">
        <w:rPr>
          <w:bCs/>
          <w:sz w:val="20"/>
          <w:szCs w:val="18"/>
        </w:rPr>
        <w:t>D.1.3</w:t>
      </w:r>
      <w:r w:rsidRPr="00395B22">
        <w:rPr>
          <w:bCs/>
          <w:sz w:val="20"/>
          <w:szCs w:val="18"/>
        </w:rPr>
        <w:fldChar w:fldCharType="end"/>
      </w:r>
      <w:r w:rsidRPr="00395B22">
        <w:rPr>
          <w:bCs/>
          <w:sz w:val="20"/>
          <w:szCs w:val="18"/>
        </w:rPr>
        <w:t>)</w:t>
      </w:r>
      <w:r w:rsidR="00993AE6">
        <w:rPr>
          <w:bCs/>
          <w:sz w:val="20"/>
          <w:szCs w:val="18"/>
        </w:rPr>
        <w:t xml:space="preserve"> for units within 300mm.</w:t>
      </w:r>
    </w:p>
    <w:p w14:paraId="56A7CB99" w14:textId="36DED858" w:rsidR="009258D7" w:rsidRPr="00395B22" w:rsidRDefault="009258D7" w:rsidP="009258D7">
      <w:pPr>
        <w:pStyle w:val="ListParagraph"/>
        <w:numPr>
          <w:ilvl w:val="0"/>
          <w:numId w:val="41"/>
        </w:numPr>
        <w:rPr>
          <w:bCs/>
          <w:sz w:val="20"/>
          <w:szCs w:val="18"/>
        </w:rPr>
      </w:pPr>
      <w:r w:rsidRPr="009258D7">
        <w:rPr>
          <w:b/>
          <w:sz w:val="20"/>
          <w:szCs w:val="18"/>
        </w:rPr>
        <w:t>Command Range</w:t>
      </w:r>
      <w:r>
        <w:rPr>
          <w:bCs/>
          <w:sz w:val="20"/>
          <w:szCs w:val="18"/>
        </w:rPr>
        <w:t xml:space="preserve">  -  </w:t>
      </w:r>
      <w:r w:rsidRPr="00395B22">
        <w:rPr>
          <w:bCs/>
          <w:sz w:val="20"/>
          <w:szCs w:val="18"/>
        </w:rPr>
        <w:t xml:space="preserve">It increases the range of Command Issuance </w:t>
      </w:r>
      <w:r>
        <w:rPr>
          <w:bCs/>
          <w:sz w:val="20"/>
          <w:szCs w:val="18"/>
        </w:rPr>
        <w:t>[</w:t>
      </w:r>
      <w:r w:rsidRPr="00DA59D3">
        <w:rPr>
          <w:bCs/>
          <w:sz w:val="20"/>
          <w:szCs w:val="18"/>
          <w:highlight w:val="yellow"/>
        </w:rPr>
        <w:t>and PoP Casting</w:t>
      </w:r>
      <w:r w:rsidR="00CC51C8">
        <w:rPr>
          <w:bCs/>
          <w:sz w:val="20"/>
          <w:szCs w:val="18"/>
        </w:rPr>
        <w:t xml:space="preserve"> (</w:t>
      </w:r>
      <w:r w:rsidR="00CC51C8">
        <w:rPr>
          <w:bCs/>
          <w:sz w:val="20"/>
          <w:szCs w:val="18"/>
          <w:highlight w:val="yellow"/>
        </w:rPr>
        <w:fldChar w:fldCharType="begin"/>
      </w:r>
      <w:r w:rsidR="00CC51C8">
        <w:rPr>
          <w:bCs/>
          <w:sz w:val="20"/>
          <w:szCs w:val="18"/>
        </w:rPr>
        <w:instrText xml:space="preserve"> REF _Ref172292781 \r \h </w:instrText>
      </w:r>
      <w:r w:rsidR="00CC51C8">
        <w:rPr>
          <w:bCs/>
          <w:sz w:val="20"/>
          <w:szCs w:val="18"/>
          <w:highlight w:val="yellow"/>
        </w:rPr>
      </w:r>
      <w:r w:rsidR="00CC51C8">
        <w:rPr>
          <w:bCs/>
          <w:sz w:val="20"/>
          <w:szCs w:val="18"/>
          <w:highlight w:val="yellow"/>
        </w:rPr>
        <w:fldChar w:fldCharType="separate"/>
      </w:r>
      <w:r w:rsidR="00996996">
        <w:rPr>
          <w:bCs/>
          <w:sz w:val="20"/>
          <w:szCs w:val="18"/>
        </w:rPr>
        <w:t>M.2.2</w:t>
      </w:r>
      <w:r w:rsidR="00CC51C8">
        <w:rPr>
          <w:bCs/>
          <w:sz w:val="20"/>
          <w:szCs w:val="18"/>
          <w:highlight w:val="yellow"/>
        </w:rPr>
        <w:fldChar w:fldCharType="end"/>
      </w:r>
      <w:r w:rsidR="00CC51C8">
        <w:rPr>
          <w:bCs/>
          <w:sz w:val="20"/>
          <w:szCs w:val="18"/>
        </w:rPr>
        <w:t>)</w:t>
      </w:r>
    </w:p>
    <w:p w14:paraId="7E3A922E" w14:textId="0FB7DE4B" w:rsidR="009258D7" w:rsidRPr="00395B22" w:rsidRDefault="009258D7" w:rsidP="009258D7">
      <w:pPr>
        <w:pStyle w:val="ListParagraph"/>
        <w:numPr>
          <w:ilvl w:val="0"/>
          <w:numId w:val="41"/>
        </w:numPr>
        <w:rPr>
          <w:bCs/>
          <w:sz w:val="20"/>
          <w:szCs w:val="18"/>
        </w:rPr>
      </w:pPr>
      <w:r w:rsidRPr="009258D7">
        <w:rPr>
          <w:b/>
          <w:sz w:val="20"/>
          <w:szCs w:val="18"/>
          <w:highlight w:val="yellow"/>
        </w:rPr>
        <w:t>Line of Sight</w:t>
      </w:r>
      <w:r>
        <w:rPr>
          <w:bCs/>
          <w:sz w:val="20"/>
          <w:szCs w:val="18"/>
          <w:highlight w:val="yellow"/>
        </w:rPr>
        <w:t xml:space="preserve">  -  </w:t>
      </w:r>
      <w:r w:rsidRPr="00DA59D3">
        <w:rPr>
          <w:bCs/>
          <w:sz w:val="20"/>
          <w:szCs w:val="18"/>
          <w:highlight w:val="yellow"/>
        </w:rPr>
        <w:t>It permits Stone Throwing artillery to fire at targets without a LoS (</w:t>
      </w:r>
      <w:r w:rsidRPr="00DA59D3">
        <w:rPr>
          <w:bCs/>
          <w:sz w:val="20"/>
          <w:szCs w:val="18"/>
          <w:highlight w:val="yellow"/>
        </w:rPr>
        <w:fldChar w:fldCharType="begin"/>
      </w:r>
      <w:r w:rsidRPr="00DA59D3">
        <w:rPr>
          <w:bCs/>
          <w:sz w:val="20"/>
          <w:szCs w:val="18"/>
          <w:highlight w:val="yellow"/>
        </w:rPr>
        <w:instrText xml:space="preserve"> REF _Ref119453667 \r \h  \* MERGEFORMAT </w:instrText>
      </w:r>
      <w:r w:rsidRPr="00DA59D3">
        <w:rPr>
          <w:bCs/>
          <w:sz w:val="20"/>
          <w:szCs w:val="18"/>
          <w:highlight w:val="yellow"/>
        </w:rPr>
      </w:r>
      <w:r w:rsidRPr="00DA59D3">
        <w:rPr>
          <w:bCs/>
          <w:sz w:val="20"/>
          <w:szCs w:val="18"/>
          <w:highlight w:val="yellow"/>
        </w:rPr>
        <w:fldChar w:fldCharType="separate"/>
      </w:r>
      <w:r w:rsidR="00996996">
        <w:rPr>
          <w:bCs/>
          <w:sz w:val="20"/>
          <w:szCs w:val="18"/>
          <w:highlight w:val="yellow"/>
        </w:rPr>
        <w:t>J3</w:t>
      </w:r>
      <w:r w:rsidRPr="00DA59D3">
        <w:rPr>
          <w:bCs/>
          <w:sz w:val="20"/>
          <w:szCs w:val="18"/>
          <w:highlight w:val="yellow"/>
        </w:rPr>
        <w:fldChar w:fldCharType="end"/>
      </w:r>
      <w:r w:rsidRPr="00DA59D3">
        <w:rPr>
          <w:bCs/>
          <w:sz w:val="20"/>
          <w:szCs w:val="18"/>
          <w:highlight w:val="yellow"/>
        </w:rPr>
        <w:t>) (</w:t>
      </w:r>
      <w:r w:rsidRPr="00DA59D3">
        <w:rPr>
          <w:bCs/>
          <w:color w:val="FF0000"/>
          <w:sz w:val="20"/>
          <w:szCs w:val="18"/>
          <w:highlight w:val="yellow"/>
        </w:rPr>
        <w:t>optional</w:t>
      </w:r>
      <w:r w:rsidRPr="00DA59D3">
        <w:rPr>
          <w:bCs/>
          <w:sz w:val="20"/>
          <w:szCs w:val="18"/>
          <w:highlight w:val="yellow"/>
        </w:rPr>
        <w:t>)</w:t>
      </w:r>
    </w:p>
    <w:p w14:paraId="2806FA9B" w14:textId="7AB63F0C" w:rsidR="009258D7" w:rsidRPr="00DA59D3" w:rsidRDefault="009258D7" w:rsidP="009258D7">
      <w:pPr>
        <w:pStyle w:val="ListParagraph"/>
        <w:numPr>
          <w:ilvl w:val="0"/>
          <w:numId w:val="41"/>
        </w:numPr>
        <w:rPr>
          <w:b/>
          <w:sz w:val="20"/>
          <w:szCs w:val="18"/>
        </w:rPr>
      </w:pPr>
      <w:r>
        <w:rPr>
          <w:b/>
          <w:sz w:val="20"/>
          <w:szCs w:val="18"/>
        </w:rPr>
        <w:lastRenderedPageBreak/>
        <w:t xml:space="preserve">Melee  -  </w:t>
      </w:r>
      <w:r w:rsidRPr="009775DA">
        <w:rPr>
          <w:bCs/>
          <w:sz w:val="20"/>
          <w:szCs w:val="18"/>
        </w:rPr>
        <w:t>It adds 3 to the melee attack roll and subtracts 3 from the melee roll of attacking enemy for one legion within 200 mm.</w:t>
      </w:r>
    </w:p>
    <w:p w14:paraId="2EC8C495" w14:textId="77777777" w:rsidR="009258D7" w:rsidRDefault="009258D7" w:rsidP="009258D7">
      <w:pPr>
        <w:rPr>
          <w:bCs/>
          <w:sz w:val="18"/>
          <w:szCs w:val="18"/>
        </w:rPr>
      </w:pPr>
    </w:p>
    <w:p w14:paraId="6FC1ED2E" w14:textId="3F861A84" w:rsidR="009258D7" w:rsidRDefault="009258D7" w:rsidP="009258D7">
      <w:pPr>
        <w:rPr>
          <w:bCs/>
          <w:color w:val="70AD47" w:themeColor="accent6"/>
          <w:sz w:val="18"/>
          <w:szCs w:val="18"/>
        </w:rPr>
      </w:pPr>
      <w:r>
        <w:rPr>
          <w:bCs/>
          <w:sz w:val="18"/>
          <w:szCs w:val="18"/>
        </w:rPr>
        <w:t>A Triad on Eye may apply all these effects in the course of a single turn.</w:t>
      </w:r>
      <w:r w:rsidR="009775DA">
        <w:rPr>
          <w:bCs/>
          <w:sz w:val="18"/>
          <w:szCs w:val="18"/>
        </w:rPr>
        <w:t xml:space="preserve">  (</w:t>
      </w:r>
      <w:r w:rsidR="009775DA" w:rsidRPr="009775DA">
        <w:rPr>
          <w:bCs/>
          <w:color w:val="70AD47" w:themeColor="accent6"/>
          <w:sz w:val="18"/>
          <w:szCs w:val="18"/>
        </w:rPr>
        <w:t>The author is hopeful that Keneng Rod’s brain will explode as he tries to optimise the placement of his Triads.)</w:t>
      </w:r>
    </w:p>
    <w:p w14:paraId="6CD4AAE1" w14:textId="77777777" w:rsidR="00E71307" w:rsidRDefault="00E71307" w:rsidP="009258D7">
      <w:pPr>
        <w:rPr>
          <w:bCs/>
          <w:color w:val="70AD47" w:themeColor="accent6"/>
          <w:sz w:val="18"/>
          <w:szCs w:val="18"/>
        </w:rPr>
      </w:pPr>
    </w:p>
    <w:p w14:paraId="349E0692" w14:textId="3D7BB157" w:rsidR="00E71307" w:rsidRPr="00E71307" w:rsidRDefault="00E71307" w:rsidP="009258D7">
      <w:pPr>
        <w:rPr>
          <w:b/>
          <w:sz w:val="18"/>
          <w:szCs w:val="18"/>
        </w:rPr>
      </w:pPr>
      <w:r w:rsidRPr="00E71307">
        <w:rPr>
          <w:b/>
          <w:sz w:val="18"/>
          <w:szCs w:val="18"/>
        </w:rPr>
        <w:t>A Hlaka</w:t>
      </w:r>
      <w:r w:rsidR="00230CE3">
        <w:rPr>
          <w:b/>
          <w:sz w:val="18"/>
          <w:szCs w:val="18"/>
        </w:rPr>
        <w:t xml:space="preserve"> triad</w:t>
      </w:r>
      <w:r w:rsidRPr="00E71307">
        <w:rPr>
          <w:b/>
          <w:sz w:val="18"/>
          <w:szCs w:val="18"/>
        </w:rPr>
        <w:t xml:space="preserve"> which Scouts </w:t>
      </w:r>
      <w:r w:rsidR="00230CE3">
        <w:rPr>
          <w:b/>
          <w:sz w:val="18"/>
          <w:szCs w:val="18"/>
        </w:rPr>
        <w:t xml:space="preserve">(i) </w:t>
      </w:r>
      <w:r w:rsidRPr="00E71307">
        <w:rPr>
          <w:b/>
          <w:sz w:val="18"/>
          <w:szCs w:val="18"/>
        </w:rPr>
        <w:t xml:space="preserve">or adds to Melee </w:t>
      </w:r>
      <w:r w:rsidR="00230CE3">
        <w:rPr>
          <w:b/>
          <w:sz w:val="18"/>
          <w:szCs w:val="18"/>
        </w:rPr>
        <w:t>(v)</w:t>
      </w:r>
      <w:r w:rsidRPr="00E71307">
        <w:rPr>
          <w:b/>
          <w:sz w:val="18"/>
          <w:szCs w:val="18"/>
        </w:rPr>
        <w:t xml:space="preserve"> automatically takes an Abort result</w:t>
      </w:r>
      <w:r w:rsidR="00230CE3">
        <w:rPr>
          <w:b/>
          <w:sz w:val="18"/>
          <w:szCs w:val="18"/>
        </w:rPr>
        <w:t xml:space="preserve"> at the end of the turn</w:t>
      </w:r>
      <w:r w:rsidRPr="00E71307">
        <w:rPr>
          <w:b/>
          <w:sz w:val="18"/>
          <w:szCs w:val="18"/>
        </w:rPr>
        <w:t>.</w:t>
      </w:r>
    </w:p>
    <w:p w14:paraId="67AD0F80" w14:textId="77777777" w:rsidR="009258D7" w:rsidRPr="009258D7" w:rsidRDefault="009258D7" w:rsidP="009258D7">
      <w:pPr>
        <w:rPr>
          <w:b/>
          <w:sz w:val="22"/>
          <w:szCs w:val="20"/>
          <w:u w:val="single"/>
        </w:rPr>
      </w:pPr>
    </w:p>
    <w:p w14:paraId="53509197" w14:textId="62E21FFC" w:rsidR="009258D7" w:rsidRDefault="009258D7" w:rsidP="009258D7">
      <w:pPr>
        <w:pStyle w:val="ListParagraph"/>
        <w:numPr>
          <w:ilvl w:val="2"/>
          <w:numId w:val="3"/>
        </w:numPr>
        <w:rPr>
          <w:b/>
          <w:sz w:val="22"/>
          <w:szCs w:val="20"/>
          <w:u w:val="single"/>
        </w:rPr>
      </w:pPr>
      <w:r>
        <w:rPr>
          <w:b/>
          <w:sz w:val="22"/>
          <w:szCs w:val="20"/>
          <w:u w:val="single"/>
        </w:rPr>
        <w:t>Unmentionable Substances</w:t>
      </w:r>
    </w:p>
    <w:p w14:paraId="046405F8" w14:textId="77777777" w:rsidR="009258D7" w:rsidRPr="009258D7" w:rsidRDefault="009258D7" w:rsidP="009258D7">
      <w:pPr>
        <w:pStyle w:val="ListParagraph"/>
        <w:rPr>
          <w:b/>
          <w:sz w:val="22"/>
          <w:szCs w:val="20"/>
          <w:u w:val="single"/>
        </w:rPr>
      </w:pPr>
    </w:p>
    <w:p w14:paraId="55518BD8" w14:textId="16A84F5E" w:rsidR="009258D7" w:rsidRPr="009258D7" w:rsidRDefault="009258D7" w:rsidP="009258D7">
      <w:pPr>
        <w:rPr>
          <w:sz w:val="20"/>
          <w:szCs w:val="20"/>
        </w:rPr>
      </w:pPr>
      <w:r>
        <w:rPr>
          <w:sz w:val="20"/>
          <w:szCs w:val="20"/>
        </w:rPr>
        <w:t>Hlaka on this mission above an enemy CP</w:t>
      </w:r>
      <w:r w:rsidRPr="009258D7">
        <w:rPr>
          <w:sz w:val="20"/>
          <w:szCs w:val="20"/>
        </w:rPr>
        <w:t xml:space="preserve"> roll on the Little Furry Bastards, Unmentionable Substances Table.  The result on the left shows the percentage of CASSS removed by the target Keneng.  </w:t>
      </w:r>
    </w:p>
    <w:p w14:paraId="346EBEA7" w14:textId="77777777" w:rsidR="009258D7" w:rsidRDefault="009258D7" w:rsidP="009258D7">
      <w:pPr>
        <w:pStyle w:val="ListParagraph"/>
        <w:ind w:left="567"/>
        <w:rPr>
          <w:sz w:val="20"/>
          <w:szCs w:val="20"/>
        </w:rPr>
      </w:pPr>
    </w:p>
    <w:p w14:paraId="1794D6B3" w14:textId="3A05BA23" w:rsidR="009258D7" w:rsidRPr="009258D7" w:rsidRDefault="009258D7" w:rsidP="009258D7">
      <w:pPr>
        <w:rPr>
          <w:sz w:val="20"/>
          <w:szCs w:val="20"/>
        </w:rPr>
      </w:pPr>
      <w:r w:rsidRPr="009258D7">
        <w:rPr>
          <w:sz w:val="20"/>
          <w:szCs w:val="20"/>
        </w:rPr>
        <w:t>Alternatively a Triad can drop Unmentionables on the command staff of an individual legion (Ahoggya excluded</w:t>
      </w:r>
      <w:r w:rsidR="00D71EBA">
        <w:rPr>
          <w:sz w:val="20"/>
          <w:szCs w:val="20"/>
        </w:rPr>
        <w:t xml:space="preserve"> and missile units excluded</w:t>
      </w:r>
      <w:r w:rsidRPr="009258D7">
        <w:rPr>
          <w:sz w:val="20"/>
          <w:szCs w:val="20"/>
        </w:rPr>
        <w:t xml:space="preserve">) and each command received by the legion rolls as per </w:t>
      </w:r>
      <w:r w:rsidRPr="009258D7">
        <w:rPr>
          <w:sz w:val="20"/>
          <w:szCs w:val="20"/>
        </w:rPr>
        <w:fldChar w:fldCharType="begin"/>
      </w:r>
      <w:r w:rsidRPr="009258D7">
        <w:rPr>
          <w:sz w:val="20"/>
          <w:szCs w:val="20"/>
        </w:rPr>
        <w:instrText xml:space="preserve"> REF _Ref394835472 \r \h </w:instrText>
      </w:r>
      <w:r w:rsidRPr="009258D7">
        <w:rPr>
          <w:sz w:val="20"/>
          <w:szCs w:val="20"/>
        </w:rPr>
      </w:r>
      <w:r w:rsidRPr="009258D7">
        <w:rPr>
          <w:sz w:val="20"/>
          <w:szCs w:val="20"/>
        </w:rPr>
        <w:fldChar w:fldCharType="separate"/>
      </w:r>
      <w:r w:rsidR="00996996">
        <w:rPr>
          <w:sz w:val="20"/>
          <w:szCs w:val="20"/>
        </w:rPr>
        <w:t>M2</w:t>
      </w:r>
      <w:r w:rsidRPr="009258D7">
        <w:rPr>
          <w:sz w:val="20"/>
          <w:szCs w:val="20"/>
        </w:rPr>
        <w:fldChar w:fldCharType="end"/>
      </w:r>
      <w:r w:rsidRPr="009258D7">
        <w:rPr>
          <w:sz w:val="20"/>
          <w:szCs w:val="20"/>
        </w:rPr>
        <w:t xml:space="preserve"> with a </w:t>
      </w:r>
      <w:r w:rsidRPr="009258D7">
        <w:rPr>
          <w:b/>
          <w:bCs/>
          <w:sz w:val="20"/>
          <w:szCs w:val="20"/>
        </w:rPr>
        <w:t>modifier of - 5</w:t>
      </w:r>
      <w:r w:rsidRPr="009258D7">
        <w:rPr>
          <w:sz w:val="20"/>
          <w:szCs w:val="20"/>
        </w:rPr>
        <w:t>.  If distance etc modifiers apply ensure those are taken into account in the roll.  This dropping may not be combined with Recondite Obscurities PoP</w:t>
      </w:r>
      <w:r>
        <w:rPr>
          <w:sz w:val="20"/>
          <w:szCs w:val="20"/>
        </w:rPr>
        <w:t xml:space="preserve"> and only one Triad can do this in a turn to a single target legion.</w:t>
      </w:r>
    </w:p>
    <w:p w14:paraId="356525B3" w14:textId="77777777" w:rsidR="009258D7" w:rsidRPr="009258D7" w:rsidRDefault="009258D7" w:rsidP="009258D7">
      <w:pPr>
        <w:rPr>
          <w:b/>
          <w:sz w:val="22"/>
          <w:szCs w:val="20"/>
          <w:u w:val="single"/>
        </w:rPr>
      </w:pPr>
    </w:p>
    <w:p w14:paraId="50C9775C" w14:textId="77777777" w:rsidR="00DA59D3" w:rsidRPr="00395B22" w:rsidRDefault="00DA59D3" w:rsidP="00C0475E">
      <w:pPr>
        <w:rPr>
          <w:bCs/>
          <w:sz w:val="18"/>
          <w:szCs w:val="18"/>
        </w:rPr>
      </w:pPr>
    </w:p>
    <w:p w14:paraId="563033B9" w14:textId="77777777" w:rsidR="00C0475E" w:rsidRDefault="00C0475E" w:rsidP="00C0475E">
      <w:pPr>
        <w:pStyle w:val="ListParagraph"/>
        <w:numPr>
          <w:ilvl w:val="1"/>
          <w:numId w:val="3"/>
        </w:numPr>
        <w:rPr>
          <w:b/>
          <w:szCs w:val="20"/>
          <w:u w:val="single"/>
        </w:rPr>
      </w:pPr>
      <w:r w:rsidRPr="00C878D7">
        <w:rPr>
          <w:b/>
          <w:szCs w:val="20"/>
          <w:u w:val="single"/>
        </w:rPr>
        <w:t>PACHA  LEI</w:t>
      </w:r>
    </w:p>
    <w:p w14:paraId="123D28F6" w14:textId="77777777" w:rsidR="00C0475E" w:rsidRPr="00C878D7" w:rsidRDefault="00C0475E" w:rsidP="00C0475E">
      <w:pPr>
        <w:pStyle w:val="ListParagraph"/>
        <w:ind w:left="227"/>
        <w:rPr>
          <w:b/>
          <w:szCs w:val="20"/>
          <w:u w:val="single"/>
        </w:rPr>
      </w:pPr>
    </w:p>
    <w:p w14:paraId="4F59164B" w14:textId="77777777" w:rsidR="00C0475E" w:rsidRPr="0061436E" w:rsidRDefault="00C0475E" w:rsidP="00C0475E">
      <w:pPr>
        <w:rPr>
          <w:b/>
          <w:sz w:val="20"/>
          <w:szCs w:val="20"/>
          <w:u w:val="single"/>
        </w:rPr>
      </w:pPr>
    </w:p>
    <w:p w14:paraId="27B92C8A" w14:textId="77777777" w:rsidR="00C0475E" w:rsidRPr="0061436E" w:rsidRDefault="00C0475E" w:rsidP="00C0475E">
      <w:pPr>
        <w:rPr>
          <w:b/>
          <w:sz w:val="20"/>
          <w:szCs w:val="20"/>
          <w:u w:val="single"/>
        </w:rPr>
      </w:pPr>
      <w:r>
        <w:rPr>
          <w:b/>
          <w:sz w:val="20"/>
          <w:szCs w:val="20"/>
          <w:u w:val="single"/>
        </w:rPr>
        <w:t xml:space="preserve">                                                  </w:t>
      </w:r>
      <w:r w:rsidRPr="0061436E">
        <w:rPr>
          <w:noProof/>
          <w:sz w:val="20"/>
          <w:szCs w:val="20"/>
          <w:lang w:eastAsia="en-GB"/>
        </w:rPr>
        <w:drawing>
          <wp:inline distT="0" distB="0" distL="0" distR="0" wp14:anchorId="02DABFFE" wp14:editId="1D041837">
            <wp:extent cx="2305073" cy="2800350"/>
            <wp:effectExtent l="0" t="0" r="0" b="0"/>
            <wp:docPr id="5" name="Picture 5" descr="http://oi47.tinypic.com/2n04z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i47.tinypic.com/2n04z5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1459" cy="2820257"/>
                    </a:xfrm>
                    <a:prstGeom prst="rect">
                      <a:avLst/>
                    </a:prstGeom>
                    <a:noFill/>
                    <a:ln>
                      <a:noFill/>
                    </a:ln>
                  </pic:spPr>
                </pic:pic>
              </a:graphicData>
            </a:graphic>
          </wp:inline>
        </w:drawing>
      </w:r>
    </w:p>
    <w:p w14:paraId="05EE7630" w14:textId="77777777" w:rsidR="00C0475E" w:rsidRPr="0061436E" w:rsidRDefault="00C0475E" w:rsidP="00C0475E">
      <w:pPr>
        <w:rPr>
          <w:b/>
          <w:sz w:val="20"/>
          <w:szCs w:val="20"/>
          <w:u w:val="single"/>
        </w:rPr>
      </w:pPr>
    </w:p>
    <w:p w14:paraId="2838D0ED" w14:textId="77777777" w:rsidR="00C0475E" w:rsidRDefault="00C0475E" w:rsidP="00C0475E">
      <w:pPr>
        <w:rPr>
          <w:color w:val="000000"/>
          <w:sz w:val="20"/>
          <w:szCs w:val="20"/>
        </w:rPr>
      </w:pPr>
      <w:r w:rsidRPr="0061436E">
        <w:rPr>
          <w:color w:val="000000"/>
          <w:sz w:val="20"/>
          <w:szCs w:val="20"/>
        </w:rPr>
        <w:t xml:space="preserve">All PL legions are </w:t>
      </w:r>
      <w:r>
        <w:rPr>
          <w:color w:val="000000"/>
          <w:sz w:val="20"/>
          <w:szCs w:val="20"/>
        </w:rPr>
        <w:t>Special Terrain</w:t>
      </w:r>
      <w:r w:rsidRPr="0061436E">
        <w:rPr>
          <w:color w:val="000000"/>
          <w:sz w:val="20"/>
          <w:szCs w:val="20"/>
        </w:rPr>
        <w:t xml:space="preserve"> legions.  They will not fight Pe Choi; if approached by a Pe Choi legion they will move at half speed to the rear.  </w:t>
      </w:r>
    </w:p>
    <w:p w14:paraId="26B3E47F" w14:textId="77777777" w:rsidR="00C0475E" w:rsidRDefault="00C0475E" w:rsidP="00C0475E">
      <w:pPr>
        <w:rPr>
          <w:color w:val="000000"/>
          <w:sz w:val="20"/>
          <w:szCs w:val="20"/>
        </w:rPr>
      </w:pPr>
    </w:p>
    <w:p w14:paraId="66D4E7BD" w14:textId="77777777" w:rsidR="00C0475E" w:rsidRPr="00D5686D" w:rsidRDefault="00C0475E" w:rsidP="00C0475E">
      <w:pPr>
        <w:pStyle w:val="ListParagraph"/>
        <w:numPr>
          <w:ilvl w:val="1"/>
          <w:numId w:val="3"/>
        </w:numPr>
        <w:rPr>
          <w:b/>
          <w:sz w:val="20"/>
          <w:szCs w:val="20"/>
          <w:u w:val="single"/>
        </w:rPr>
      </w:pPr>
      <w:r w:rsidRPr="00D5686D">
        <w:rPr>
          <w:b/>
          <w:szCs w:val="20"/>
          <w:u w:val="single"/>
        </w:rPr>
        <w:t>PE CHOI</w:t>
      </w:r>
    </w:p>
    <w:p w14:paraId="10CB1F4C" w14:textId="77777777" w:rsidR="00C0475E" w:rsidRDefault="00C0475E" w:rsidP="00C0475E">
      <w:pPr>
        <w:rPr>
          <w:b/>
          <w:sz w:val="20"/>
          <w:szCs w:val="20"/>
          <w:u w:val="single"/>
        </w:rPr>
      </w:pPr>
      <w:r>
        <w:rPr>
          <w:b/>
          <w:sz w:val="20"/>
          <w:szCs w:val="20"/>
          <w:u w:val="single"/>
        </w:rPr>
        <w:t xml:space="preserve">                    </w:t>
      </w:r>
      <w:r>
        <w:rPr>
          <w:noProof/>
          <w:lang w:eastAsia="en-GB"/>
        </w:rPr>
        <w:drawing>
          <wp:inline distT="0" distB="0" distL="0" distR="0" wp14:anchorId="4121BE83" wp14:editId="469691D7">
            <wp:extent cx="1823939" cy="2357610"/>
            <wp:effectExtent l="0" t="0" r="5080" b="5080"/>
            <wp:docPr id="2" name="Picture 2" descr="http://th03.deviantart.net/fs70/PRE/i/2014/163/6/8/pe_choi_by_jeffdee-d7m2s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03.deviantart.net/fs70/PRE/i/2014/163/6/8/pe_choi_by_jeffdee-d7m2se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6801" cy="2361310"/>
                    </a:xfrm>
                    <a:prstGeom prst="rect">
                      <a:avLst/>
                    </a:prstGeom>
                    <a:noFill/>
                    <a:ln>
                      <a:noFill/>
                    </a:ln>
                  </pic:spPr>
                </pic:pic>
              </a:graphicData>
            </a:graphic>
          </wp:inline>
        </w:drawing>
      </w:r>
      <w:r>
        <w:rPr>
          <w:b/>
          <w:sz w:val="20"/>
          <w:szCs w:val="20"/>
          <w:u w:val="single"/>
        </w:rPr>
        <w:t xml:space="preserve">                                         </w:t>
      </w:r>
      <w:r>
        <w:rPr>
          <w:noProof/>
          <w:lang w:eastAsia="en-GB"/>
        </w:rPr>
        <w:drawing>
          <wp:inline distT="0" distB="0" distL="0" distR="0" wp14:anchorId="1965AE50" wp14:editId="6CDCF84B">
            <wp:extent cx="1465243" cy="2052709"/>
            <wp:effectExtent l="0" t="0" r="1905" b="5080"/>
            <wp:docPr id="20" name="Picture 20" descr="http://4.bp.blogspot.com/-kBbItITL5nY/T2T5_iXKQ1I/AAAAAAAAAno/JXcSMmSRPjw/s400/pe+c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4.bp.blogspot.com/-kBbItITL5nY/T2T5_iXKQ1I/AAAAAAAAAno/JXcSMmSRPjw/s400/pe+cho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70623" cy="2060246"/>
                    </a:xfrm>
                    <a:prstGeom prst="rect">
                      <a:avLst/>
                    </a:prstGeom>
                    <a:noFill/>
                    <a:ln>
                      <a:noFill/>
                    </a:ln>
                  </pic:spPr>
                </pic:pic>
              </a:graphicData>
            </a:graphic>
          </wp:inline>
        </w:drawing>
      </w:r>
    </w:p>
    <w:p w14:paraId="5B7C4DB8" w14:textId="77777777" w:rsidR="00C0475E" w:rsidRDefault="00C0475E" w:rsidP="00C0475E">
      <w:pPr>
        <w:rPr>
          <w:b/>
          <w:sz w:val="20"/>
          <w:szCs w:val="20"/>
          <w:u w:val="single"/>
        </w:rPr>
      </w:pPr>
    </w:p>
    <w:p w14:paraId="4ABE8501" w14:textId="77777777" w:rsidR="00C0475E" w:rsidRPr="0061436E" w:rsidRDefault="00C0475E" w:rsidP="00C0475E">
      <w:pPr>
        <w:rPr>
          <w:b/>
          <w:sz w:val="20"/>
          <w:szCs w:val="20"/>
          <w:u w:val="single"/>
        </w:rPr>
      </w:pPr>
    </w:p>
    <w:p w14:paraId="0A014631" w14:textId="3D989E17" w:rsidR="00C0475E" w:rsidRPr="0061436E" w:rsidRDefault="00C0475E" w:rsidP="00C0475E">
      <w:pPr>
        <w:rPr>
          <w:color w:val="000000"/>
          <w:sz w:val="20"/>
          <w:szCs w:val="20"/>
        </w:rPr>
      </w:pPr>
      <w:r w:rsidRPr="0061436E">
        <w:rPr>
          <w:color w:val="000000"/>
          <w:sz w:val="20"/>
          <w:szCs w:val="20"/>
        </w:rPr>
        <w:t>Due to their unusual breathing arrangements PC will not cross streams, fords or rivers</w:t>
      </w:r>
      <w:r w:rsidR="00F046BA">
        <w:rPr>
          <w:color w:val="000000"/>
          <w:sz w:val="20"/>
          <w:szCs w:val="20"/>
        </w:rPr>
        <w:t xml:space="preserve"> and may not enter marshes</w:t>
      </w:r>
      <w:r w:rsidRPr="0061436E">
        <w:rPr>
          <w:color w:val="000000"/>
          <w:sz w:val="20"/>
          <w:szCs w:val="20"/>
        </w:rPr>
        <w:t>.  However when fighting for a bridge they increase their Quality by one grade (ie from Smiters to Slayers ertc).</w:t>
      </w:r>
    </w:p>
    <w:p w14:paraId="6DEE7C92" w14:textId="77777777" w:rsidR="00C0475E" w:rsidRPr="0061436E" w:rsidRDefault="00C0475E" w:rsidP="00C0475E">
      <w:pPr>
        <w:rPr>
          <w:color w:val="000000"/>
          <w:sz w:val="20"/>
          <w:szCs w:val="20"/>
        </w:rPr>
      </w:pPr>
    </w:p>
    <w:p w14:paraId="712DE4C6" w14:textId="029F387B" w:rsidR="00C0475E" w:rsidRDefault="00C0475E" w:rsidP="00C0475E">
      <w:pPr>
        <w:rPr>
          <w:color w:val="000000"/>
          <w:sz w:val="20"/>
          <w:szCs w:val="20"/>
        </w:rPr>
      </w:pPr>
      <w:r w:rsidRPr="0061436E">
        <w:rPr>
          <w:color w:val="000000"/>
          <w:sz w:val="20"/>
          <w:szCs w:val="20"/>
        </w:rPr>
        <w:t xml:space="preserve">Some of their legions </w:t>
      </w:r>
      <w:r>
        <w:rPr>
          <w:color w:val="000000"/>
          <w:sz w:val="20"/>
          <w:szCs w:val="20"/>
        </w:rPr>
        <w:t>may be</w:t>
      </w:r>
      <w:r w:rsidRPr="0061436E">
        <w:rPr>
          <w:color w:val="000000"/>
          <w:sz w:val="20"/>
          <w:szCs w:val="20"/>
        </w:rPr>
        <w:t xml:space="preserve"> </w:t>
      </w:r>
      <w:r>
        <w:rPr>
          <w:color w:val="000000"/>
          <w:sz w:val="20"/>
          <w:szCs w:val="20"/>
        </w:rPr>
        <w:t>Special Terrain</w:t>
      </w:r>
      <w:r w:rsidRPr="0061436E">
        <w:rPr>
          <w:color w:val="000000"/>
          <w:sz w:val="20"/>
          <w:szCs w:val="20"/>
        </w:rPr>
        <w:t xml:space="preserve"> legions, and others have particular scouting skills.  They will approach Pacha Lei enemy (which forces a retreat) but will not attack them</w:t>
      </w:r>
      <w:r w:rsidR="00816C32">
        <w:rPr>
          <w:color w:val="000000"/>
          <w:sz w:val="20"/>
          <w:szCs w:val="20"/>
        </w:rPr>
        <w:t>,</w:t>
      </w:r>
      <w:r w:rsidRPr="0061436E">
        <w:rPr>
          <w:color w:val="000000"/>
          <w:sz w:val="20"/>
          <w:szCs w:val="20"/>
        </w:rPr>
        <w:t xml:space="preserve"> in situations where retreat is impossible for example.</w:t>
      </w:r>
    </w:p>
    <w:p w14:paraId="08AE63F6" w14:textId="77777777" w:rsidR="00C0475E" w:rsidRDefault="00C0475E" w:rsidP="00C0475E">
      <w:pPr>
        <w:rPr>
          <w:color w:val="000000"/>
          <w:sz w:val="20"/>
          <w:szCs w:val="20"/>
        </w:rPr>
      </w:pPr>
    </w:p>
    <w:p w14:paraId="1FE6E9EB" w14:textId="77777777" w:rsidR="00C0475E" w:rsidRPr="00D5686D" w:rsidRDefault="00C0475E" w:rsidP="00C0475E">
      <w:pPr>
        <w:pStyle w:val="ListParagraph"/>
        <w:numPr>
          <w:ilvl w:val="1"/>
          <w:numId w:val="3"/>
        </w:numPr>
        <w:rPr>
          <w:b/>
          <w:sz w:val="20"/>
          <w:szCs w:val="20"/>
          <w:u w:val="single"/>
        </w:rPr>
      </w:pPr>
      <w:bookmarkStart w:id="152" w:name="_Ref402012483"/>
      <w:r w:rsidRPr="00D5686D">
        <w:rPr>
          <w:b/>
          <w:szCs w:val="20"/>
          <w:u w:val="single"/>
        </w:rPr>
        <w:t>UNDEAD</w:t>
      </w:r>
      <w:bookmarkEnd w:id="152"/>
    </w:p>
    <w:p w14:paraId="78A895EA" w14:textId="77777777" w:rsidR="00C0475E" w:rsidRDefault="00C0475E" w:rsidP="00C0475E">
      <w:pPr>
        <w:rPr>
          <w:b/>
          <w:sz w:val="20"/>
          <w:szCs w:val="20"/>
          <w:u w:val="single"/>
        </w:rPr>
      </w:pPr>
      <w:r w:rsidRPr="0061436E">
        <w:rPr>
          <w:noProof/>
          <w:sz w:val="20"/>
          <w:szCs w:val="20"/>
          <w:lang w:eastAsia="en-GB"/>
        </w:rPr>
        <w:drawing>
          <wp:inline distT="0" distB="0" distL="0" distR="0" wp14:anchorId="742E4F27" wp14:editId="2F9F7964">
            <wp:extent cx="1672745" cy="2162175"/>
            <wp:effectExtent l="0" t="0" r="3810" b="0"/>
            <wp:docPr id="9" name="Picture 9" descr="http://th05.deviantart.net/fs71/PRE/i/2012/359/3/3/mrur_by_jeffdee-d5p4w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05.deviantart.net/fs71/PRE/i/2012/359/3/3/mrur_by_jeffdee-d5p4wk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4954" cy="2165030"/>
                    </a:xfrm>
                    <a:prstGeom prst="rect">
                      <a:avLst/>
                    </a:prstGeom>
                    <a:noFill/>
                    <a:ln>
                      <a:noFill/>
                    </a:ln>
                  </pic:spPr>
                </pic:pic>
              </a:graphicData>
            </a:graphic>
          </wp:inline>
        </w:drawing>
      </w:r>
      <w:r>
        <w:rPr>
          <w:b/>
          <w:sz w:val="20"/>
          <w:szCs w:val="20"/>
          <w:u w:val="single"/>
        </w:rPr>
        <w:t xml:space="preserve">  </w:t>
      </w:r>
      <w:r>
        <w:rPr>
          <w:noProof/>
          <w:lang w:eastAsia="en-GB"/>
        </w:rPr>
        <w:drawing>
          <wp:inline distT="0" distB="0" distL="0" distR="0" wp14:anchorId="1400AC4D" wp14:editId="78DEB792">
            <wp:extent cx="1621160" cy="2095500"/>
            <wp:effectExtent l="0" t="0" r="0" b="0"/>
            <wp:docPr id="40" name="Picture 40" descr="http://th00.deviantart.net/fs71/PRE/i/2013/002/8/0/shedra__the_eaters_of_the_dead__by_jeffdee-d5q80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h00.deviantart.net/fs71/PRE/i/2013/002/8/0/shedra__the_eaters_of_the_dead__by_jeffdee-d5q80m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2202" cy="2109773"/>
                    </a:xfrm>
                    <a:prstGeom prst="rect">
                      <a:avLst/>
                    </a:prstGeom>
                    <a:noFill/>
                    <a:ln>
                      <a:noFill/>
                    </a:ln>
                  </pic:spPr>
                </pic:pic>
              </a:graphicData>
            </a:graphic>
          </wp:inline>
        </w:drawing>
      </w:r>
    </w:p>
    <w:p w14:paraId="768C1F07" w14:textId="77777777" w:rsidR="00C0475E" w:rsidRPr="0061436E" w:rsidRDefault="00C0475E" w:rsidP="00C0475E">
      <w:pPr>
        <w:rPr>
          <w:b/>
          <w:sz w:val="20"/>
          <w:szCs w:val="20"/>
          <w:u w:val="single"/>
        </w:rPr>
      </w:pPr>
    </w:p>
    <w:p w14:paraId="788F3478" w14:textId="77777777" w:rsidR="00C0475E" w:rsidRPr="0061436E" w:rsidRDefault="00C0475E" w:rsidP="00C0475E">
      <w:pPr>
        <w:rPr>
          <w:b/>
          <w:sz w:val="20"/>
          <w:szCs w:val="20"/>
          <w:u w:val="single"/>
        </w:rPr>
      </w:pPr>
    </w:p>
    <w:p w14:paraId="28DCD336" w14:textId="77777777" w:rsidR="00C0475E" w:rsidRPr="0061436E" w:rsidRDefault="00C0475E" w:rsidP="00C0475E">
      <w:pPr>
        <w:rPr>
          <w:sz w:val="20"/>
          <w:szCs w:val="20"/>
        </w:rPr>
      </w:pPr>
      <w:r w:rsidRPr="0061436E">
        <w:rPr>
          <w:sz w:val="20"/>
          <w:szCs w:val="20"/>
        </w:rPr>
        <w:t>To Priests of the Dark Lords (and to certain gamers) the use in battle of the shambling, rotting and putrescent is positively irresistible.  To cater to these jaded tastes rules and statistics for the use of the undead are included, though it is to be hoped that all normal gamers will resist the urge to pollute their games with these Breaches of the Concordat.</w:t>
      </w:r>
    </w:p>
    <w:p w14:paraId="3A9F7C95" w14:textId="77777777" w:rsidR="00C0475E" w:rsidRPr="0061436E" w:rsidRDefault="00C0475E" w:rsidP="00C0475E">
      <w:pPr>
        <w:rPr>
          <w:sz w:val="20"/>
          <w:szCs w:val="20"/>
        </w:rPr>
      </w:pPr>
    </w:p>
    <w:p w14:paraId="137B424A" w14:textId="77777777" w:rsidR="00C0475E" w:rsidRPr="0061436E" w:rsidRDefault="00C0475E" w:rsidP="00C0475E">
      <w:pPr>
        <w:rPr>
          <w:sz w:val="20"/>
          <w:szCs w:val="20"/>
        </w:rPr>
      </w:pPr>
      <w:r w:rsidRPr="0061436E">
        <w:rPr>
          <w:sz w:val="20"/>
          <w:szCs w:val="20"/>
        </w:rPr>
        <w:t>Legions to which this potentially applies are Seal, Scales</w:t>
      </w:r>
      <w:r>
        <w:rPr>
          <w:sz w:val="20"/>
          <w:szCs w:val="20"/>
        </w:rPr>
        <w:t xml:space="preserve"> (though we like to think that no player will actually stoop to using something so vile)</w:t>
      </w:r>
      <w:r w:rsidRPr="0061436E">
        <w:rPr>
          <w:sz w:val="20"/>
          <w:szCs w:val="20"/>
        </w:rPr>
        <w:t>, AVD, Phalanx, Kraa, Vrishtara, Dark of the Moon (YK) and Higher Persons of Tsa’avtulgu (Salarv).</w:t>
      </w:r>
    </w:p>
    <w:p w14:paraId="7AAAC268" w14:textId="77777777" w:rsidR="00C0475E" w:rsidRDefault="00C0475E" w:rsidP="00C0475E">
      <w:pPr>
        <w:rPr>
          <w:sz w:val="20"/>
          <w:szCs w:val="20"/>
        </w:rPr>
      </w:pPr>
    </w:p>
    <w:p w14:paraId="03F11276" w14:textId="77777777" w:rsidR="00C0475E" w:rsidRPr="00DB5353" w:rsidRDefault="00C0475E" w:rsidP="00C0475E">
      <w:pPr>
        <w:pStyle w:val="ListParagraph"/>
        <w:numPr>
          <w:ilvl w:val="3"/>
          <w:numId w:val="3"/>
        </w:numPr>
        <w:rPr>
          <w:b/>
          <w:sz w:val="22"/>
          <w:szCs w:val="20"/>
          <w:u w:val="single"/>
        </w:rPr>
      </w:pPr>
      <w:r w:rsidRPr="00DB5353">
        <w:rPr>
          <w:b/>
          <w:sz w:val="22"/>
          <w:szCs w:val="20"/>
          <w:u w:val="single"/>
        </w:rPr>
        <w:t>MRUR / SHEDRA</w:t>
      </w:r>
    </w:p>
    <w:p w14:paraId="525DE3F3" w14:textId="77777777" w:rsidR="00C0475E" w:rsidRPr="0061436E" w:rsidRDefault="00C0475E" w:rsidP="00C0475E">
      <w:pPr>
        <w:rPr>
          <w:sz w:val="20"/>
          <w:szCs w:val="20"/>
        </w:rPr>
      </w:pPr>
    </w:p>
    <w:p w14:paraId="76FECC1F" w14:textId="77777777" w:rsidR="00C0475E" w:rsidRPr="0061436E" w:rsidRDefault="00C0475E" w:rsidP="00C0475E">
      <w:pPr>
        <w:rPr>
          <w:sz w:val="20"/>
          <w:szCs w:val="20"/>
        </w:rPr>
      </w:pPr>
      <w:r w:rsidRPr="0061436E">
        <w:rPr>
          <w:sz w:val="20"/>
          <w:szCs w:val="20"/>
        </w:rPr>
        <w:t>Undead are considered to be Mrur / Shedra having the following stats and restrictions.</w:t>
      </w:r>
    </w:p>
    <w:p w14:paraId="27E9C237" w14:textId="77777777" w:rsidR="00C0475E" w:rsidRPr="0061436E" w:rsidRDefault="00C0475E" w:rsidP="00C0475E">
      <w:pPr>
        <w:rPr>
          <w:sz w:val="20"/>
          <w:szCs w:val="20"/>
        </w:rPr>
      </w:pPr>
    </w:p>
    <w:p w14:paraId="4DCC82AF" w14:textId="77777777" w:rsidR="00C0475E" w:rsidRPr="0061436E" w:rsidRDefault="00C0475E" w:rsidP="00C0475E">
      <w:pPr>
        <w:rPr>
          <w:sz w:val="20"/>
          <w:szCs w:val="20"/>
        </w:rPr>
      </w:pPr>
      <w:r w:rsidRPr="0061436E">
        <w:rPr>
          <w:sz w:val="20"/>
          <w:szCs w:val="20"/>
        </w:rPr>
        <w:t xml:space="preserve">Move </w:t>
      </w:r>
      <w:r w:rsidRPr="0061436E">
        <w:rPr>
          <w:sz w:val="20"/>
          <w:szCs w:val="20"/>
        </w:rPr>
        <w:tab/>
      </w:r>
      <w:r w:rsidRPr="0061436E">
        <w:rPr>
          <w:sz w:val="20"/>
          <w:szCs w:val="20"/>
        </w:rPr>
        <w:tab/>
        <w:t xml:space="preserve">= </w:t>
      </w:r>
      <w:r w:rsidRPr="0061436E">
        <w:rPr>
          <w:sz w:val="20"/>
          <w:szCs w:val="20"/>
        </w:rPr>
        <w:tab/>
        <w:t>Medium Infantry</w:t>
      </w:r>
    </w:p>
    <w:p w14:paraId="39BE5116" w14:textId="77777777" w:rsidR="00C0475E" w:rsidRPr="0061436E" w:rsidRDefault="00C0475E" w:rsidP="00C0475E">
      <w:pPr>
        <w:rPr>
          <w:sz w:val="20"/>
          <w:szCs w:val="20"/>
        </w:rPr>
      </w:pPr>
      <w:r w:rsidRPr="0061436E">
        <w:rPr>
          <w:sz w:val="20"/>
          <w:szCs w:val="20"/>
        </w:rPr>
        <w:t>Defence</w:t>
      </w:r>
      <w:r>
        <w:rPr>
          <w:sz w:val="20"/>
          <w:szCs w:val="20"/>
        </w:rPr>
        <w:tab/>
      </w:r>
      <w:r w:rsidRPr="0061436E">
        <w:rPr>
          <w:sz w:val="20"/>
          <w:szCs w:val="20"/>
        </w:rPr>
        <w:t xml:space="preserve"> </w:t>
      </w:r>
      <w:r w:rsidRPr="0061436E">
        <w:rPr>
          <w:sz w:val="20"/>
          <w:szCs w:val="20"/>
        </w:rPr>
        <w:tab/>
        <w:t xml:space="preserve">= </w:t>
      </w:r>
      <w:r w:rsidRPr="0061436E">
        <w:rPr>
          <w:sz w:val="20"/>
          <w:szCs w:val="20"/>
        </w:rPr>
        <w:tab/>
        <w:t>13 / 9</w:t>
      </w:r>
    </w:p>
    <w:p w14:paraId="553986D7" w14:textId="77777777" w:rsidR="00C0475E" w:rsidRPr="0061436E" w:rsidRDefault="00C0475E" w:rsidP="00C0475E">
      <w:pPr>
        <w:rPr>
          <w:sz w:val="20"/>
          <w:szCs w:val="20"/>
        </w:rPr>
      </w:pPr>
      <w:r w:rsidRPr="0061436E">
        <w:rPr>
          <w:sz w:val="20"/>
          <w:szCs w:val="20"/>
        </w:rPr>
        <w:t>Attack</w:t>
      </w:r>
      <w:r w:rsidRPr="0061436E">
        <w:rPr>
          <w:sz w:val="20"/>
          <w:szCs w:val="20"/>
        </w:rPr>
        <w:tab/>
        <w:t xml:space="preserve"> </w:t>
      </w:r>
      <w:r w:rsidRPr="0061436E">
        <w:rPr>
          <w:sz w:val="20"/>
          <w:szCs w:val="20"/>
        </w:rPr>
        <w:tab/>
        <w:t>=</w:t>
      </w:r>
      <w:r w:rsidRPr="0061436E">
        <w:rPr>
          <w:sz w:val="20"/>
          <w:szCs w:val="20"/>
        </w:rPr>
        <w:tab/>
        <w:t>9 (Long sword)</w:t>
      </w:r>
    </w:p>
    <w:p w14:paraId="1AF6DBBF" w14:textId="77777777" w:rsidR="00C0475E" w:rsidRPr="0061436E" w:rsidRDefault="00C0475E" w:rsidP="00C0475E">
      <w:pPr>
        <w:rPr>
          <w:sz w:val="20"/>
          <w:szCs w:val="20"/>
        </w:rPr>
      </w:pPr>
      <w:r w:rsidRPr="0061436E">
        <w:rPr>
          <w:sz w:val="20"/>
          <w:szCs w:val="20"/>
        </w:rPr>
        <w:t xml:space="preserve">Quality </w:t>
      </w:r>
      <w:r w:rsidRPr="0061436E">
        <w:rPr>
          <w:sz w:val="20"/>
          <w:szCs w:val="20"/>
        </w:rPr>
        <w:tab/>
      </w:r>
      <w:r>
        <w:rPr>
          <w:sz w:val="20"/>
          <w:szCs w:val="20"/>
        </w:rPr>
        <w:tab/>
      </w:r>
      <w:r w:rsidRPr="0061436E">
        <w:rPr>
          <w:sz w:val="20"/>
          <w:szCs w:val="20"/>
        </w:rPr>
        <w:t xml:space="preserve">= </w:t>
      </w:r>
      <w:r w:rsidRPr="0061436E">
        <w:rPr>
          <w:sz w:val="20"/>
          <w:szCs w:val="20"/>
        </w:rPr>
        <w:tab/>
        <w:t>Smiter</w:t>
      </w:r>
    </w:p>
    <w:p w14:paraId="0B58E89C" w14:textId="77777777" w:rsidR="00C0475E" w:rsidRPr="0061436E" w:rsidRDefault="00C0475E" w:rsidP="00C0475E">
      <w:pPr>
        <w:rPr>
          <w:sz w:val="20"/>
          <w:szCs w:val="20"/>
        </w:rPr>
      </w:pPr>
      <w:r w:rsidRPr="0061436E">
        <w:rPr>
          <w:sz w:val="20"/>
          <w:szCs w:val="20"/>
        </w:rPr>
        <w:t xml:space="preserve">Weight      </w:t>
      </w:r>
      <w:r w:rsidRPr="0061436E">
        <w:rPr>
          <w:sz w:val="20"/>
          <w:szCs w:val="20"/>
        </w:rPr>
        <w:tab/>
        <w:t>=</w:t>
      </w:r>
      <w:r w:rsidRPr="0061436E">
        <w:rPr>
          <w:sz w:val="20"/>
          <w:szCs w:val="20"/>
        </w:rPr>
        <w:tab/>
        <w:t>Medium</w:t>
      </w:r>
    </w:p>
    <w:p w14:paraId="6CE06151" w14:textId="77777777" w:rsidR="00C0475E" w:rsidRPr="0061436E" w:rsidRDefault="00C0475E" w:rsidP="00C0475E">
      <w:pPr>
        <w:rPr>
          <w:sz w:val="20"/>
          <w:szCs w:val="20"/>
        </w:rPr>
      </w:pPr>
    </w:p>
    <w:p w14:paraId="171AE2E6" w14:textId="3753210A" w:rsidR="000579E6" w:rsidRDefault="000579E6" w:rsidP="000579E6">
      <w:pPr>
        <w:rPr>
          <w:sz w:val="20"/>
          <w:szCs w:val="20"/>
        </w:rPr>
      </w:pPr>
      <w:r>
        <w:rPr>
          <w:sz w:val="20"/>
          <w:szCs w:val="20"/>
        </w:rPr>
        <w:t>They can either be given their own Command paying SSS or if their parent legion receives a Command they can perform the same action without paying additional SSS.  This does count against their 3 / turn limit and should be marked with a U to show it was a special undead zero SSS cost action.</w:t>
      </w:r>
      <w:r w:rsidR="006F1959">
        <w:rPr>
          <w:sz w:val="20"/>
          <w:szCs w:val="20"/>
        </w:rPr>
        <w:t xml:space="preserve">  It does NOT count against the Cycle limit.</w:t>
      </w:r>
    </w:p>
    <w:p w14:paraId="02AA68BB" w14:textId="77777777" w:rsidR="005E0105" w:rsidRDefault="005E0105" w:rsidP="000579E6">
      <w:pPr>
        <w:rPr>
          <w:sz w:val="20"/>
          <w:szCs w:val="20"/>
        </w:rPr>
      </w:pPr>
    </w:p>
    <w:p w14:paraId="03AF224A" w14:textId="12D064AA" w:rsidR="005E0105" w:rsidRDefault="005E0105" w:rsidP="000579E6">
      <w:pPr>
        <w:rPr>
          <w:sz w:val="20"/>
          <w:szCs w:val="20"/>
        </w:rPr>
      </w:pPr>
      <w:r w:rsidRPr="0061436E">
        <w:rPr>
          <w:sz w:val="20"/>
          <w:szCs w:val="20"/>
        </w:rPr>
        <w:t xml:space="preserve">They must </w:t>
      </w:r>
      <w:r>
        <w:rPr>
          <w:sz w:val="20"/>
          <w:szCs w:val="20"/>
        </w:rPr>
        <w:t>remain</w:t>
      </w:r>
      <w:r w:rsidRPr="0061436E">
        <w:rPr>
          <w:sz w:val="20"/>
          <w:szCs w:val="20"/>
        </w:rPr>
        <w:t xml:space="preserve"> within 200mm of parent legion</w:t>
      </w:r>
      <w:r>
        <w:rPr>
          <w:sz w:val="20"/>
          <w:szCs w:val="20"/>
        </w:rPr>
        <w:t xml:space="preserve">.  If they are further away at the start of the IAP they must be given a Command to move closer at maximum speed.  If their parent legion has been Broken they act as if they have no Priest in base contact (see below).  </w:t>
      </w:r>
    </w:p>
    <w:p w14:paraId="7D7F6133" w14:textId="77777777" w:rsidR="000579E6" w:rsidRDefault="000579E6" w:rsidP="000579E6">
      <w:pPr>
        <w:rPr>
          <w:sz w:val="20"/>
          <w:szCs w:val="20"/>
        </w:rPr>
      </w:pPr>
    </w:p>
    <w:p w14:paraId="006EEB3F" w14:textId="23CFF6BB" w:rsidR="00771BDC" w:rsidRDefault="00771BDC" w:rsidP="00C0475E">
      <w:pPr>
        <w:rPr>
          <w:sz w:val="20"/>
          <w:szCs w:val="20"/>
        </w:rPr>
      </w:pPr>
      <w:r w:rsidRPr="00771BDC">
        <w:rPr>
          <w:color w:val="FF0000"/>
          <w:sz w:val="20"/>
          <w:szCs w:val="20"/>
        </w:rPr>
        <w:t xml:space="preserve">Optional  -   They </w:t>
      </w:r>
      <w:r w:rsidR="00C0475E" w:rsidRPr="00771BDC">
        <w:rPr>
          <w:color w:val="FF0000"/>
          <w:sz w:val="20"/>
          <w:szCs w:val="20"/>
        </w:rPr>
        <w:t>must have a Priest in base contact otherwise they go out of control</w:t>
      </w:r>
      <w:r w:rsidR="00E42FD0">
        <w:rPr>
          <w:sz w:val="20"/>
          <w:szCs w:val="20"/>
        </w:rPr>
        <w:t xml:space="preserve">.  </w:t>
      </w:r>
    </w:p>
    <w:p w14:paraId="36E795F0" w14:textId="77777777" w:rsidR="006D02FE" w:rsidRDefault="006D02FE" w:rsidP="00C0475E">
      <w:pPr>
        <w:rPr>
          <w:sz w:val="20"/>
          <w:szCs w:val="20"/>
        </w:rPr>
      </w:pPr>
    </w:p>
    <w:p w14:paraId="15F86CAF" w14:textId="1A56A599" w:rsidR="00771BDC" w:rsidRDefault="00771BDC" w:rsidP="00771BDC">
      <w:pPr>
        <w:rPr>
          <w:sz w:val="20"/>
          <w:szCs w:val="20"/>
        </w:rPr>
      </w:pPr>
      <w:r>
        <w:rPr>
          <w:sz w:val="20"/>
          <w:szCs w:val="20"/>
        </w:rPr>
        <w:t xml:space="preserve">Set a figure out to show this, he is the Controlling Priest.  This Priest is turned into a torch if the Blazing Light of Jneksha is cast </w:t>
      </w:r>
      <w:r w:rsidR="006D02FE">
        <w:rPr>
          <w:sz w:val="20"/>
          <w:szCs w:val="20"/>
        </w:rPr>
        <w:t>on</w:t>
      </w:r>
      <w:r>
        <w:rPr>
          <w:sz w:val="20"/>
          <w:szCs w:val="20"/>
        </w:rPr>
        <w:t xml:space="preserve"> the Mrur.</w:t>
      </w:r>
    </w:p>
    <w:p w14:paraId="7702468D" w14:textId="11E3185E" w:rsidR="00C0475E" w:rsidRDefault="00771BDC" w:rsidP="00C0475E">
      <w:pPr>
        <w:rPr>
          <w:sz w:val="20"/>
          <w:szCs w:val="20"/>
        </w:rPr>
      </w:pPr>
      <w:r>
        <w:rPr>
          <w:sz w:val="20"/>
          <w:szCs w:val="20"/>
        </w:rPr>
        <w:t xml:space="preserve"> In this case they</w:t>
      </w:r>
      <w:r w:rsidR="00E42FD0">
        <w:rPr>
          <w:sz w:val="20"/>
          <w:szCs w:val="20"/>
        </w:rPr>
        <w:t xml:space="preserve"> start moving at full speed </w:t>
      </w:r>
      <w:r w:rsidR="00C0475E">
        <w:rPr>
          <w:sz w:val="20"/>
          <w:szCs w:val="20"/>
        </w:rPr>
        <w:t xml:space="preserve">in </w:t>
      </w:r>
      <w:r w:rsidR="00E42FD0">
        <w:rPr>
          <w:sz w:val="20"/>
          <w:szCs w:val="20"/>
        </w:rPr>
        <w:t xml:space="preserve">a </w:t>
      </w:r>
      <w:r w:rsidR="00C0475E">
        <w:rPr>
          <w:sz w:val="20"/>
          <w:szCs w:val="20"/>
        </w:rPr>
        <w:t>random direction (</w:t>
      </w:r>
      <w:r w:rsidR="00E42FD0">
        <w:rPr>
          <w:sz w:val="20"/>
          <w:szCs w:val="20"/>
        </w:rPr>
        <w:t xml:space="preserve">roll D4, </w:t>
      </w:r>
      <w:r w:rsidR="00C0475E">
        <w:rPr>
          <w:sz w:val="20"/>
          <w:szCs w:val="20"/>
        </w:rPr>
        <w:t>get free reface) and attack the first unit they contact</w:t>
      </w:r>
      <w:r w:rsidR="00E42FD0">
        <w:rPr>
          <w:sz w:val="20"/>
          <w:szCs w:val="20"/>
        </w:rPr>
        <w:t xml:space="preserve"> other than their parent legion</w:t>
      </w:r>
      <w:r w:rsidR="00C0475E">
        <w:rPr>
          <w:sz w:val="20"/>
          <w:szCs w:val="20"/>
        </w:rPr>
        <w:t xml:space="preserve">.  </w:t>
      </w:r>
      <w:r>
        <w:rPr>
          <w:sz w:val="20"/>
          <w:szCs w:val="20"/>
        </w:rPr>
        <w:t xml:space="preserve">The first move happens immediately the Priest is eliminated, subsequently as the very first action of each Turn until control is re-established.  The direction of movement is </w:t>
      </w:r>
      <w:r>
        <w:rPr>
          <w:sz w:val="20"/>
          <w:szCs w:val="20"/>
        </w:rPr>
        <w:lastRenderedPageBreak/>
        <w:t>rolled for each turn.  They ignore Zones and do not require a contact roll.  If their move distance brings them into base contact melee will occur.</w:t>
      </w:r>
    </w:p>
    <w:p w14:paraId="613CF540" w14:textId="769B5615" w:rsidR="00771BDC" w:rsidRDefault="00771BDC" w:rsidP="00C0475E">
      <w:pPr>
        <w:rPr>
          <w:sz w:val="20"/>
          <w:szCs w:val="20"/>
        </w:rPr>
      </w:pPr>
      <w:r>
        <w:rPr>
          <w:sz w:val="20"/>
          <w:szCs w:val="20"/>
        </w:rPr>
        <w:t>Meanwhile another Priest can be sent out from the parent legion to re-establish control moving at 300mm each turn (Sarku High Priests can be very “encouraging” to their juniors)  . . . but not until the Blazing Light is removed.</w:t>
      </w:r>
    </w:p>
    <w:p w14:paraId="6DB408BF" w14:textId="77777777" w:rsidR="00771BDC" w:rsidRDefault="00771BDC" w:rsidP="00C0475E">
      <w:pPr>
        <w:rPr>
          <w:sz w:val="20"/>
          <w:szCs w:val="20"/>
        </w:rPr>
      </w:pPr>
    </w:p>
    <w:p w14:paraId="2D597F3E" w14:textId="77777777" w:rsidR="00C0475E" w:rsidRPr="0061436E" w:rsidRDefault="00C0475E" w:rsidP="00C0475E">
      <w:pPr>
        <w:rPr>
          <w:sz w:val="20"/>
          <w:szCs w:val="20"/>
        </w:rPr>
      </w:pPr>
    </w:p>
    <w:p w14:paraId="01B102C1" w14:textId="27DAB866" w:rsidR="00125D62" w:rsidRDefault="00125D62" w:rsidP="00C0475E">
      <w:pPr>
        <w:pStyle w:val="ListParagraph"/>
        <w:numPr>
          <w:ilvl w:val="3"/>
          <w:numId w:val="3"/>
        </w:numPr>
        <w:rPr>
          <w:b/>
          <w:sz w:val="22"/>
          <w:szCs w:val="20"/>
          <w:u w:val="single"/>
        </w:rPr>
      </w:pPr>
      <w:r>
        <w:rPr>
          <w:b/>
          <w:sz w:val="22"/>
          <w:szCs w:val="20"/>
          <w:u w:val="single"/>
        </w:rPr>
        <w:t>EFFECTS</w:t>
      </w:r>
    </w:p>
    <w:p w14:paraId="2AA79BAA" w14:textId="77777777" w:rsidR="00125D62" w:rsidRDefault="00125D62" w:rsidP="00125D62">
      <w:pPr>
        <w:pStyle w:val="ListParagraph"/>
        <w:ind w:left="567"/>
        <w:rPr>
          <w:b/>
          <w:sz w:val="22"/>
          <w:szCs w:val="20"/>
          <w:u w:val="single"/>
        </w:rPr>
      </w:pPr>
    </w:p>
    <w:p w14:paraId="01579BE3" w14:textId="3982A13B" w:rsidR="00125D62" w:rsidRDefault="00125D62" w:rsidP="00125D62">
      <w:pPr>
        <w:rPr>
          <w:sz w:val="20"/>
          <w:szCs w:val="20"/>
        </w:rPr>
      </w:pPr>
      <w:r>
        <w:rPr>
          <w:sz w:val="20"/>
          <w:szCs w:val="20"/>
        </w:rPr>
        <w:t>If a</w:t>
      </w:r>
      <w:r w:rsidRPr="0061436E">
        <w:rPr>
          <w:sz w:val="20"/>
          <w:szCs w:val="20"/>
        </w:rPr>
        <w:t xml:space="preserve"> </w:t>
      </w:r>
      <w:r w:rsidR="00BA2BC0">
        <w:rPr>
          <w:sz w:val="20"/>
          <w:szCs w:val="20"/>
        </w:rPr>
        <w:t>non-Sarku (or equivalent)</w:t>
      </w:r>
      <w:r w:rsidRPr="0061436E">
        <w:rPr>
          <w:sz w:val="20"/>
          <w:szCs w:val="20"/>
        </w:rPr>
        <w:t>human unit</w:t>
      </w:r>
      <w:r>
        <w:rPr>
          <w:sz w:val="20"/>
          <w:szCs w:val="20"/>
        </w:rPr>
        <w:t xml:space="preserve"> comes into melee contact with Mrur during the course of the Turn it</w:t>
      </w:r>
      <w:r w:rsidRPr="0061436E">
        <w:rPr>
          <w:sz w:val="20"/>
          <w:szCs w:val="20"/>
        </w:rPr>
        <w:t xml:space="preserve"> </w:t>
      </w:r>
      <w:r>
        <w:rPr>
          <w:sz w:val="20"/>
          <w:szCs w:val="20"/>
        </w:rPr>
        <w:t>takes</w:t>
      </w:r>
      <w:r w:rsidRPr="0061436E">
        <w:rPr>
          <w:sz w:val="20"/>
          <w:szCs w:val="20"/>
        </w:rPr>
        <w:t xml:space="preserve"> an Undead Battlefield Event QC</w:t>
      </w:r>
      <w:r>
        <w:rPr>
          <w:sz w:val="20"/>
          <w:szCs w:val="20"/>
        </w:rPr>
        <w:t xml:space="preserve"> at the start of the Melee Phase with a bender of </w:t>
      </w:r>
      <w:r w:rsidRPr="0061436E">
        <w:rPr>
          <w:sz w:val="20"/>
          <w:szCs w:val="20"/>
        </w:rPr>
        <w:t xml:space="preserve"> </w:t>
      </w:r>
      <w:r w:rsidRPr="00695D14">
        <w:rPr>
          <w:b/>
          <w:bCs/>
          <w:sz w:val="20"/>
          <w:szCs w:val="20"/>
        </w:rPr>
        <w:t>– 4</w:t>
      </w:r>
      <w:r w:rsidRPr="0061436E">
        <w:rPr>
          <w:sz w:val="20"/>
          <w:szCs w:val="20"/>
        </w:rPr>
        <w:t xml:space="preserve">.  Each turn thereafter that the human unit remains in </w:t>
      </w:r>
      <w:r>
        <w:rPr>
          <w:sz w:val="20"/>
          <w:szCs w:val="20"/>
        </w:rPr>
        <w:t xml:space="preserve">melee </w:t>
      </w:r>
      <w:r w:rsidRPr="0061436E">
        <w:rPr>
          <w:sz w:val="20"/>
          <w:szCs w:val="20"/>
        </w:rPr>
        <w:t>contact it takes a QC at -2 at the start of the Melee Phase.</w:t>
      </w:r>
    </w:p>
    <w:p w14:paraId="1903FD6D" w14:textId="77777777" w:rsidR="00125D62" w:rsidRDefault="00125D62" w:rsidP="00125D62">
      <w:pPr>
        <w:rPr>
          <w:sz w:val="20"/>
          <w:szCs w:val="20"/>
        </w:rPr>
      </w:pPr>
    </w:p>
    <w:p w14:paraId="20FE707C" w14:textId="16EC4FD0" w:rsidR="00125D62" w:rsidRDefault="00125D62" w:rsidP="00125D62">
      <w:pPr>
        <w:rPr>
          <w:sz w:val="20"/>
          <w:szCs w:val="20"/>
        </w:rPr>
      </w:pPr>
      <w:r>
        <w:rPr>
          <w:sz w:val="20"/>
          <w:szCs w:val="20"/>
        </w:rPr>
        <w:t xml:space="preserve">If it has not come into contact during the turn but is within within </w:t>
      </w:r>
      <w:r w:rsidR="00346B3D">
        <w:rPr>
          <w:sz w:val="20"/>
          <w:szCs w:val="20"/>
        </w:rPr>
        <w:t>200</w:t>
      </w:r>
      <w:r w:rsidRPr="0061436E">
        <w:rPr>
          <w:sz w:val="20"/>
          <w:szCs w:val="20"/>
        </w:rPr>
        <w:t>mm</w:t>
      </w:r>
      <w:r>
        <w:rPr>
          <w:sz w:val="20"/>
          <w:szCs w:val="20"/>
        </w:rPr>
        <w:t xml:space="preserve"> of Undead </w:t>
      </w:r>
      <w:r w:rsidR="00BA2BC0">
        <w:rPr>
          <w:sz w:val="20"/>
          <w:szCs w:val="20"/>
        </w:rPr>
        <w:t xml:space="preserve">(without another formed unit in the way) </w:t>
      </w:r>
      <w:r>
        <w:rPr>
          <w:sz w:val="20"/>
          <w:szCs w:val="20"/>
        </w:rPr>
        <w:t xml:space="preserve">they take the QC at the </w:t>
      </w:r>
      <w:r w:rsidRPr="00695D14">
        <w:rPr>
          <w:sz w:val="20"/>
          <w:szCs w:val="20"/>
        </w:rPr>
        <w:t>end of the Turn with no modifier</w:t>
      </w:r>
      <w:r>
        <w:rPr>
          <w:b/>
          <w:bCs/>
          <w:sz w:val="20"/>
          <w:szCs w:val="20"/>
        </w:rPr>
        <w:t xml:space="preserve">.  </w:t>
      </w:r>
      <w:r>
        <w:rPr>
          <w:sz w:val="20"/>
          <w:szCs w:val="20"/>
        </w:rPr>
        <w:t xml:space="preserve"> </w:t>
      </w:r>
      <w:r w:rsidR="00BA2BC0">
        <w:rPr>
          <w:sz w:val="20"/>
          <w:szCs w:val="20"/>
        </w:rPr>
        <w:t xml:space="preserve">This applies irrespective of the owner of the Undead.  </w:t>
      </w:r>
    </w:p>
    <w:p w14:paraId="31AE6DCD" w14:textId="77777777" w:rsidR="00BA2BC0" w:rsidRDefault="00BA2BC0" w:rsidP="00125D62">
      <w:pPr>
        <w:rPr>
          <w:sz w:val="20"/>
          <w:szCs w:val="20"/>
        </w:rPr>
      </w:pPr>
    </w:p>
    <w:p w14:paraId="5C2E18AA" w14:textId="77777777" w:rsidR="00125D62" w:rsidRDefault="00125D62" w:rsidP="00125D62">
      <w:pPr>
        <w:rPr>
          <w:sz w:val="20"/>
          <w:szCs w:val="20"/>
        </w:rPr>
      </w:pPr>
      <w:r>
        <w:rPr>
          <w:sz w:val="20"/>
          <w:szCs w:val="20"/>
        </w:rPr>
        <w:t>If the unit gets a GaG it is exempt from taking this QC thereafter.</w:t>
      </w:r>
    </w:p>
    <w:p w14:paraId="6F7526DE" w14:textId="77777777" w:rsidR="00125D62" w:rsidRDefault="00125D62" w:rsidP="00125D62">
      <w:pPr>
        <w:rPr>
          <w:sz w:val="20"/>
          <w:szCs w:val="20"/>
        </w:rPr>
      </w:pPr>
    </w:p>
    <w:p w14:paraId="7C610F2D" w14:textId="6C631412" w:rsidR="00125D62" w:rsidRPr="0061436E" w:rsidRDefault="00125D62" w:rsidP="00125D62">
      <w:pPr>
        <w:rPr>
          <w:sz w:val="20"/>
          <w:szCs w:val="20"/>
        </w:rPr>
      </w:pPr>
      <w:r>
        <w:rPr>
          <w:sz w:val="20"/>
          <w:szCs w:val="20"/>
        </w:rPr>
        <w:t xml:space="preserve">If the Undead are controlled by the </w:t>
      </w:r>
      <w:r w:rsidRPr="00796B4D">
        <w:rPr>
          <w:color w:val="D9E2F3" w:themeColor="accent1" w:themeTint="33"/>
          <w:sz w:val="20"/>
          <w:szCs w:val="20"/>
          <w:highlight w:val="darkRed"/>
        </w:rPr>
        <w:t>Scales of Brown</w:t>
      </w:r>
      <w:r w:rsidRPr="00796B4D">
        <w:rPr>
          <w:color w:val="D9E2F3" w:themeColor="accent1" w:themeTint="33"/>
          <w:sz w:val="20"/>
          <w:szCs w:val="20"/>
        </w:rPr>
        <w:t xml:space="preserve"> </w:t>
      </w:r>
      <w:r>
        <w:rPr>
          <w:sz w:val="20"/>
          <w:szCs w:val="20"/>
        </w:rPr>
        <w:t xml:space="preserve">the test is taken if within </w:t>
      </w:r>
      <w:r w:rsidR="00346B3D">
        <w:rPr>
          <w:sz w:val="20"/>
          <w:szCs w:val="20"/>
        </w:rPr>
        <w:t>30</w:t>
      </w:r>
      <w:r>
        <w:rPr>
          <w:sz w:val="20"/>
          <w:szCs w:val="20"/>
        </w:rPr>
        <w:t>0mm, and is at -2 (-6 if melee contact is made, -4 for continuing melee contact.  In addition a unit which got a GaG testing against lesser Undead still has to take a QC when it encounters Scales’ undead.</w:t>
      </w:r>
    </w:p>
    <w:p w14:paraId="32902D5B" w14:textId="77777777" w:rsidR="00125D62" w:rsidRPr="0061436E" w:rsidRDefault="00125D62" w:rsidP="00125D62">
      <w:pPr>
        <w:rPr>
          <w:sz w:val="20"/>
          <w:szCs w:val="20"/>
        </w:rPr>
      </w:pPr>
    </w:p>
    <w:p w14:paraId="6028C736" w14:textId="77777777" w:rsidR="00125D62" w:rsidRPr="0061436E" w:rsidRDefault="00125D62" w:rsidP="00125D62">
      <w:pPr>
        <w:rPr>
          <w:sz w:val="20"/>
          <w:szCs w:val="20"/>
        </w:rPr>
      </w:pPr>
      <w:r w:rsidRPr="0061436E">
        <w:rPr>
          <w:sz w:val="20"/>
          <w:szCs w:val="20"/>
        </w:rPr>
        <w:t xml:space="preserve">Specified units (ie Red Dev) do not </w:t>
      </w:r>
      <w:r>
        <w:rPr>
          <w:sz w:val="20"/>
          <w:szCs w:val="20"/>
        </w:rPr>
        <w:t>have to take</w:t>
      </w:r>
      <w:r w:rsidRPr="0061436E">
        <w:rPr>
          <w:sz w:val="20"/>
          <w:szCs w:val="20"/>
        </w:rPr>
        <w:t xml:space="preserve"> these tests.   </w:t>
      </w:r>
    </w:p>
    <w:p w14:paraId="176F4394" w14:textId="77777777" w:rsidR="00125D62" w:rsidRDefault="00125D62" w:rsidP="00125D62">
      <w:pPr>
        <w:rPr>
          <w:b/>
          <w:sz w:val="20"/>
          <w:szCs w:val="20"/>
          <w:u w:val="single"/>
        </w:rPr>
      </w:pPr>
    </w:p>
    <w:p w14:paraId="73B7C664" w14:textId="1EF35F51" w:rsidR="00905CEC" w:rsidRPr="00905CEC" w:rsidRDefault="00905CEC" w:rsidP="00125D62">
      <w:pPr>
        <w:rPr>
          <w:b/>
          <w:sz w:val="20"/>
          <w:szCs w:val="20"/>
        </w:rPr>
      </w:pPr>
      <w:r w:rsidRPr="00905CEC">
        <w:rPr>
          <w:b/>
          <w:sz w:val="20"/>
          <w:szCs w:val="20"/>
        </w:rPr>
        <w:t>Skirmishers may never harass an undead unit</w:t>
      </w:r>
      <w:r w:rsidR="00775B5F">
        <w:rPr>
          <w:b/>
          <w:sz w:val="20"/>
          <w:szCs w:val="20"/>
        </w:rPr>
        <w:t xml:space="preserve"> and poison missiles have no effect on them.</w:t>
      </w:r>
    </w:p>
    <w:p w14:paraId="03E60D3F" w14:textId="77777777" w:rsidR="00125D62" w:rsidRDefault="00125D62" w:rsidP="00125D62">
      <w:pPr>
        <w:pStyle w:val="ListParagraph"/>
        <w:ind w:left="567"/>
        <w:rPr>
          <w:b/>
          <w:sz w:val="22"/>
          <w:szCs w:val="20"/>
          <w:u w:val="single"/>
        </w:rPr>
      </w:pPr>
    </w:p>
    <w:p w14:paraId="5D733647" w14:textId="23D8E3DC" w:rsidR="00C0475E" w:rsidRDefault="00125D62" w:rsidP="00C0475E">
      <w:pPr>
        <w:pStyle w:val="ListParagraph"/>
        <w:numPr>
          <w:ilvl w:val="3"/>
          <w:numId w:val="3"/>
        </w:numPr>
        <w:rPr>
          <w:b/>
          <w:sz w:val="22"/>
          <w:szCs w:val="20"/>
          <w:u w:val="single"/>
        </w:rPr>
      </w:pPr>
      <w:r>
        <w:rPr>
          <w:b/>
          <w:sz w:val="22"/>
          <w:szCs w:val="20"/>
          <w:u w:val="single"/>
        </w:rPr>
        <w:t>BATTLEFIELD EVENTS</w:t>
      </w:r>
    </w:p>
    <w:p w14:paraId="5F52FA37" w14:textId="77777777" w:rsidR="00D972E0" w:rsidRDefault="00D972E0" w:rsidP="00D972E0">
      <w:pPr>
        <w:pStyle w:val="ListParagraph"/>
        <w:ind w:left="567"/>
        <w:rPr>
          <w:b/>
          <w:sz w:val="22"/>
          <w:szCs w:val="20"/>
          <w:u w:val="single"/>
        </w:rPr>
      </w:pPr>
    </w:p>
    <w:p w14:paraId="162429AA" w14:textId="77777777" w:rsidR="00D972E0" w:rsidRDefault="00D972E0" w:rsidP="00D972E0">
      <w:pPr>
        <w:ind w:left="720" w:firstLine="720"/>
        <w:rPr>
          <w:sz w:val="20"/>
          <w:szCs w:val="20"/>
        </w:rPr>
      </w:pPr>
      <w:r>
        <w:rPr>
          <w:sz w:val="20"/>
          <w:szCs w:val="20"/>
        </w:rPr>
        <w:t>Mrur never take Battlefield Event QCs.</w:t>
      </w:r>
    </w:p>
    <w:p w14:paraId="5376F865" w14:textId="77777777" w:rsidR="00D972E0" w:rsidRDefault="00D972E0" w:rsidP="00D972E0">
      <w:pPr>
        <w:pStyle w:val="ListParagraph"/>
        <w:ind w:left="567"/>
        <w:rPr>
          <w:b/>
          <w:sz w:val="22"/>
          <w:szCs w:val="20"/>
          <w:u w:val="single"/>
        </w:rPr>
      </w:pPr>
    </w:p>
    <w:p w14:paraId="0EE92B5A" w14:textId="6EF03C69" w:rsidR="00D972E0" w:rsidRDefault="00D972E0" w:rsidP="00C0475E">
      <w:pPr>
        <w:pStyle w:val="ListParagraph"/>
        <w:numPr>
          <w:ilvl w:val="3"/>
          <w:numId w:val="3"/>
        </w:numPr>
        <w:rPr>
          <w:b/>
          <w:sz w:val="22"/>
          <w:szCs w:val="20"/>
          <w:u w:val="single"/>
        </w:rPr>
      </w:pPr>
      <w:r>
        <w:rPr>
          <w:b/>
          <w:sz w:val="22"/>
          <w:szCs w:val="20"/>
          <w:u w:val="single"/>
        </w:rPr>
        <w:t>SSS LOSS</w:t>
      </w:r>
    </w:p>
    <w:p w14:paraId="7091D05A" w14:textId="77777777" w:rsidR="00D972E0" w:rsidRDefault="00D972E0" w:rsidP="00D972E0">
      <w:pPr>
        <w:pStyle w:val="ListParagraph"/>
        <w:ind w:left="567"/>
        <w:rPr>
          <w:b/>
          <w:sz w:val="22"/>
          <w:szCs w:val="20"/>
          <w:u w:val="single"/>
        </w:rPr>
      </w:pPr>
    </w:p>
    <w:p w14:paraId="1BD53EC9" w14:textId="232CAA58" w:rsidR="00D972E0" w:rsidRPr="00D972E0" w:rsidRDefault="00D972E0" w:rsidP="00D972E0">
      <w:pPr>
        <w:pStyle w:val="ListParagraph"/>
        <w:ind w:left="1440"/>
        <w:rPr>
          <w:bCs/>
          <w:sz w:val="22"/>
          <w:szCs w:val="20"/>
        </w:rPr>
      </w:pPr>
      <w:r w:rsidRPr="00D972E0">
        <w:rPr>
          <w:bCs/>
          <w:sz w:val="22"/>
          <w:szCs w:val="20"/>
        </w:rPr>
        <w:t>If a Mrur unit breaks there is no reduction in SSS.</w:t>
      </w:r>
    </w:p>
    <w:p w14:paraId="67F16F75" w14:textId="77777777" w:rsidR="00695D14" w:rsidRPr="00DB5353" w:rsidRDefault="00695D14" w:rsidP="00695D14">
      <w:pPr>
        <w:pStyle w:val="ListParagraph"/>
        <w:ind w:left="567"/>
        <w:rPr>
          <w:b/>
          <w:sz w:val="22"/>
          <w:szCs w:val="20"/>
          <w:u w:val="single"/>
        </w:rPr>
      </w:pPr>
    </w:p>
    <w:p w14:paraId="24652010" w14:textId="77777777" w:rsidR="00C0475E" w:rsidRDefault="00C0475E" w:rsidP="00C0475E">
      <w:pPr>
        <w:rPr>
          <w:b/>
          <w:sz w:val="20"/>
          <w:szCs w:val="20"/>
          <w:u w:val="single"/>
        </w:rPr>
      </w:pPr>
      <w:bookmarkStart w:id="153" w:name="_Hlk160802325"/>
    </w:p>
    <w:p w14:paraId="568BD47C" w14:textId="77777777" w:rsidR="00C0475E" w:rsidRPr="004A6A8D" w:rsidRDefault="00C0475E" w:rsidP="00C0475E">
      <w:pPr>
        <w:pStyle w:val="ListParagraph"/>
        <w:numPr>
          <w:ilvl w:val="1"/>
          <w:numId w:val="3"/>
        </w:numPr>
        <w:rPr>
          <w:b/>
          <w:szCs w:val="20"/>
          <w:u w:val="single"/>
        </w:rPr>
      </w:pPr>
      <w:bookmarkStart w:id="154" w:name="_Ref486032927"/>
      <w:r w:rsidRPr="00B42F4B">
        <w:rPr>
          <w:b/>
          <w:color w:val="FF0000"/>
          <w:szCs w:val="20"/>
          <w:u w:val="single"/>
        </w:rPr>
        <w:t>SPECIAL TERRAIN LEGIONS (STL)</w:t>
      </w:r>
      <w:bookmarkEnd w:id="154"/>
      <w:r w:rsidRPr="00B42F4B">
        <w:rPr>
          <w:b/>
          <w:color w:val="FF0000"/>
          <w:szCs w:val="20"/>
          <w:u w:val="single"/>
        </w:rPr>
        <w:br/>
      </w:r>
    </w:p>
    <w:p w14:paraId="4D638E9C" w14:textId="77777777" w:rsidR="00C0475E" w:rsidRPr="0061436E" w:rsidRDefault="00C0475E" w:rsidP="00C0475E">
      <w:pPr>
        <w:rPr>
          <w:sz w:val="20"/>
          <w:szCs w:val="20"/>
        </w:rPr>
      </w:pPr>
      <w:r w:rsidRPr="0061436E">
        <w:rPr>
          <w:sz w:val="20"/>
          <w:szCs w:val="20"/>
        </w:rPr>
        <w:t>These include the</w:t>
      </w:r>
      <w:r>
        <w:rPr>
          <w:sz w:val="20"/>
          <w:szCs w:val="20"/>
        </w:rPr>
        <w:t xml:space="preserve"> all </w:t>
      </w:r>
      <w:r w:rsidRPr="0061436E">
        <w:rPr>
          <w:sz w:val="20"/>
          <w:szCs w:val="20"/>
        </w:rPr>
        <w:t xml:space="preserve"> Pacha Lei legions, the Mad Ones of Hlikku and certain Muugalavyani legions.  </w:t>
      </w:r>
      <w:r>
        <w:rPr>
          <w:sz w:val="20"/>
          <w:szCs w:val="20"/>
        </w:rPr>
        <w:t>Their Special Terrain Status is marked on their Unit Cards.  They have the following additional capabilities in difficult terrain:</w:t>
      </w:r>
    </w:p>
    <w:p w14:paraId="7F62D048" w14:textId="77777777" w:rsidR="00C0475E" w:rsidRPr="0061436E" w:rsidRDefault="00C0475E" w:rsidP="00C0475E">
      <w:pPr>
        <w:rPr>
          <w:sz w:val="20"/>
          <w:szCs w:val="20"/>
        </w:rPr>
      </w:pPr>
    </w:p>
    <w:p w14:paraId="53F52695" w14:textId="293384E2" w:rsidR="00F97D94" w:rsidRDefault="00F97D94" w:rsidP="00C0475E">
      <w:pPr>
        <w:pStyle w:val="ListParagraph"/>
        <w:numPr>
          <w:ilvl w:val="3"/>
          <w:numId w:val="3"/>
        </w:numPr>
        <w:rPr>
          <w:b/>
          <w:sz w:val="22"/>
          <w:szCs w:val="20"/>
          <w:u w:val="single"/>
        </w:rPr>
      </w:pPr>
      <w:r>
        <w:rPr>
          <w:b/>
          <w:sz w:val="22"/>
          <w:szCs w:val="20"/>
          <w:u w:val="single"/>
        </w:rPr>
        <w:t>MOVEMENT, DENSITY,</w:t>
      </w:r>
      <w:r w:rsidR="00B42F4B">
        <w:rPr>
          <w:b/>
          <w:sz w:val="22"/>
          <w:szCs w:val="20"/>
          <w:u w:val="single"/>
        </w:rPr>
        <w:t xml:space="preserve"> FORMATION</w:t>
      </w:r>
      <w:r w:rsidR="00CC74BE">
        <w:rPr>
          <w:b/>
          <w:sz w:val="22"/>
          <w:szCs w:val="20"/>
          <w:u w:val="single"/>
        </w:rPr>
        <w:t>,</w:t>
      </w:r>
      <w:r>
        <w:rPr>
          <w:b/>
          <w:sz w:val="22"/>
          <w:szCs w:val="20"/>
          <w:u w:val="single"/>
        </w:rPr>
        <w:t xml:space="preserve"> ORDER AND RECOVERY</w:t>
      </w:r>
    </w:p>
    <w:p w14:paraId="35DCD933" w14:textId="77777777" w:rsidR="00F97D94" w:rsidRDefault="00F97D94" w:rsidP="00F97D94">
      <w:pPr>
        <w:pStyle w:val="ListParagraph"/>
        <w:ind w:left="567"/>
        <w:rPr>
          <w:b/>
          <w:sz w:val="22"/>
          <w:szCs w:val="20"/>
          <w:u w:val="single"/>
        </w:rPr>
      </w:pPr>
    </w:p>
    <w:p w14:paraId="593A9704" w14:textId="207729F6" w:rsidR="00F97D94" w:rsidRDefault="00F97D94" w:rsidP="00F97D94">
      <w:pPr>
        <w:pStyle w:val="ListParagraph"/>
        <w:ind w:left="567"/>
        <w:rPr>
          <w:bCs/>
          <w:sz w:val="20"/>
          <w:szCs w:val="18"/>
        </w:rPr>
      </w:pPr>
      <w:r w:rsidRPr="000428F3">
        <w:rPr>
          <w:bCs/>
          <w:sz w:val="20"/>
          <w:szCs w:val="18"/>
        </w:rPr>
        <w:t xml:space="preserve">For </w:t>
      </w:r>
      <w:r>
        <w:rPr>
          <w:bCs/>
          <w:sz w:val="20"/>
          <w:szCs w:val="18"/>
        </w:rPr>
        <w:t>these</w:t>
      </w:r>
      <w:r w:rsidRPr="000428F3">
        <w:rPr>
          <w:bCs/>
          <w:sz w:val="20"/>
          <w:szCs w:val="18"/>
        </w:rPr>
        <w:t xml:space="preserve"> purposes </w:t>
      </w:r>
      <w:r>
        <w:rPr>
          <w:bCs/>
          <w:sz w:val="20"/>
          <w:szCs w:val="18"/>
        </w:rPr>
        <w:t>STL</w:t>
      </w:r>
      <w:r w:rsidRPr="000428F3">
        <w:rPr>
          <w:bCs/>
          <w:sz w:val="20"/>
          <w:szCs w:val="18"/>
        </w:rPr>
        <w:t xml:space="preserve"> treat </w:t>
      </w:r>
      <w:r>
        <w:rPr>
          <w:bCs/>
          <w:sz w:val="20"/>
          <w:szCs w:val="18"/>
        </w:rPr>
        <w:t>Rough, Sand, Brush, Severe, Woods, Slope, Wall, Hedge, Stream / Ford</w:t>
      </w:r>
      <w:r w:rsidRPr="000428F3">
        <w:rPr>
          <w:bCs/>
          <w:sz w:val="20"/>
          <w:szCs w:val="18"/>
        </w:rPr>
        <w:t xml:space="preserve"> Terrain as Clear</w:t>
      </w:r>
      <w:r w:rsidR="007458B5">
        <w:rPr>
          <w:bCs/>
          <w:sz w:val="20"/>
          <w:szCs w:val="18"/>
        </w:rPr>
        <w:t xml:space="preserve"> but </w:t>
      </w:r>
      <w:r w:rsidR="007458B5" w:rsidRPr="007458B5">
        <w:rPr>
          <w:b/>
          <w:sz w:val="20"/>
          <w:szCs w:val="18"/>
        </w:rPr>
        <w:t>NOT Marsh</w:t>
      </w:r>
      <w:r w:rsidR="00CC74BE">
        <w:rPr>
          <w:bCs/>
          <w:sz w:val="20"/>
          <w:szCs w:val="18"/>
        </w:rPr>
        <w:t>.  They still get terrain bonus for melee and missile purposes.</w:t>
      </w:r>
    </w:p>
    <w:p w14:paraId="3749D7E7" w14:textId="77777777" w:rsidR="00F97D94" w:rsidRDefault="00F97D94" w:rsidP="00F97D94">
      <w:pPr>
        <w:pStyle w:val="ListParagraph"/>
        <w:ind w:left="567"/>
        <w:rPr>
          <w:b/>
          <w:sz w:val="22"/>
          <w:szCs w:val="20"/>
          <w:u w:val="single"/>
        </w:rPr>
      </w:pPr>
    </w:p>
    <w:p w14:paraId="0985DBB8" w14:textId="2491D9F9" w:rsidR="00F97D94" w:rsidRDefault="00B42F4B" w:rsidP="00B20D8F">
      <w:pPr>
        <w:pStyle w:val="ListParagraph"/>
        <w:numPr>
          <w:ilvl w:val="3"/>
          <w:numId w:val="3"/>
        </w:numPr>
        <w:ind w:left="567"/>
        <w:rPr>
          <w:b/>
          <w:sz w:val="22"/>
          <w:szCs w:val="20"/>
          <w:u w:val="single"/>
        </w:rPr>
      </w:pPr>
      <w:r w:rsidRPr="00B42F4B">
        <w:rPr>
          <w:b/>
          <w:sz w:val="22"/>
          <w:szCs w:val="20"/>
          <w:u w:val="single"/>
        </w:rPr>
        <w:t>MELEE AND QCs</w:t>
      </w:r>
    </w:p>
    <w:p w14:paraId="377CCCD8" w14:textId="77777777" w:rsidR="00B42F4B" w:rsidRPr="00B42F4B" w:rsidRDefault="00B42F4B" w:rsidP="00B42F4B">
      <w:pPr>
        <w:pStyle w:val="ListParagraph"/>
        <w:ind w:left="794"/>
        <w:rPr>
          <w:b/>
          <w:sz w:val="22"/>
          <w:szCs w:val="20"/>
          <w:u w:val="single"/>
        </w:rPr>
      </w:pPr>
    </w:p>
    <w:p w14:paraId="310A728B" w14:textId="639C36F0" w:rsidR="00F97D94" w:rsidRDefault="00F97D94" w:rsidP="00F97D94">
      <w:pPr>
        <w:pStyle w:val="ListParagraph"/>
        <w:ind w:left="567"/>
        <w:rPr>
          <w:bCs/>
          <w:sz w:val="20"/>
          <w:szCs w:val="18"/>
        </w:rPr>
      </w:pPr>
      <w:r>
        <w:rPr>
          <w:bCs/>
          <w:sz w:val="20"/>
          <w:szCs w:val="18"/>
        </w:rPr>
        <w:t xml:space="preserve">STL </w:t>
      </w:r>
      <w:r w:rsidR="00B42F4B">
        <w:rPr>
          <w:bCs/>
          <w:sz w:val="20"/>
          <w:szCs w:val="18"/>
        </w:rPr>
        <w:t xml:space="preserve">in Rough, Sand, Brush, Severe and Woods </w:t>
      </w:r>
      <w:r>
        <w:rPr>
          <w:bCs/>
          <w:sz w:val="20"/>
          <w:szCs w:val="18"/>
        </w:rPr>
        <w:t>get a +3 modifier to any QC checks and Melee attack rolls in this terrain and a – 3 modifier to enemy melee attack rolls.</w:t>
      </w:r>
      <w:r w:rsidR="00A03F13">
        <w:rPr>
          <w:bCs/>
          <w:sz w:val="20"/>
          <w:szCs w:val="18"/>
        </w:rPr>
        <w:t xml:space="preserve">  They have a x </w:t>
      </w:r>
      <w:r w:rsidR="007458B5">
        <w:rPr>
          <w:bCs/>
          <w:sz w:val="20"/>
          <w:szCs w:val="18"/>
        </w:rPr>
        <w:t>5</w:t>
      </w:r>
      <w:r w:rsidR="00A03F13">
        <w:rPr>
          <w:bCs/>
          <w:sz w:val="20"/>
          <w:szCs w:val="18"/>
        </w:rPr>
        <w:t xml:space="preserve"> Formation vs </w:t>
      </w:r>
      <w:r w:rsidR="00D472E6">
        <w:rPr>
          <w:bCs/>
          <w:sz w:val="20"/>
          <w:szCs w:val="18"/>
        </w:rPr>
        <w:t>F</w:t>
      </w:r>
      <w:r w:rsidR="00A03F13">
        <w:rPr>
          <w:bCs/>
          <w:sz w:val="20"/>
          <w:szCs w:val="18"/>
        </w:rPr>
        <w:t>ormation multiplier if they end up meleeing with a non STL enemy unit</w:t>
      </w:r>
      <w:r w:rsidR="007458B5">
        <w:rPr>
          <w:bCs/>
          <w:sz w:val="20"/>
          <w:szCs w:val="18"/>
        </w:rPr>
        <w:t xml:space="preserve"> in “Anklets”</w:t>
      </w:r>
      <w:r w:rsidR="00A03F13">
        <w:rPr>
          <w:bCs/>
          <w:sz w:val="20"/>
          <w:szCs w:val="18"/>
        </w:rPr>
        <w:t>.</w:t>
      </w:r>
    </w:p>
    <w:p w14:paraId="0E24BD4C" w14:textId="77777777" w:rsidR="007458B5" w:rsidRDefault="007458B5" w:rsidP="00F97D94">
      <w:pPr>
        <w:pStyle w:val="ListParagraph"/>
        <w:ind w:left="567"/>
        <w:rPr>
          <w:bCs/>
          <w:sz w:val="20"/>
          <w:szCs w:val="18"/>
        </w:rPr>
      </w:pPr>
    </w:p>
    <w:p w14:paraId="43C6FBB9" w14:textId="0DFB7067" w:rsidR="007458B5" w:rsidRDefault="007458B5" w:rsidP="00F97D94">
      <w:pPr>
        <w:pStyle w:val="ListParagraph"/>
        <w:ind w:left="567"/>
        <w:rPr>
          <w:bCs/>
          <w:sz w:val="20"/>
          <w:szCs w:val="18"/>
        </w:rPr>
      </w:pPr>
      <w:r>
        <w:rPr>
          <w:bCs/>
          <w:sz w:val="20"/>
          <w:szCs w:val="18"/>
        </w:rPr>
        <w:t>Against a hidden unit in 7 or 8 they get the standard F vs F modifier.</w:t>
      </w:r>
    </w:p>
    <w:p w14:paraId="59F2D0B3" w14:textId="77777777" w:rsidR="00F97D94" w:rsidRDefault="00F97D94" w:rsidP="00F97D94">
      <w:pPr>
        <w:pStyle w:val="ListParagraph"/>
        <w:ind w:left="567"/>
        <w:rPr>
          <w:b/>
          <w:sz w:val="22"/>
          <w:szCs w:val="20"/>
          <w:u w:val="single"/>
        </w:rPr>
      </w:pPr>
    </w:p>
    <w:p w14:paraId="18D2C7D9" w14:textId="54837717" w:rsidR="00B42F4B" w:rsidRDefault="00B42F4B" w:rsidP="00F97D94">
      <w:pPr>
        <w:pStyle w:val="ListParagraph"/>
        <w:ind w:left="567"/>
        <w:rPr>
          <w:bCs/>
          <w:sz w:val="20"/>
          <w:szCs w:val="18"/>
        </w:rPr>
      </w:pPr>
      <w:r w:rsidRPr="00B42F4B">
        <w:rPr>
          <w:bCs/>
          <w:sz w:val="20"/>
          <w:szCs w:val="18"/>
        </w:rPr>
        <w:t>STLs in Hills get a + 3 Modifier to any QC check when on hills</w:t>
      </w:r>
      <w:r w:rsidR="007458B5">
        <w:rPr>
          <w:bCs/>
          <w:sz w:val="20"/>
          <w:szCs w:val="18"/>
        </w:rPr>
        <w:t xml:space="preserve"> and the Hill attack bonus to the enemy is negated.</w:t>
      </w:r>
    </w:p>
    <w:p w14:paraId="3E07A910" w14:textId="77777777" w:rsidR="00B42F4B" w:rsidRPr="00B42F4B" w:rsidRDefault="00B42F4B" w:rsidP="00F97D94">
      <w:pPr>
        <w:pStyle w:val="ListParagraph"/>
        <w:ind w:left="567"/>
        <w:rPr>
          <w:bCs/>
          <w:sz w:val="20"/>
          <w:szCs w:val="18"/>
        </w:rPr>
      </w:pPr>
    </w:p>
    <w:bookmarkEnd w:id="153"/>
    <w:p w14:paraId="7952AB19" w14:textId="77777777" w:rsidR="00C0475E" w:rsidRPr="006F5AB8" w:rsidRDefault="00C0475E" w:rsidP="00C0475E">
      <w:pPr>
        <w:pStyle w:val="ListParagraph"/>
        <w:numPr>
          <w:ilvl w:val="1"/>
          <w:numId w:val="3"/>
        </w:numPr>
        <w:rPr>
          <w:b/>
          <w:color w:val="FF0000"/>
          <w:szCs w:val="20"/>
          <w:u w:val="single"/>
        </w:rPr>
      </w:pPr>
      <w:r w:rsidRPr="006F5AB8">
        <w:rPr>
          <w:b/>
          <w:color w:val="FF0000"/>
          <w:szCs w:val="20"/>
          <w:u w:val="single"/>
        </w:rPr>
        <w:t>OTHER SPECIAL LEGIONS</w:t>
      </w:r>
    </w:p>
    <w:p w14:paraId="737ACA80" w14:textId="77777777" w:rsidR="00C0475E" w:rsidRDefault="00C0475E" w:rsidP="00C0475E">
      <w:pPr>
        <w:pStyle w:val="ListParagraph"/>
        <w:ind w:left="227"/>
        <w:rPr>
          <w:b/>
          <w:szCs w:val="20"/>
          <w:u w:val="single"/>
        </w:rPr>
      </w:pPr>
    </w:p>
    <w:p w14:paraId="48B78A68" w14:textId="77777777" w:rsidR="00C0475E" w:rsidRDefault="00C0475E" w:rsidP="00C0475E">
      <w:pPr>
        <w:pStyle w:val="ListParagraph"/>
        <w:numPr>
          <w:ilvl w:val="2"/>
          <w:numId w:val="3"/>
        </w:numPr>
        <w:rPr>
          <w:b/>
          <w:szCs w:val="20"/>
          <w:u w:val="single"/>
        </w:rPr>
      </w:pPr>
      <w:r>
        <w:rPr>
          <w:b/>
          <w:szCs w:val="20"/>
          <w:u w:val="single"/>
        </w:rPr>
        <w:lastRenderedPageBreak/>
        <w:t xml:space="preserve"> </w:t>
      </w:r>
      <w:r>
        <w:rPr>
          <w:b/>
          <w:szCs w:val="20"/>
        </w:rPr>
        <w:t xml:space="preserve">  </w:t>
      </w:r>
      <w:r>
        <w:rPr>
          <w:b/>
          <w:szCs w:val="20"/>
          <w:u w:val="single"/>
        </w:rPr>
        <w:t>NLYSS</w:t>
      </w:r>
    </w:p>
    <w:p w14:paraId="4445A600" w14:textId="77777777" w:rsidR="00C0475E" w:rsidRDefault="00C0475E" w:rsidP="00C0475E">
      <w:pPr>
        <w:rPr>
          <w:b/>
          <w:szCs w:val="20"/>
          <w:u w:val="single"/>
        </w:rPr>
      </w:pPr>
    </w:p>
    <w:p w14:paraId="3EFE2F42" w14:textId="0ADCAE5F" w:rsidR="00C0475E" w:rsidRPr="0016733A" w:rsidRDefault="00C0475E" w:rsidP="00C0475E">
      <w:pPr>
        <w:rPr>
          <w:sz w:val="20"/>
          <w:szCs w:val="20"/>
        </w:rPr>
      </w:pPr>
      <w:r w:rsidRPr="0016733A">
        <w:rPr>
          <w:sz w:val="20"/>
          <w:szCs w:val="20"/>
        </w:rPr>
        <w:t xml:space="preserve">These are medium </w:t>
      </w:r>
      <w:r>
        <w:rPr>
          <w:sz w:val="20"/>
          <w:szCs w:val="20"/>
        </w:rPr>
        <w:t xml:space="preserve">human </w:t>
      </w:r>
      <w:r w:rsidRPr="0016733A">
        <w:rPr>
          <w:sz w:val="20"/>
          <w:szCs w:val="20"/>
        </w:rPr>
        <w:t xml:space="preserve">troops.  Due to their highly developed techniques of using long two handed swords against </w:t>
      </w:r>
      <w:r w:rsidR="00362203">
        <w:rPr>
          <w:sz w:val="20"/>
          <w:szCs w:val="20"/>
        </w:rPr>
        <w:t>Long Weapon</w:t>
      </w:r>
      <w:r>
        <w:rPr>
          <w:sz w:val="20"/>
          <w:szCs w:val="20"/>
        </w:rPr>
        <w:t xml:space="preserve"> units</w:t>
      </w:r>
      <w:r w:rsidRPr="0016733A">
        <w:rPr>
          <w:sz w:val="20"/>
          <w:szCs w:val="20"/>
        </w:rPr>
        <w:t xml:space="preserve"> their Formation vs Formation multiplier is increased by 1 and the </w:t>
      </w:r>
      <w:r w:rsidR="00362203">
        <w:rPr>
          <w:sz w:val="20"/>
          <w:szCs w:val="20"/>
        </w:rPr>
        <w:t xml:space="preserve">Long Weapon </w:t>
      </w:r>
      <w:r>
        <w:rPr>
          <w:sz w:val="20"/>
          <w:szCs w:val="20"/>
        </w:rPr>
        <w:t>unit’</w:t>
      </w:r>
      <w:r w:rsidRPr="0016733A">
        <w:rPr>
          <w:sz w:val="20"/>
          <w:szCs w:val="20"/>
        </w:rPr>
        <w:t>s multiplier is decreased by 2 when in combat against them.</w:t>
      </w:r>
      <w:r>
        <w:rPr>
          <w:sz w:val="20"/>
          <w:szCs w:val="20"/>
        </w:rPr>
        <w:t xml:space="preserve">  </w:t>
      </w:r>
    </w:p>
    <w:p w14:paraId="3867C7FA" w14:textId="77777777" w:rsidR="00C0475E" w:rsidRPr="00A06F5D" w:rsidRDefault="00C0475E" w:rsidP="00C0475E">
      <w:pPr>
        <w:rPr>
          <w:b/>
          <w:szCs w:val="20"/>
          <w:u w:val="single"/>
        </w:rPr>
      </w:pPr>
    </w:p>
    <w:p w14:paraId="006F82DD" w14:textId="77777777" w:rsidR="00C0475E" w:rsidRDefault="00C0475E" w:rsidP="00C0475E">
      <w:pPr>
        <w:pStyle w:val="ListParagraph"/>
        <w:numPr>
          <w:ilvl w:val="2"/>
          <w:numId w:val="3"/>
        </w:numPr>
        <w:rPr>
          <w:b/>
          <w:szCs w:val="20"/>
          <w:u w:val="single"/>
        </w:rPr>
      </w:pPr>
      <w:r>
        <w:rPr>
          <w:b/>
          <w:szCs w:val="20"/>
        </w:rPr>
        <w:t xml:space="preserve">  </w:t>
      </w:r>
      <w:r>
        <w:rPr>
          <w:b/>
          <w:szCs w:val="20"/>
          <w:u w:val="single"/>
        </w:rPr>
        <w:t xml:space="preserve"> RED DEVASTATION</w:t>
      </w:r>
    </w:p>
    <w:p w14:paraId="50FBFEDF" w14:textId="77777777" w:rsidR="00C0475E" w:rsidRPr="00A06F5D" w:rsidRDefault="00C0475E" w:rsidP="00C0475E">
      <w:pPr>
        <w:rPr>
          <w:b/>
          <w:szCs w:val="20"/>
          <w:u w:val="single"/>
        </w:rPr>
      </w:pPr>
    </w:p>
    <w:p w14:paraId="6E6D9FC1" w14:textId="16C64EDB" w:rsidR="00C0475E" w:rsidRPr="0016733A" w:rsidRDefault="00C0475E" w:rsidP="00C0475E">
      <w:pPr>
        <w:rPr>
          <w:b/>
          <w:sz w:val="20"/>
          <w:szCs w:val="20"/>
          <w:u w:val="single"/>
        </w:rPr>
      </w:pPr>
      <w:r w:rsidRPr="0016733A">
        <w:rPr>
          <w:sz w:val="20"/>
          <w:szCs w:val="20"/>
        </w:rPr>
        <w:t xml:space="preserve">These are medium troops.  Due to their highly developed techniques of using long two handed swords against </w:t>
      </w:r>
      <w:r w:rsidR="00362203">
        <w:rPr>
          <w:sz w:val="20"/>
          <w:szCs w:val="20"/>
        </w:rPr>
        <w:t xml:space="preserve">Long Weapon </w:t>
      </w:r>
      <w:r>
        <w:rPr>
          <w:sz w:val="20"/>
          <w:szCs w:val="20"/>
        </w:rPr>
        <w:t>units</w:t>
      </w:r>
      <w:r w:rsidRPr="0016733A">
        <w:rPr>
          <w:sz w:val="20"/>
          <w:szCs w:val="20"/>
        </w:rPr>
        <w:t xml:space="preserve"> their Formation vs Formation multiplier is increased by 1 and the </w:t>
      </w:r>
      <w:r w:rsidR="00362203">
        <w:rPr>
          <w:sz w:val="20"/>
          <w:szCs w:val="20"/>
        </w:rPr>
        <w:t>Long Weapon</w:t>
      </w:r>
      <w:r w:rsidR="00362203" w:rsidRPr="0016733A">
        <w:rPr>
          <w:sz w:val="20"/>
          <w:szCs w:val="20"/>
        </w:rPr>
        <w:t xml:space="preserve"> </w:t>
      </w:r>
      <w:r w:rsidR="00362203">
        <w:rPr>
          <w:sz w:val="20"/>
          <w:szCs w:val="20"/>
        </w:rPr>
        <w:t xml:space="preserve">Unit’s </w:t>
      </w:r>
      <w:r w:rsidRPr="0016733A">
        <w:rPr>
          <w:sz w:val="20"/>
          <w:szCs w:val="20"/>
        </w:rPr>
        <w:t>multiplier is decreased by 2 when in combat against them</w:t>
      </w:r>
      <w:r>
        <w:rPr>
          <w:sz w:val="20"/>
          <w:szCs w:val="20"/>
        </w:rPr>
        <w:t xml:space="preserve">.  </w:t>
      </w:r>
    </w:p>
    <w:p w14:paraId="7E96A63F" w14:textId="77777777" w:rsidR="00C0475E" w:rsidRDefault="00C0475E" w:rsidP="00C0475E">
      <w:pPr>
        <w:rPr>
          <w:b/>
          <w:szCs w:val="20"/>
          <w:u w:val="single"/>
        </w:rPr>
      </w:pPr>
    </w:p>
    <w:p w14:paraId="6796A084" w14:textId="480F2487" w:rsidR="007978B0" w:rsidRPr="007978B0" w:rsidRDefault="00C0475E" w:rsidP="00C0475E">
      <w:pPr>
        <w:pStyle w:val="ListParagraph"/>
        <w:numPr>
          <w:ilvl w:val="2"/>
          <w:numId w:val="3"/>
        </w:numPr>
        <w:rPr>
          <w:b/>
          <w:szCs w:val="20"/>
          <w:u w:val="single"/>
        </w:rPr>
      </w:pPr>
      <w:bookmarkStart w:id="155" w:name="_Ref485070331"/>
      <w:r w:rsidRPr="0016733A">
        <w:rPr>
          <w:b/>
          <w:szCs w:val="20"/>
        </w:rPr>
        <w:t xml:space="preserve">  </w:t>
      </w:r>
      <w:r w:rsidR="007978B0">
        <w:rPr>
          <w:b/>
          <w:szCs w:val="20"/>
        </w:rPr>
        <w:t>MAD (EXALTED) ONES OF HLIKKU</w:t>
      </w:r>
    </w:p>
    <w:p w14:paraId="34F16620" w14:textId="77777777" w:rsidR="007978B0" w:rsidRDefault="007978B0" w:rsidP="007978B0">
      <w:pPr>
        <w:rPr>
          <w:b/>
          <w:szCs w:val="20"/>
          <w:u w:val="single"/>
        </w:rPr>
      </w:pPr>
    </w:p>
    <w:p w14:paraId="58977C0A" w14:textId="77777777" w:rsidR="007978B0" w:rsidRDefault="007978B0" w:rsidP="007978B0">
      <w:pPr>
        <w:rPr>
          <w:sz w:val="20"/>
        </w:rPr>
      </w:pPr>
      <w:r w:rsidRPr="007A2C5B">
        <w:rPr>
          <w:b/>
          <w:sz w:val="20"/>
        </w:rPr>
        <w:t>T</w:t>
      </w:r>
      <w:r w:rsidRPr="007A2C5B">
        <w:rPr>
          <w:sz w:val="20"/>
        </w:rPr>
        <w:t>he</w:t>
      </w:r>
      <w:r>
        <w:rPr>
          <w:sz w:val="20"/>
        </w:rPr>
        <w:t xml:space="preserve"> Legion of Mad Ones</w:t>
      </w:r>
      <w:r w:rsidRPr="007A2C5B">
        <w:rPr>
          <w:sz w:val="20"/>
        </w:rPr>
        <w:t xml:space="preserve"> worship the One Other, hence their Fanatic status.  In consequence units which melee with them must also take a BE Undead / Mad Ones test with a -6 modifier each turn </w:t>
      </w:r>
      <w:r>
        <w:rPr>
          <w:sz w:val="20"/>
        </w:rPr>
        <w:t xml:space="preserve">at the start of the Melee Phase. </w:t>
      </w:r>
      <w:r w:rsidRPr="007A2C5B">
        <w:rPr>
          <w:sz w:val="20"/>
        </w:rPr>
        <w:t xml:space="preserve">In any melee </w:t>
      </w:r>
      <w:r>
        <w:rPr>
          <w:sz w:val="20"/>
        </w:rPr>
        <w:t>phase</w:t>
      </w:r>
      <w:r w:rsidRPr="007A2C5B">
        <w:rPr>
          <w:sz w:val="20"/>
        </w:rPr>
        <w:t xml:space="preserve"> where they are not shaken they get + 6 in melee (reflecting their frenzy of rage at being confronted with this abomination).</w:t>
      </w:r>
    </w:p>
    <w:p w14:paraId="467E6625" w14:textId="77777777" w:rsidR="007978B0" w:rsidRDefault="007978B0" w:rsidP="007978B0">
      <w:pPr>
        <w:rPr>
          <w:sz w:val="20"/>
          <w:szCs w:val="20"/>
        </w:rPr>
      </w:pPr>
    </w:p>
    <w:p w14:paraId="7A218376" w14:textId="77777777" w:rsidR="007978B0" w:rsidRDefault="007978B0" w:rsidP="007978B0">
      <w:pPr>
        <w:rPr>
          <w:sz w:val="20"/>
          <w:szCs w:val="20"/>
        </w:rPr>
      </w:pPr>
      <w:r>
        <w:rPr>
          <w:noProof/>
          <w:lang w:eastAsia="en-GB"/>
        </w:rPr>
        <w:drawing>
          <wp:inline distT="0" distB="0" distL="0" distR="0" wp14:anchorId="72BD46E4" wp14:editId="625590F0">
            <wp:extent cx="1276350" cy="2200307"/>
            <wp:effectExtent l="0" t="0" r="0" b="9525"/>
            <wp:docPr id="48" name="Picture 4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8557" cy="2204112"/>
                    </a:xfrm>
                    <a:prstGeom prst="rect">
                      <a:avLst/>
                    </a:prstGeom>
                    <a:noFill/>
                    <a:ln>
                      <a:noFill/>
                    </a:ln>
                  </pic:spPr>
                </pic:pic>
              </a:graphicData>
            </a:graphic>
          </wp:inline>
        </w:drawing>
      </w:r>
    </w:p>
    <w:p w14:paraId="357287F3" w14:textId="77777777" w:rsidR="007978B0" w:rsidRPr="007978B0" w:rsidRDefault="007978B0" w:rsidP="007978B0">
      <w:pPr>
        <w:rPr>
          <w:b/>
          <w:szCs w:val="20"/>
          <w:u w:val="single"/>
        </w:rPr>
      </w:pPr>
    </w:p>
    <w:p w14:paraId="10837DBF" w14:textId="653C7B6A" w:rsidR="008262E3" w:rsidRDefault="007978B0" w:rsidP="008262E3">
      <w:pPr>
        <w:pStyle w:val="ListParagraph"/>
        <w:numPr>
          <w:ilvl w:val="2"/>
          <w:numId w:val="3"/>
        </w:numPr>
        <w:rPr>
          <w:b/>
          <w:szCs w:val="20"/>
          <w:u w:val="single"/>
        </w:rPr>
      </w:pPr>
      <w:r w:rsidRPr="007978B0">
        <w:rPr>
          <w:b/>
          <w:szCs w:val="20"/>
        </w:rPr>
        <w:t xml:space="preserve">  </w:t>
      </w:r>
      <w:r>
        <w:rPr>
          <w:b/>
          <w:szCs w:val="20"/>
          <w:u w:val="single"/>
        </w:rPr>
        <w:t xml:space="preserve">LEGIONS WHICH DO NOT TAKE BATTLEFIELD EVENT </w:t>
      </w:r>
      <w:r w:rsidR="00AF2F5F">
        <w:rPr>
          <w:b/>
          <w:szCs w:val="20"/>
          <w:u w:val="single"/>
        </w:rPr>
        <w:t>EFFECTS</w:t>
      </w:r>
    </w:p>
    <w:p w14:paraId="29E7AF69" w14:textId="77777777" w:rsidR="008262E3" w:rsidRDefault="008262E3" w:rsidP="008262E3">
      <w:pPr>
        <w:rPr>
          <w:b/>
          <w:szCs w:val="20"/>
          <w:u w:val="single"/>
        </w:rPr>
      </w:pPr>
    </w:p>
    <w:p w14:paraId="4CCFE8A8" w14:textId="11D73386" w:rsidR="008262E3" w:rsidRDefault="008262E3" w:rsidP="008262E3">
      <w:pPr>
        <w:rPr>
          <w:sz w:val="20"/>
          <w:szCs w:val="20"/>
        </w:rPr>
      </w:pPr>
      <w:bookmarkStart w:id="156" w:name="_Hlk151223131"/>
      <w:r>
        <w:rPr>
          <w:sz w:val="20"/>
          <w:szCs w:val="20"/>
        </w:rPr>
        <w:t xml:space="preserve">The following legions never take BE </w:t>
      </w:r>
      <w:r w:rsidR="00AF2F5F">
        <w:rPr>
          <w:sz w:val="20"/>
          <w:szCs w:val="20"/>
        </w:rPr>
        <w:t>Cohesion Hits or checks</w:t>
      </w:r>
      <w:r>
        <w:rPr>
          <w:sz w:val="20"/>
          <w:szCs w:val="20"/>
        </w:rPr>
        <w:t>:</w:t>
      </w:r>
    </w:p>
    <w:p w14:paraId="5F1D5084" w14:textId="77777777" w:rsidR="008262E3" w:rsidRDefault="008262E3" w:rsidP="008262E3">
      <w:pPr>
        <w:rPr>
          <w:sz w:val="20"/>
          <w:szCs w:val="20"/>
        </w:rPr>
      </w:pPr>
    </w:p>
    <w:p w14:paraId="02A6CFD8" w14:textId="77777777" w:rsidR="008262E3" w:rsidRPr="00FA6B3C" w:rsidRDefault="008262E3" w:rsidP="008262E3">
      <w:pPr>
        <w:rPr>
          <w:b/>
          <w:bCs/>
          <w:sz w:val="20"/>
          <w:szCs w:val="20"/>
        </w:rPr>
      </w:pPr>
      <w:r w:rsidRPr="00FA6B3C">
        <w:rPr>
          <w:b/>
          <w:bCs/>
          <w:sz w:val="20"/>
          <w:szCs w:val="20"/>
        </w:rPr>
        <w:t xml:space="preserve">Red Devastation, Maroon Battalion, Scales of Brown, Mrur (any), Mad Ones of Hlikku, Fishers of Flame, Triumphant of Terror, </w:t>
      </w:r>
    </w:p>
    <w:bookmarkEnd w:id="156"/>
    <w:p w14:paraId="3E500043" w14:textId="77777777" w:rsidR="008262E3" w:rsidRPr="008262E3" w:rsidRDefault="008262E3" w:rsidP="008262E3">
      <w:pPr>
        <w:rPr>
          <w:b/>
          <w:szCs w:val="20"/>
          <w:u w:val="single"/>
        </w:rPr>
      </w:pPr>
    </w:p>
    <w:p w14:paraId="2366A708" w14:textId="46E900CE" w:rsidR="008262E3" w:rsidRPr="008262E3" w:rsidRDefault="008262E3" w:rsidP="008262E3">
      <w:pPr>
        <w:pStyle w:val="ListParagraph"/>
        <w:numPr>
          <w:ilvl w:val="2"/>
          <w:numId w:val="3"/>
        </w:numPr>
        <w:rPr>
          <w:b/>
          <w:szCs w:val="20"/>
          <w:u w:val="single"/>
        </w:rPr>
      </w:pPr>
      <w:r w:rsidRPr="008262E3">
        <w:rPr>
          <w:b/>
          <w:szCs w:val="20"/>
        </w:rPr>
        <w:t xml:space="preserve">  </w:t>
      </w:r>
      <w:r w:rsidRPr="008262E3">
        <w:rPr>
          <w:b/>
          <w:szCs w:val="20"/>
          <w:u w:val="single"/>
        </w:rPr>
        <w:t xml:space="preserve">FANATICS </w:t>
      </w:r>
      <w:r>
        <w:rPr>
          <w:b/>
          <w:szCs w:val="20"/>
          <w:u w:val="single"/>
        </w:rPr>
        <w:t xml:space="preserve"> </w:t>
      </w:r>
    </w:p>
    <w:p w14:paraId="14CD6700" w14:textId="77777777" w:rsidR="007978B0" w:rsidRPr="007978B0" w:rsidRDefault="007978B0" w:rsidP="007978B0">
      <w:pPr>
        <w:rPr>
          <w:b/>
          <w:szCs w:val="20"/>
          <w:u w:val="single"/>
        </w:rPr>
      </w:pPr>
    </w:p>
    <w:bookmarkEnd w:id="155"/>
    <w:p w14:paraId="28AE6CF1" w14:textId="2D9A6C55" w:rsidR="00C0475E" w:rsidRDefault="008262E3" w:rsidP="00C0475E">
      <w:pPr>
        <w:rPr>
          <w:sz w:val="20"/>
          <w:szCs w:val="20"/>
        </w:rPr>
      </w:pPr>
      <w:r>
        <w:rPr>
          <w:sz w:val="20"/>
          <w:szCs w:val="20"/>
        </w:rPr>
        <w:t>Various units have their final box coloured purple .  These are Fanatics.  If a fanatic unit receives Melee CHs which would otherwise break it (</w:t>
      </w:r>
      <w:r>
        <w:rPr>
          <w:sz w:val="20"/>
          <w:szCs w:val="20"/>
        </w:rPr>
        <w:fldChar w:fldCharType="begin"/>
      </w:r>
      <w:r>
        <w:rPr>
          <w:sz w:val="20"/>
          <w:szCs w:val="20"/>
        </w:rPr>
        <w:instrText xml:space="preserve"> REF _Ref5059280 \r \h </w:instrText>
      </w:r>
      <w:r>
        <w:rPr>
          <w:sz w:val="20"/>
          <w:szCs w:val="20"/>
        </w:rPr>
      </w:r>
      <w:r>
        <w:rPr>
          <w:sz w:val="20"/>
          <w:szCs w:val="20"/>
        </w:rPr>
        <w:fldChar w:fldCharType="separate"/>
      </w:r>
      <w:r w:rsidR="00996996">
        <w:rPr>
          <w:sz w:val="20"/>
          <w:szCs w:val="20"/>
        </w:rPr>
        <w:t>F3</w:t>
      </w:r>
      <w:r>
        <w:rPr>
          <w:sz w:val="20"/>
          <w:szCs w:val="20"/>
        </w:rPr>
        <w:fldChar w:fldCharType="end"/>
      </w:r>
      <w:r>
        <w:rPr>
          <w:sz w:val="20"/>
          <w:szCs w:val="20"/>
        </w:rPr>
        <w:t>) note the extra CH taken.  Until those extra CH have been recovered the unit cannot move</w:t>
      </w:r>
      <w:r w:rsidR="00380EA0">
        <w:rPr>
          <w:sz w:val="20"/>
          <w:szCs w:val="20"/>
        </w:rPr>
        <w:t xml:space="preserve"> </w:t>
      </w:r>
      <w:r w:rsidR="000C3B2C">
        <w:rPr>
          <w:sz w:val="20"/>
          <w:szCs w:val="20"/>
        </w:rPr>
        <w:t>or attack if meleed</w:t>
      </w:r>
      <w:r w:rsidR="00380EA0">
        <w:rPr>
          <w:sz w:val="20"/>
          <w:szCs w:val="20"/>
        </w:rPr>
        <w:t>.</w:t>
      </w:r>
      <w:r w:rsidR="00D972E0">
        <w:rPr>
          <w:sz w:val="20"/>
          <w:szCs w:val="20"/>
        </w:rPr>
        <w:t xml:space="preserve">  In addition a unit in contact with a Fanatics who have these extra CH can move backwards with a move command taking a QC as if they were in a CZ.</w:t>
      </w:r>
    </w:p>
    <w:p w14:paraId="647E71A4" w14:textId="3BF52F68" w:rsidR="00FF2E1C" w:rsidRDefault="00FF2E1C" w:rsidP="00C0475E">
      <w:pPr>
        <w:rPr>
          <w:sz w:val="20"/>
          <w:szCs w:val="20"/>
        </w:rPr>
      </w:pPr>
      <w:r>
        <w:rPr>
          <w:sz w:val="20"/>
          <w:szCs w:val="20"/>
        </w:rPr>
        <w:t>Fanatics in this state who take a PB or R result in melee only roll for this if the enemy players requires it.  No voluntary retreat is permitted.</w:t>
      </w:r>
    </w:p>
    <w:p w14:paraId="42FEA7FB" w14:textId="77777777" w:rsidR="000C3B2C" w:rsidRDefault="000C3B2C" w:rsidP="00C0475E">
      <w:pPr>
        <w:rPr>
          <w:sz w:val="20"/>
          <w:szCs w:val="20"/>
        </w:rPr>
      </w:pPr>
    </w:p>
    <w:p w14:paraId="255E2B17" w14:textId="2A47FC9D" w:rsidR="000A45D2" w:rsidRDefault="000C3B2C" w:rsidP="00C0475E">
      <w:pPr>
        <w:rPr>
          <w:sz w:val="20"/>
          <w:szCs w:val="20"/>
        </w:rPr>
      </w:pPr>
      <w:r>
        <w:rPr>
          <w:sz w:val="20"/>
          <w:szCs w:val="20"/>
        </w:rPr>
        <w:t>Example:  Red Dev has taken 9 CH.  It then takes two more in Melee.  Do not check the final (purple) CH box but note on the Card +2 CH.  Until those are recovered Red Dev cannot move and gets no attack in melee</w:t>
      </w:r>
      <w:r w:rsidR="00D972E0">
        <w:rPr>
          <w:sz w:val="20"/>
          <w:szCs w:val="20"/>
        </w:rPr>
        <w:t xml:space="preserve"> and units in contact with it can step back with a QC.</w:t>
      </w:r>
    </w:p>
    <w:p w14:paraId="17B640BF" w14:textId="77777777" w:rsidR="000C3B2C" w:rsidRDefault="000C3B2C" w:rsidP="00C0475E">
      <w:pPr>
        <w:rPr>
          <w:b/>
          <w:sz w:val="40"/>
          <w:szCs w:val="20"/>
          <w:u w:val="single"/>
        </w:rPr>
      </w:pPr>
    </w:p>
    <w:p w14:paraId="46961DBC" w14:textId="3C1FA733" w:rsidR="00C0475E" w:rsidRDefault="00C0475E" w:rsidP="00C0475E">
      <w:pPr>
        <w:rPr>
          <w:b/>
          <w:sz w:val="40"/>
          <w:szCs w:val="20"/>
          <w:u w:val="single"/>
        </w:rPr>
      </w:pPr>
      <w:r>
        <w:rPr>
          <w:b/>
          <w:sz w:val="40"/>
          <w:szCs w:val="20"/>
          <w:u w:val="single"/>
        </w:rPr>
        <w:t>A</w:t>
      </w:r>
      <w:r w:rsidRPr="00E3140A">
        <w:rPr>
          <w:b/>
          <w:sz w:val="40"/>
          <w:szCs w:val="20"/>
          <w:u w:val="single"/>
        </w:rPr>
        <w:t>PPENDIX 1</w:t>
      </w:r>
      <w:r>
        <w:rPr>
          <w:b/>
          <w:sz w:val="40"/>
          <w:szCs w:val="20"/>
          <w:u w:val="single"/>
        </w:rPr>
        <w:t xml:space="preserve">  -  FORMATIONS</w:t>
      </w:r>
    </w:p>
    <w:p w14:paraId="07FF9A61" w14:textId="77777777" w:rsidR="00C0475E" w:rsidRDefault="00C0475E" w:rsidP="00C0475E">
      <w:pPr>
        <w:rPr>
          <w:b/>
          <w:sz w:val="40"/>
          <w:szCs w:val="20"/>
          <w:u w:val="single"/>
        </w:rPr>
      </w:pPr>
    </w:p>
    <w:p w14:paraId="73D22FFC" w14:textId="77777777" w:rsidR="00C0475E" w:rsidRPr="00DB5353" w:rsidRDefault="00C0475E" w:rsidP="00C0475E">
      <w:pPr>
        <w:numPr>
          <w:ilvl w:val="0"/>
          <w:numId w:val="18"/>
        </w:numPr>
        <w:ind w:left="0" w:firstLine="0"/>
        <w:rPr>
          <w:b/>
          <w:szCs w:val="20"/>
        </w:rPr>
      </w:pPr>
      <w:r w:rsidRPr="00DB5353">
        <w:rPr>
          <w:b/>
          <w:szCs w:val="20"/>
        </w:rPr>
        <w:t>Stone Mountain</w:t>
      </w:r>
    </w:p>
    <w:p w14:paraId="6187D1F4" w14:textId="77777777" w:rsidR="00C0475E" w:rsidRPr="0061436E" w:rsidRDefault="00C0475E" w:rsidP="00C0475E">
      <w:pPr>
        <w:rPr>
          <w:sz w:val="20"/>
          <w:szCs w:val="20"/>
        </w:rPr>
      </w:pPr>
    </w:p>
    <w:p w14:paraId="328E5DC6" w14:textId="77777777" w:rsidR="00C0475E" w:rsidRPr="0061436E" w:rsidRDefault="00C0475E" w:rsidP="00C0475E">
      <w:pPr>
        <w:rPr>
          <w:sz w:val="20"/>
          <w:szCs w:val="20"/>
        </w:rPr>
      </w:pPr>
      <w:r w:rsidRPr="0061436E">
        <w:rPr>
          <w:sz w:val="20"/>
          <w:szCs w:val="20"/>
        </w:rPr>
        <w:t>A phalanx in a rectangle (broader than deep).  This is favoured for thrusting weapons and is employed by all nations.  The Tsolyani favour making this 10 or 20 ranks deep; the Red Hats use 15 ranks and other nations vary with troop availability and commander preference.</w:t>
      </w:r>
    </w:p>
    <w:p w14:paraId="1AB0507F" w14:textId="77777777" w:rsidR="00C0475E" w:rsidRPr="0061436E" w:rsidRDefault="00C0475E" w:rsidP="00C0475E">
      <w:pPr>
        <w:rPr>
          <w:sz w:val="20"/>
          <w:szCs w:val="20"/>
        </w:rPr>
      </w:pPr>
    </w:p>
    <w:p w14:paraId="790CCA43" w14:textId="77777777" w:rsidR="00C0475E" w:rsidRPr="00DB5353" w:rsidRDefault="00C0475E" w:rsidP="00C0475E">
      <w:pPr>
        <w:numPr>
          <w:ilvl w:val="0"/>
          <w:numId w:val="18"/>
        </w:numPr>
        <w:ind w:left="0" w:firstLine="0"/>
        <w:rPr>
          <w:b/>
          <w:szCs w:val="20"/>
        </w:rPr>
      </w:pPr>
      <w:r w:rsidRPr="00DB5353">
        <w:rPr>
          <w:b/>
          <w:szCs w:val="20"/>
        </w:rPr>
        <w:t>Mighty Block</w:t>
      </w:r>
    </w:p>
    <w:p w14:paraId="7AB85A08" w14:textId="77777777" w:rsidR="00C0475E" w:rsidRPr="0061436E" w:rsidRDefault="00C0475E" w:rsidP="00C0475E">
      <w:pPr>
        <w:rPr>
          <w:sz w:val="20"/>
          <w:szCs w:val="20"/>
        </w:rPr>
      </w:pPr>
    </w:p>
    <w:p w14:paraId="0D62E21D" w14:textId="074B24B9" w:rsidR="00C0475E" w:rsidRPr="009969D7" w:rsidRDefault="00C0475E" w:rsidP="00C0475E">
      <w:pPr>
        <w:rPr>
          <w:b/>
          <w:bCs/>
          <w:sz w:val="20"/>
          <w:szCs w:val="20"/>
        </w:rPr>
      </w:pPr>
      <w:r w:rsidRPr="0061436E">
        <w:rPr>
          <w:sz w:val="20"/>
          <w:szCs w:val="20"/>
        </w:rPr>
        <w:t>This is an even deeper phalanx organised in a sqare formation.  All nations use this deployment.</w:t>
      </w:r>
      <w:r w:rsidR="00380EA0">
        <w:rPr>
          <w:sz w:val="20"/>
          <w:szCs w:val="20"/>
        </w:rPr>
        <w:t xml:space="preserve">  </w:t>
      </w:r>
      <w:r w:rsidR="00380EA0" w:rsidRPr="009969D7">
        <w:rPr>
          <w:b/>
          <w:bCs/>
          <w:sz w:val="20"/>
          <w:szCs w:val="20"/>
        </w:rPr>
        <w:t xml:space="preserve">It can spin to </w:t>
      </w:r>
      <w:r w:rsidR="007B5184">
        <w:rPr>
          <w:b/>
          <w:bCs/>
          <w:sz w:val="20"/>
          <w:szCs w:val="20"/>
        </w:rPr>
        <w:t xml:space="preserve">rear as normal, and to </w:t>
      </w:r>
      <w:r w:rsidR="00380EA0" w:rsidRPr="009969D7">
        <w:rPr>
          <w:b/>
          <w:bCs/>
          <w:sz w:val="20"/>
          <w:szCs w:val="20"/>
        </w:rPr>
        <w:t>flank but this takes its full move allowance.</w:t>
      </w:r>
      <w:r w:rsidR="007B5184">
        <w:rPr>
          <w:b/>
          <w:bCs/>
          <w:sz w:val="20"/>
          <w:szCs w:val="20"/>
        </w:rPr>
        <w:t xml:space="preserve">  [</w:t>
      </w:r>
      <w:r w:rsidR="007B5184" w:rsidRPr="007B5184">
        <w:rPr>
          <w:b/>
          <w:bCs/>
          <w:sz w:val="20"/>
          <w:szCs w:val="20"/>
          <w:highlight w:val="yellow"/>
        </w:rPr>
        <w:t>However, note the significance of this for reacting to melee flank attacks.</w:t>
      </w:r>
      <w:r w:rsidR="007B5184">
        <w:rPr>
          <w:b/>
          <w:bCs/>
          <w:sz w:val="20"/>
          <w:szCs w:val="20"/>
        </w:rPr>
        <w:t>]</w:t>
      </w:r>
    </w:p>
    <w:p w14:paraId="25893A18" w14:textId="77777777" w:rsidR="00C0475E" w:rsidRPr="009969D7" w:rsidRDefault="00C0475E" w:rsidP="00C0475E">
      <w:pPr>
        <w:rPr>
          <w:b/>
          <w:bCs/>
          <w:sz w:val="20"/>
          <w:szCs w:val="20"/>
        </w:rPr>
      </w:pPr>
    </w:p>
    <w:p w14:paraId="1C86701B" w14:textId="77777777" w:rsidR="00C0475E" w:rsidRPr="00DB5353" w:rsidRDefault="00C0475E" w:rsidP="00C0475E">
      <w:pPr>
        <w:numPr>
          <w:ilvl w:val="0"/>
          <w:numId w:val="18"/>
        </w:numPr>
        <w:ind w:left="0" w:firstLine="0"/>
        <w:rPr>
          <w:b/>
          <w:szCs w:val="20"/>
        </w:rPr>
      </w:pPr>
      <w:r w:rsidRPr="00DB5353">
        <w:rPr>
          <w:b/>
          <w:szCs w:val="20"/>
        </w:rPr>
        <w:t>Blade of the Sword</w:t>
      </w:r>
    </w:p>
    <w:p w14:paraId="6C8776ED" w14:textId="77777777" w:rsidR="00C0475E" w:rsidRPr="0061436E" w:rsidRDefault="00C0475E" w:rsidP="00C0475E">
      <w:pPr>
        <w:rPr>
          <w:sz w:val="20"/>
          <w:szCs w:val="20"/>
        </w:rPr>
      </w:pPr>
    </w:p>
    <w:p w14:paraId="25B5AF74" w14:textId="17D08C17" w:rsidR="00437629" w:rsidRDefault="00C0475E" w:rsidP="00437629">
      <w:pPr>
        <w:rPr>
          <w:sz w:val="20"/>
          <w:szCs w:val="20"/>
        </w:rPr>
      </w:pPr>
      <w:r w:rsidRPr="0061436E">
        <w:rPr>
          <w:sz w:val="20"/>
          <w:szCs w:val="20"/>
        </w:rPr>
        <w:t xml:space="preserve">This is a line formation, frequently used for skirmishers and missile troops. </w:t>
      </w:r>
      <w:r w:rsidR="005C362D">
        <w:rPr>
          <w:sz w:val="20"/>
          <w:szCs w:val="20"/>
        </w:rPr>
        <w:t>Light troops and medium missile troops may use this formation.</w:t>
      </w:r>
    </w:p>
    <w:p w14:paraId="315D4655" w14:textId="4D88DBDD" w:rsidR="00437629" w:rsidRPr="0061436E" w:rsidRDefault="00437629" w:rsidP="00437629">
      <w:pPr>
        <w:rPr>
          <w:sz w:val="20"/>
          <w:szCs w:val="20"/>
        </w:rPr>
      </w:pPr>
      <w:r w:rsidRPr="0061436E">
        <w:rPr>
          <w:sz w:val="20"/>
          <w:szCs w:val="20"/>
        </w:rPr>
        <w:t>Troops in this formation can spin to flank at ¼ movement cost.  They may then move as if they were in Serpent</w:t>
      </w:r>
      <w:r>
        <w:rPr>
          <w:sz w:val="20"/>
          <w:szCs w:val="20"/>
        </w:rPr>
        <w:t xml:space="preserve"> </w:t>
      </w:r>
      <w:r w:rsidRPr="0061436E">
        <w:rPr>
          <w:sz w:val="20"/>
          <w:szCs w:val="20"/>
        </w:rPr>
        <w:t xml:space="preserve">but cannot fire.  They can return to standard </w:t>
      </w:r>
      <w:r>
        <w:rPr>
          <w:sz w:val="20"/>
          <w:szCs w:val="20"/>
        </w:rPr>
        <w:t>Blade</w:t>
      </w:r>
      <w:r w:rsidRPr="0061436E">
        <w:rPr>
          <w:sz w:val="20"/>
          <w:szCs w:val="20"/>
        </w:rPr>
        <w:t xml:space="preserve"> (ie able to fire) by spinning back to flank for ¼.  They can also spin to rear for ¼ while maintain standard </w:t>
      </w:r>
      <w:r>
        <w:rPr>
          <w:sz w:val="20"/>
          <w:szCs w:val="20"/>
        </w:rPr>
        <w:t>Blade</w:t>
      </w:r>
      <w:r w:rsidRPr="0061436E">
        <w:rPr>
          <w:sz w:val="20"/>
          <w:szCs w:val="20"/>
        </w:rPr>
        <w:t xml:space="preserve"> formation.</w:t>
      </w:r>
      <w:r>
        <w:rPr>
          <w:sz w:val="20"/>
          <w:szCs w:val="20"/>
        </w:rPr>
        <w:t xml:space="preserve">  In all cases no formation change order or QC roll is required, though the usual Hostile Zone effects on spinning apply.  When moving in Serpent the same applies mutatis mutandis.</w:t>
      </w:r>
    </w:p>
    <w:p w14:paraId="23EA4801" w14:textId="626004A4" w:rsidR="00C0475E" w:rsidRPr="0061436E" w:rsidRDefault="00C0475E" w:rsidP="00C0475E">
      <w:pPr>
        <w:rPr>
          <w:sz w:val="20"/>
          <w:szCs w:val="20"/>
        </w:rPr>
      </w:pPr>
    </w:p>
    <w:p w14:paraId="395664B5" w14:textId="77777777" w:rsidR="00C0475E" w:rsidRPr="00DB5353" w:rsidRDefault="00C0475E" w:rsidP="00C0475E">
      <w:pPr>
        <w:numPr>
          <w:ilvl w:val="0"/>
          <w:numId w:val="18"/>
        </w:numPr>
        <w:ind w:left="0" w:firstLine="0"/>
        <w:rPr>
          <w:b/>
          <w:szCs w:val="20"/>
        </w:rPr>
      </w:pPr>
      <w:r w:rsidRPr="00DB5353">
        <w:rPr>
          <w:b/>
          <w:szCs w:val="20"/>
        </w:rPr>
        <w:t>Serpent</w:t>
      </w:r>
    </w:p>
    <w:p w14:paraId="42625815" w14:textId="77777777" w:rsidR="00C0475E" w:rsidRPr="0061436E" w:rsidRDefault="00C0475E" w:rsidP="00C0475E">
      <w:pPr>
        <w:rPr>
          <w:sz w:val="20"/>
          <w:szCs w:val="20"/>
        </w:rPr>
      </w:pPr>
    </w:p>
    <w:p w14:paraId="51D9FFC9" w14:textId="4DAAB8AC" w:rsidR="00C0475E" w:rsidRPr="0061436E" w:rsidRDefault="00C0475E" w:rsidP="00C0475E">
      <w:pPr>
        <w:rPr>
          <w:sz w:val="20"/>
          <w:szCs w:val="20"/>
        </w:rPr>
      </w:pPr>
      <w:r w:rsidRPr="0061436E">
        <w:rPr>
          <w:sz w:val="20"/>
          <w:szCs w:val="20"/>
        </w:rPr>
        <w:t>This is a narrow column, typically used for rapid movement, particularly road movement.  It also permits more rapid movement through difficult terrain.  It “wheels” by marching round a point.</w:t>
      </w:r>
      <w:r>
        <w:rPr>
          <w:sz w:val="20"/>
          <w:szCs w:val="20"/>
        </w:rPr>
        <w:t xml:space="preserve">  See </w:t>
      </w:r>
      <w:r w:rsidR="00437629">
        <w:rPr>
          <w:sz w:val="20"/>
          <w:szCs w:val="20"/>
        </w:rPr>
        <w:t xml:space="preserve">Blade of the Sword 3 and </w:t>
      </w:r>
      <w:r>
        <w:rPr>
          <w:sz w:val="20"/>
          <w:szCs w:val="20"/>
        </w:rPr>
        <w:t>Waves of Chanayaga 14 for special rules regarding spin to flank.</w:t>
      </w:r>
    </w:p>
    <w:p w14:paraId="333699E9" w14:textId="77777777" w:rsidR="00C0475E" w:rsidRPr="00DB5353" w:rsidRDefault="00C0475E" w:rsidP="00C0475E">
      <w:pPr>
        <w:rPr>
          <w:szCs w:val="20"/>
        </w:rPr>
      </w:pPr>
    </w:p>
    <w:p w14:paraId="50BB5BF5" w14:textId="77777777" w:rsidR="00C0475E" w:rsidRPr="00DB5353" w:rsidRDefault="00C0475E" w:rsidP="00C0475E">
      <w:pPr>
        <w:numPr>
          <w:ilvl w:val="0"/>
          <w:numId w:val="18"/>
        </w:numPr>
        <w:rPr>
          <w:b/>
          <w:szCs w:val="20"/>
        </w:rPr>
      </w:pPr>
      <w:r w:rsidRPr="00DB5353">
        <w:rPr>
          <w:b/>
          <w:szCs w:val="20"/>
        </w:rPr>
        <w:t>Divider of Foes</w:t>
      </w:r>
    </w:p>
    <w:p w14:paraId="3EC39774" w14:textId="77777777" w:rsidR="00C0475E" w:rsidRPr="0061436E" w:rsidRDefault="00C0475E" w:rsidP="00C0475E">
      <w:pPr>
        <w:rPr>
          <w:sz w:val="20"/>
          <w:szCs w:val="20"/>
        </w:rPr>
      </w:pPr>
    </w:p>
    <w:p w14:paraId="7096019F" w14:textId="77777777" w:rsidR="00C0475E" w:rsidRDefault="00C0475E" w:rsidP="00C0475E">
      <w:pPr>
        <w:rPr>
          <w:sz w:val="20"/>
          <w:szCs w:val="20"/>
        </w:rPr>
      </w:pPr>
      <w:r w:rsidRPr="0061436E">
        <w:rPr>
          <w:sz w:val="20"/>
          <w:szCs w:val="20"/>
        </w:rPr>
        <w:t xml:space="preserve">A wedge, favoured by the Livyani, but used by all nations on its own or as a component of other formations.  It has no flanks, only rear.  It may </w:t>
      </w:r>
      <w:r w:rsidRPr="00CB035D">
        <w:rPr>
          <w:bCs/>
          <w:sz w:val="20"/>
          <w:szCs w:val="20"/>
        </w:rPr>
        <w:t>spin</w:t>
      </w:r>
      <w:r w:rsidRPr="0061436E">
        <w:rPr>
          <w:sz w:val="20"/>
          <w:szCs w:val="20"/>
        </w:rPr>
        <w:t xml:space="preserve"> to flank when refacing</w:t>
      </w:r>
      <w:r>
        <w:rPr>
          <w:sz w:val="20"/>
          <w:szCs w:val="20"/>
        </w:rPr>
        <w:t xml:space="preserve"> but not rear.</w:t>
      </w:r>
      <w:r w:rsidRPr="0061436E">
        <w:rPr>
          <w:sz w:val="20"/>
          <w:szCs w:val="20"/>
        </w:rPr>
        <w:t xml:space="preserve"> </w:t>
      </w:r>
    </w:p>
    <w:p w14:paraId="45C931B7" w14:textId="77777777" w:rsidR="00C0475E" w:rsidRDefault="00C0475E" w:rsidP="00C0475E">
      <w:pPr>
        <w:rPr>
          <w:sz w:val="20"/>
          <w:szCs w:val="20"/>
        </w:rPr>
      </w:pPr>
    </w:p>
    <w:p w14:paraId="0A823F97" w14:textId="6850CBE0" w:rsidR="0045791A" w:rsidRDefault="0045791A" w:rsidP="00C0475E">
      <w:pPr>
        <w:rPr>
          <w:sz w:val="20"/>
          <w:szCs w:val="20"/>
        </w:rPr>
      </w:pPr>
      <w:r>
        <w:rPr>
          <w:sz w:val="20"/>
          <w:szCs w:val="20"/>
        </w:rPr>
        <w:t xml:space="preserve">A unit in this formation may take a Spin QC when a unit declares a Contact command against it.  If successful it can then spin to flank. </w:t>
      </w:r>
    </w:p>
    <w:p w14:paraId="6338F999" w14:textId="77777777" w:rsidR="0045791A" w:rsidRDefault="0045791A" w:rsidP="00C0475E">
      <w:pPr>
        <w:rPr>
          <w:sz w:val="20"/>
          <w:szCs w:val="20"/>
        </w:rPr>
      </w:pPr>
    </w:p>
    <w:p w14:paraId="5285042F" w14:textId="77777777" w:rsidR="00C0475E" w:rsidRDefault="00C0475E" w:rsidP="00C0475E">
      <w:pPr>
        <w:rPr>
          <w:sz w:val="20"/>
          <w:szCs w:val="20"/>
        </w:rPr>
      </w:pPr>
      <w:r>
        <w:rPr>
          <w:sz w:val="20"/>
          <w:szCs w:val="20"/>
        </w:rPr>
        <w:t>In addition light troops may adopt the formation to achieve a formation better suited to manoeuver but will be treated for melee purposes as being in Formation 14.</w:t>
      </w:r>
    </w:p>
    <w:p w14:paraId="53FE5C95" w14:textId="77777777" w:rsidR="00C0475E" w:rsidRPr="0061436E" w:rsidRDefault="00C0475E" w:rsidP="00C0475E">
      <w:pPr>
        <w:rPr>
          <w:sz w:val="20"/>
          <w:szCs w:val="20"/>
        </w:rPr>
      </w:pPr>
    </w:p>
    <w:p w14:paraId="6032B457" w14:textId="1EEA259C" w:rsidR="00C0475E" w:rsidRPr="0061436E" w:rsidRDefault="0077566E" w:rsidP="00C0475E">
      <w:pPr>
        <w:rPr>
          <w:sz w:val="20"/>
          <w:szCs w:val="20"/>
        </w:rPr>
      </w:pPr>
      <w:r>
        <w:rPr>
          <w:sz w:val="20"/>
          <w:szCs w:val="20"/>
        </w:rPr>
        <w:t>Missile troops in Divider of Foes are</w:t>
      </w:r>
      <w:r w:rsidR="00C0475E" w:rsidRPr="0061436E">
        <w:rPr>
          <w:sz w:val="20"/>
          <w:szCs w:val="20"/>
        </w:rPr>
        <w:t xml:space="preserve"> also capable of adopting Herce combined formation allowing </w:t>
      </w:r>
      <w:r>
        <w:rPr>
          <w:sz w:val="20"/>
          <w:szCs w:val="20"/>
        </w:rPr>
        <w:t>them</w:t>
      </w:r>
      <w:r w:rsidR="00C0475E" w:rsidRPr="0061436E">
        <w:rPr>
          <w:sz w:val="20"/>
          <w:szCs w:val="20"/>
        </w:rPr>
        <w:t xml:space="preserve"> to fire during enemy movement in some circumstances.</w:t>
      </w:r>
      <w:r w:rsidR="00C0475E">
        <w:rPr>
          <w:sz w:val="20"/>
          <w:szCs w:val="20"/>
        </w:rPr>
        <w:t xml:space="preserve"> </w:t>
      </w:r>
      <w:r w:rsidR="00C0475E">
        <w:rPr>
          <w:sz w:val="20"/>
          <w:szCs w:val="20"/>
        </w:rPr>
        <w:fldChar w:fldCharType="begin"/>
      </w:r>
      <w:r w:rsidR="00C0475E">
        <w:rPr>
          <w:sz w:val="20"/>
          <w:szCs w:val="20"/>
        </w:rPr>
        <w:instrText xml:space="preserve"> REF _Ref401958984 \r \h </w:instrText>
      </w:r>
      <w:r w:rsidR="00C0475E">
        <w:rPr>
          <w:sz w:val="20"/>
          <w:szCs w:val="20"/>
        </w:rPr>
      </w:r>
      <w:r w:rsidR="00C0475E">
        <w:rPr>
          <w:sz w:val="20"/>
          <w:szCs w:val="20"/>
        </w:rPr>
        <w:fldChar w:fldCharType="separate"/>
      </w:r>
      <w:r w:rsidR="00996996">
        <w:rPr>
          <w:sz w:val="20"/>
          <w:szCs w:val="20"/>
        </w:rPr>
        <w:t>J.4.1</w:t>
      </w:r>
      <w:r w:rsidR="00C0475E">
        <w:rPr>
          <w:sz w:val="20"/>
          <w:szCs w:val="20"/>
        </w:rPr>
        <w:fldChar w:fldCharType="end"/>
      </w:r>
      <w:r>
        <w:rPr>
          <w:sz w:val="20"/>
          <w:szCs w:val="20"/>
        </w:rPr>
        <w:t xml:space="preserve">. </w:t>
      </w:r>
    </w:p>
    <w:p w14:paraId="143D633F" w14:textId="77777777" w:rsidR="00C0475E" w:rsidRDefault="00C0475E" w:rsidP="00C0475E">
      <w:pPr>
        <w:rPr>
          <w:sz w:val="20"/>
          <w:szCs w:val="20"/>
        </w:rPr>
      </w:pPr>
    </w:p>
    <w:p w14:paraId="1B89B090" w14:textId="724EC7A3" w:rsidR="00905CEC" w:rsidRDefault="00905CEC" w:rsidP="00905CEC">
      <w:pPr>
        <w:rPr>
          <w:sz w:val="20"/>
          <w:szCs w:val="20"/>
        </w:rPr>
      </w:pPr>
      <w:r>
        <w:rPr>
          <w:sz w:val="20"/>
          <w:szCs w:val="20"/>
        </w:rPr>
        <w:t>If attacked in flank the attacker does not get the Position bonus but the Divider does not get a melee attack on them.</w:t>
      </w:r>
    </w:p>
    <w:p w14:paraId="1F159F36" w14:textId="77777777" w:rsidR="00905CEC" w:rsidRPr="0061436E" w:rsidRDefault="00905CEC" w:rsidP="00C0475E">
      <w:pPr>
        <w:rPr>
          <w:sz w:val="20"/>
          <w:szCs w:val="20"/>
        </w:rPr>
      </w:pPr>
    </w:p>
    <w:p w14:paraId="1215221C" w14:textId="77777777" w:rsidR="00C0475E" w:rsidRPr="00DB5353" w:rsidRDefault="00C0475E" w:rsidP="00C0475E">
      <w:pPr>
        <w:numPr>
          <w:ilvl w:val="0"/>
          <w:numId w:val="18"/>
        </w:numPr>
        <w:rPr>
          <w:b/>
          <w:szCs w:val="20"/>
        </w:rPr>
      </w:pPr>
      <w:r w:rsidRPr="00DB5353">
        <w:rPr>
          <w:b/>
          <w:szCs w:val="20"/>
        </w:rPr>
        <w:t>Crystal Square</w:t>
      </w:r>
    </w:p>
    <w:p w14:paraId="4FCA44D1" w14:textId="77777777" w:rsidR="00C0475E" w:rsidRPr="0061436E" w:rsidRDefault="00C0475E" w:rsidP="00C0475E">
      <w:pPr>
        <w:spacing w:before="240"/>
        <w:rPr>
          <w:sz w:val="20"/>
          <w:szCs w:val="20"/>
        </w:rPr>
      </w:pPr>
      <w:r w:rsidRPr="0061436E">
        <w:rPr>
          <w:sz w:val="20"/>
          <w:szCs w:val="20"/>
        </w:rPr>
        <w:t xml:space="preserve">A diamond shaped fighting rhombus.  The men in the rear are often trained to fight facing away from the front.  It is popular with the Livyani but used by all nations.  It </w:t>
      </w:r>
      <w:r>
        <w:rPr>
          <w:sz w:val="20"/>
          <w:szCs w:val="20"/>
        </w:rPr>
        <w:t>can spin to flank or rear.</w:t>
      </w:r>
    </w:p>
    <w:p w14:paraId="7C647458" w14:textId="573A799A" w:rsidR="0045791A" w:rsidRDefault="0045791A" w:rsidP="0045791A">
      <w:pPr>
        <w:rPr>
          <w:sz w:val="20"/>
          <w:szCs w:val="20"/>
        </w:rPr>
      </w:pPr>
      <w:r>
        <w:rPr>
          <w:sz w:val="20"/>
          <w:szCs w:val="20"/>
        </w:rPr>
        <w:t xml:space="preserve">A unit in this formation may take a Spin QC when a unit declares a Contact command against it.  If successful it can then spin to flank or rear. </w:t>
      </w:r>
      <w:r w:rsidR="006F1959">
        <w:rPr>
          <w:sz w:val="20"/>
          <w:szCs w:val="20"/>
        </w:rPr>
        <w:t>If it also has a RFo command then it automatically succceds.</w:t>
      </w:r>
    </w:p>
    <w:p w14:paraId="4D98A30C" w14:textId="09D4B79A" w:rsidR="0019746E" w:rsidRDefault="0019746E" w:rsidP="0045791A">
      <w:pPr>
        <w:rPr>
          <w:sz w:val="20"/>
          <w:szCs w:val="20"/>
        </w:rPr>
      </w:pPr>
      <w:r>
        <w:rPr>
          <w:sz w:val="20"/>
          <w:szCs w:val="20"/>
        </w:rPr>
        <w:t>If attacked in flank or rear the attacker does not get the Position bonus but the Crystal Square does not get a melee attack on them.</w:t>
      </w:r>
    </w:p>
    <w:p w14:paraId="40729EAA" w14:textId="77777777" w:rsidR="00C0475E" w:rsidRPr="0061436E" w:rsidRDefault="00C0475E" w:rsidP="00C0475E">
      <w:pPr>
        <w:rPr>
          <w:sz w:val="20"/>
          <w:szCs w:val="20"/>
        </w:rPr>
      </w:pPr>
    </w:p>
    <w:p w14:paraId="083DC7D6" w14:textId="77777777" w:rsidR="00C0475E" w:rsidRPr="00DB5353" w:rsidRDefault="00C0475E" w:rsidP="00C0475E">
      <w:pPr>
        <w:numPr>
          <w:ilvl w:val="0"/>
          <w:numId w:val="18"/>
        </w:numPr>
        <w:rPr>
          <w:b/>
          <w:szCs w:val="20"/>
        </w:rPr>
      </w:pPr>
      <w:r w:rsidRPr="00DB5353">
        <w:rPr>
          <w:b/>
          <w:szCs w:val="20"/>
        </w:rPr>
        <w:t>Fortress of Milengano of Vra</w:t>
      </w:r>
    </w:p>
    <w:p w14:paraId="45281BAF" w14:textId="77777777" w:rsidR="00C0475E" w:rsidRPr="0061436E" w:rsidRDefault="00C0475E" w:rsidP="00C0475E">
      <w:pPr>
        <w:rPr>
          <w:sz w:val="20"/>
          <w:szCs w:val="20"/>
        </w:rPr>
      </w:pPr>
    </w:p>
    <w:p w14:paraId="568E9627" w14:textId="77777777" w:rsidR="00257A51" w:rsidRDefault="00C0475E" w:rsidP="00C0475E">
      <w:pPr>
        <w:rPr>
          <w:sz w:val="20"/>
          <w:szCs w:val="20"/>
        </w:rPr>
      </w:pPr>
      <w:r w:rsidRPr="0061436E">
        <w:rPr>
          <w:sz w:val="20"/>
          <w:szCs w:val="20"/>
        </w:rPr>
        <w:t xml:space="preserve">This is a solid or hollow square.  It has no flanks or rear.  It is sometimes used to escort critical individuals (kerdus / priests) away from a pursuing foe.  Only the </w:t>
      </w:r>
      <w:r w:rsidRPr="00DA659D">
        <w:rPr>
          <w:b/>
          <w:sz w:val="20"/>
          <w:szCs w:val="20"/>
        </w:rPr>
        <w:t>YK</w:t>
      </w:r>
      <w:r w:rsidRPr="0061436E">
        <w:rPr>
          <w:sz w:val="20"/>
          <w:szCs w:val="20"/>
        </w:rPr>
        <w:t xml:space="preserve"> are really skilled at manoeuvring in this pattern, though other nations using it for static defence.  </w:t>
      </w:r>
    </w:p>
    <w:p w14:paraId="2EBAD23B" w14:textId="4977131E" w:rsidR="00C0475E" w:rsidRPr="00081C84" w:rsidRDefault="00C0475E" w:rsidP="00C0475E">
      <w:pPr>
        <w:rPr>
          <w:sz w:val="20"/>
          <w:szCs w:val="20"/>
        </w:rPr>
      </w:pPr>
      <w:r w:rsidRPr="00081C84">
        <w:rPr>
          <w:b/>
          <w:bCs/>
          <w:sz w:val="20"/>
          <w:szCs w:val="20"/>
        </w:rPr>
        <w:lastRenderedPageBreak/>
        <w:t>Movement</w:t>
      </w:r>
      <w:r w:rsidRPr="00081C84">
        <w:rPr>
          <w:sz w:val="20"/>
          <w:szCs w:val="20"/>
        </w:rPr>
        <w:t xml:space="preserve"> </w:t>
      </w:r>
      <w:r w:rsidR="00081C84" w:rsidRPr="00081C84">
        <w:rPr>
          <w:sz w:val="20"/>
          <w:szCs w:val="20"/>
        </w:rPr>
        <w:t xml:space="preserve">  -  </w:t>
      </w:r>
      <w:r w:rsidRPr="00081C84">
        <w:rPr>
          <w:sz w:val="20"/>
          <w:szCs w:val="20"/>
        </w:rPr>
        <w:t xml:space="preserve"> quarter speed (half for YK) and requires a Fortress Bracelet Moving QC (except YK).  </w:t>
      </w:r>
    </w:p>
    <w:p w14:paraId="5B20D7F8" w14:textId="710BACB1" w:rsidR="00257A51" w:rsidRPr="00081C84" w:rsidRDefault="00081C84" w:rsidP="00C0475E">
      <w:pPr>
        <w:rPr>
          <w:sz w:val="20"/>
          <w:szCs w:val="20"/>
        </w:rPr>
      </w:pPr>
      <w:r w:rsidRPr="00081C84">
        <w:rPr>
          <w:b/>
          <w:bCs/>
          <w:sz w:val="20"/>
          <w:szCs w:val="20"/>
        </w:rPr>
        <w:t>Zones</w:t>
      </w:r>
      <w:r w:rsidRPr="00081C84">
        <w:rPr>
          <w:sz w:val="20"/>
          <w:szCs w:val="20"/>
        </w:rPr>
        <w:tab/>
        <w:t xml:space="preserve">-  </w:t>
      </w:r>
      <w:r w:rsidR="00257A51" w:rsidRPr="00081C84">
        <w:rPr>
          <w:sz w:val="20"/>
          <w:szCs w:val="20"/>
        </w:rPr>
        <w:t>The only Zone projected is an all round FMZ.</w:t>
      </w:r>
    </w:p>
    <w:p w14:paraId="39F8A207" w14:textId="08413ABD" w:rsidR="00081C84" w:rsidRPr="00081C84" w:rsidRDefault="00081C84" w:rsidP="00081C84">
      <w:pPr>
        <w:ind w:left="720" w:hanging="720"/>
        <w:rPr>
          <w:sz w:val="20"/>
          <w:szCs w:val="20"/>
        </w:rPr>
      </w:pPr>
      <w:r w:rsidRPr="00081C84">
        <w:rPr>
          <w:b/>
          <w:bCs/>
          <w:sz w:val="20"/>
          <w:szCs w:val="20"/>
        </w:rPr>
        <w:t>Melee</w:t>
      </w:r>
      <w:r>
        <w:rPr>
          <w:b/>
          <w:bCs/>
          <w:sz w:val="20"/>
          <w:szCs w:val="20"/>
        </w:rPr>
        <w:t xml:space="preserve">  -</w:t>
      </w:r>
      <w:r w:rsidRPr="00081C84">
        <w:rPr>
          <w:sz w:val="20"/>
          <w:szCs w:val="20"/>
        </w:rPr>
        <w:tab/>
        <w:t xml:space="preserve">In melee it does not move on a Push Back or Recoil result but takes an additional Melee QC on a </w:t>
      </w:r>
      <w:r>
        <w:rPr>
          <w:sz w:val="20"/>
          <w:szCs w:val="20"/>
        </w:rPr>
        <w:t xml:space="preserve">       </w:t>
      </w:r>
      <w:r w:rsidRPr="00081C84">
        <w:rPr>
          <w:sz w:val="20"/>
          <w:szCs w:val="20"/>
        </w:rPr>
        <w:t xml:space="preserve">Recoil Result (not PB). </w:t>
      </w:r>
    </w:p>
    <w:p w14:paraId="126CA82F" w14:textId="66C50A05" w:rsidR="00081C84" w:rsidRPr="00081C84" w:rsidRDefault="00081C84" w:rsidP="00081C84">
      <w:pPr>
        <w:ind w:left="720"/>
        <w:rPr>
          <w:sz w:val="20"/>
          <w:szCs w:val="20"/>
        </w:rPr>
      </w:pPr>
      <w:r w:rsidRPr="00081C84">
        <w:rPr>
          <w:sz w:val="20"/>
          <w:szCs w:val="20"/>
        </w:rPr>
        <w:t>It may be melee attacked by two enemy units (but NOT more).  It can either attack one of them at full strength, or both of them using 50% of its melee strength.</w:t>
      </w:r>
    </w:p>
    <w:p w14:paraId="7133C053" w14:textId="40989E2B" w:rsidR="00081C84" w:rsidRPr="00081C84" w:rsidRDefault="00081C84" w:rsidP="00081C84">
      <w:pPr>
        <w:rPr>
          <w:sz w:val="20"/>
          <w:szCs w:val="20"/>
        </w:rPr>
      </w:pPr>
      <w:r w:rsidRPr="00081C84">
        <w:rPr>
          <w:sz w:val="20"/>
          <w:szCs w:val="20"/>
        </w:rPr>
        <w:t xml:space="preserve"> </w:t>
      </w:r>
    </w:p>
    <w:p w14:paraId="38D6BFA2" w14:textId="77777777" w:rsidR="00081C84" w:rsidRDefault="00081C84" w:rsidP="00C0475E">
      <w:pPr>
        <w:rPr>
          <w:sz w:val="20"/>
          <w:szCs w:val="20"/>
        </w:rPr>
      </w:pPr>
    </w:p>
    <w:p w14:paraId="429230B8" w14:textId="7599335D" w:rsidR="009D3BBF" w:rsidRDefault="009D3BBF" w:rsidP="00C0475E">
      <w:pPr>
        <w:rPr>
          <w:sz w:val="20"/>
          <w:szCs w:val="20"/>
        </w:rPr>
      </w:pPr>
      <w:r>
        <w:rPr>
          <w:sz w:val="20"/>
          <w:szCs w:val="20"/>
        </w:rPr>
        <w:t>It can also have a unit of missile troops in the centre in which case it cannot move.  The missile troops can fire.  Melee attacks are made against the outer unit.  If this breaks the inner unit breaks as well automatically.  Missile attacks can be made against either unit.</w:t>
      </w:r>
    </w:p>
    <w:p w14:paraId="73653BB7" w14:textId="77777777" w:rsidR="00C0475E" w:rsidRPr="0061436E" w:rsidRDefault="00C0475E" w:rsidP="00C0475E">
      <w:pPr>
        <w:rPr>
          <w:sz w:val="20"/>
          <w:szCs w:val="20"/>
        </w:rPr>
      </w:pPr>
    </w:p>
    <w:p w14:paraId="0DB0CBE0" w14:textId="77777777" w:rsidR="00C0475E" w:rsidRPr="00DB5353" w:rsidRDefault="00C0475E" w:rsidP="00C0475E">
      <w:pPr>
        <w:numPr>
          <w:ilvl w:val="0"/>
          <w:numId w:val="18"/>
        </w:numPr>
        <w:rPr>
          <w:b/>
          <w:szCs w:val="20"/>
        </w:rPr>
      </w:pPr>
      <w:r w:rsidRPr="00DB5353">
        <w:rPr>
          <w:b/>
          <w:szCs w:val="20"/>
        </w:rPr>
        <w:t>Bracelet of Kurusenla</w:t>
      </w:r>
    </w:p>
    <w:p w14:paraId="528A1588" w14:textId="77777777" w:rsidR="00C0475E" w:rsidRPr="0061436E" w:rsidRDefault="00C0475E" w:rsidP="00C0475E">
      <w:pPr>
        <w:rPr>
          <w:sz w:val="20"/>
          <w:szCs w:val="20"/>
        </w:rPr>
      </w:pPr>
    </w:p>
    <w:p w14:paraId="48A8FE84" w14:textId="77777777" w:rsidR="00081C84" w:rsidRDefault="00C0475E" w:rsidP="00C0475E">
      <w:pPr>
        <w:rPr>
          <w:sz w:val="20"/>
          <w:szCs w:val="20"/>
        </w:rPr>
      </w:pPr>
      <w:r>
        <w:rPr>
          <w:sz w:val="20"/>
          <w:szCs w:val="20"/>
        </w:rPr>
        <w:t>This is a</w:t>
      </w:r>
      <w:r w:rsidRPr="0061436E">
        <w:rPr>
          <w:sz w:val="20"/>
          <w:szCs w:val="20"/>
        </w:rPr>
        <w:t xml:space="preserve"> hollow circle, named after an ancient queen of the time of the Dragon Lords and used primarily by troops who are surrounded and would rather die in place than be taken for sacrifice.  </w:t>
      </w:r>
      <w:r>
        <w:rPr>
          <w:sz w:val="20"/>
          <w:szCs w:val="20"/>
        </w:rPr>
        <w:t>It is e</w:t>
      </w:r>
      <w:r w:rsidRPr="0061436E">
        <w:rPr>
          <w:sz w:val="20"/>
          <w:szCs w:val="20"/>
        </w:rPr>
        <w:t xml:space="preserve">mployed by all armies but </w:t>
      </w:r>
      <w:r>
        <w:rPr>
          <w:sz w:val="20"/>
          <w:szCs w:val="20"/>
        </w:rPr>
        <w:t xml:space="preserve">is </w:t>
      </w:r>
      <w:r w:rsidRPr="0061436E">
        <w:rPr>
          <w:sz w:val="20"/>
          <w:szCs w:val="20"/>
        </w:rPr>
        <w:t xml:space="preserve">a favourite Pe Choi defensive posture.  It has no flanks or rear.  </w:t>
      </w:r>
    </w:p>
    <w:p w14:paraId="3D36701D" w14:textId="77777777" w:rsidR="00081C84" w:rsidRPr="00081C84" w:rsidRDefault="00081C84" w:rsidP="00081C84">
      <w:pPr>
        <w:rPr>
          <w:sz w:val="20"/>
          <w:szCs w:val="20"/>
        </w:rPr>
      </w:pPr>
      <w:r w:rsidRPr="00081C84">
        <w:rPr>
          <w:b/>
          <w:bCs/>
          <w:sz w:val="20"/>
          <w:szCs w:val="20"/>
        </w:rPr>
        <w:t>Movement</w:t>
      </w:r>
      <w:r w:rsidRPr="00081C84">
        <w:rPr>
          <w:sz w:val="20"/>
          <w:szCs w:val="20"/>
        </w:rPr>
        <w:t xml:space="preserve">   -   quarter speed (half for YK) and requires a Fortress Bracelet Moving QC (except YK).  </w:t>
      </w:r>
    </w:p>
    <w:p w14:paraId="6C77ED29" w14:textId="77777777" w:rsidR="00081C84" w:rsidRPr="00081C84" w:rsidRDefault="00081C84" w:rsidP="00081C84">
      <w:pPr>
        <w:rPr>
          <w:sz w:val="20"/>
          <w:szCs w:val="20"/>
        </w:rPr>
      </w:pPr>
      <w:r w:rsidRPr="00081C84">
        <w:rPr>
          <w:b/>
          <w:bCs/>
          <w:sz w:val="20"/>
          <w:szCs w:val="20"/>
        </w:rPr>
        <w:t>Zones</w:t>
      </w:r>
      <w:r w:rsidRPr="00081C84">
        <w:rPr>
          <w:sz w:val="20"/>
          <w:szCs w:val="20"/>
        </w:rPr>
        <w:tab/>
        <w:t>-  The only Zone projected is an all round FMZ.</w:t>
      </w:r>
    </w:p>
    <w:p w14:paraId="4FD23BEC" w14:textId="77777777" w:rsidR="00081C84" w:rsidRPr="00081C84" w:rsidRDefault="00081C84" w:rsidP="00081C84">
      <w:pPr>
        <w:ind w:left="720" w:hanging="720"/>
        <w:rPr>
          <w:sz w:val="20"/>
          <w:szCs w:val="20"/>
        </w:rPr>
      </w:pPr>
      <w:r w:rsidRPr="00081C84">
        <w:rPr>
          <w:b/>
          <w:bCs/>
          <w:sz w:val="20"/>
          <w:szCs w:val="20"/>
        </w:rPr>
        <w:t>Melee</w:t>
      </w:r>
      <w:r>
        <w:rPr>
          <w:b/>
          <w:bCs/>
          <w:sz w:val="20"/>
          <w:szCs w:val="20"/>
        </w:rPr>
        <w:t xml:space="preserve">  -</w:t>
      </w:r>
      <w:r w:rsidRPr="00081C84">
        <w:rPr>
          <w:sz w:val="20"/>
          <w:szCs w:val="20"/>
        </w:rPr>
        <w:tab/>
        <w:t xml:space="preserve">In melee it does not move on a </w:t>
      </w:r>
      <w:r w:rsidRPr="00081C84">
        <w:rPr>
          <w:b/>
          <w:bCs/>
          <w:sz w:val="20"/>
          <w:szCs w:val="20"/>
        </w:rPr>
        <w:t>Push Back or Recoil</w:t>
      </w:r>
      <w:r w:rsidRPr="00081C84">
        <w:rPr>
          <w:sz w:val="20"/>
          <w:szCs w:val="20"/>
        </w:rPr>
        <w:t xml:space="preserve"> result but takes an additional Melee QC on a </w:t>
      </w:r>
      <w:r>
        <w:rPr>
          <w:sz w:val="20"/>
          <w:szCs w:val="20"/>
        </w:rPr>
        <w:t xml:space="preserve">       </w:t>
      </w:r>
      <w:r w:rsidRPr="00081C84">
        <w:rPr>
          <w:b/>
          <w:bCs/>
          <w:sz w:val="20"/>
          <w:szCs w:val="20"/>
        </w:rPr>
        <w:t>Recoil</w:t>
      </w:r>
      <w:r w:rsidRPr="00081C84">
        <w:rPr>
          <w:sz w:val="20"/>
          <w:szCs w:val="20"/>
        </w:rPr>
        <w:t xml:space="preserve"> Result (not PB). </w:t>
      </w:r>
    </w:p>
    <w:p w14:paraId="4F51BAA7" w14:textId="77777777" w:rsidR="00081C84" w:rsidRPr="00081C84" w:rsidRDefault="00081C84" w:rsidP="00081C84">
      <w:pPr>
        <w:ind w:left="720"/>
        <w:rPr>
          <w:sz w:val="20"/>
          <w:szCs w:val="20"/>
        </w:rPr>
      </w:pPr>
      <w:r w:rsidRPr="00081C84">
        <w:rPr>
          <w:sz w:val="20"/>
          <w:szCs w:val="20"/>
        </w:rPr>
        <w:t>It may be melee attacked by two enemy units (but NOT more).  It can either attack one of them at full strength, or both of them using 50% of its melee strength.</w:t>
      </w:r>
    </w:p>
    <w:p w14:paraId="0D72846B" w14:textId="77777777" w:rsidR="00081C84" w:rsidRPr="00081C84" w:rsidRDefault="00081C84" w:rsidP="00081C84">
      <w:pPr>
        <w:rPr>
          <w:sz w:val="20"/>
          <w:szCs w:val="20"/>
        </w:rPr>
      </w:pPr>
      <w:r w:rsidRPr="00081C84">
        <w:rPr>
          <w:sz w:val="20"/>
          <w:szCs w:val="20"/>
        </w:rPr>
        <w:t xml:space="preserve"> </w:t>
      </w:r>
    </w:p>
    <w:p w14:paraId="7D4EB7FC" w14:textId="77777777" w:rsidR="00081C84" w:rsidRDefault="00081C84" w:rsidP="00081C84">
      <w:pPr>
        <w:rPr>
          <w:sz w:val="20"/>
          <w:szCs w:val="20"/>
        </w:rPr>
      </w:pPr>
    </w:p>
    <w:p w14:paraId="4FF54AD0" w14:textId="77777777" w:rsidR="00081C84" w:rsidRDefault="00081C84" w:rsidP="00081C84">
      <w:pPr>
        <w:rPr>
          <w:sz w:val="20"/>
          <w:szCs w:val="20"/>
        </w:rPr>
      </w:pPr>
      <w:r>
        <w:rPr>
          <w:sz w:val="20"/>
          <w:szCs w:val="20"/>
        </w:rPr>
        <w:t>It can also have a unit of missile troops in the centre in which case it cannot move.  The missile troops can fire.  Melee attacks are made against the outer unit.  If this breaks the inner unit breaks as well automatically.  Missile attacks can be made against either unit.</w:t>
      </w:r>
    </w:p>
    <w:p w14:paraId="1043E89B" w14:textId="77777777" w:rsidR="00081C84" w:rsidRPr="0061436E" w:rsidRDefault="00081C84" w:rsidP="00081C84">
      <w:pPr>
        <w:rPr>
          <w:sz w:val="20"/>
          <w:szCs w:val="20"/>
        </w:rPr>
      </w:pPr>
    </w:p>
    <w:p w14:paraId="34E98EB6" w14:textId="77777777" w:rsidR="00C0475E" w:rsidRDefault="00C0475E" w:rsidP="00C0475E">
      <w:pPr>
        <w:rPr>
          <w:sz w:val="20"/>
          <w:szCs w:val="20"/>
        </w:rPr>
      </w:pPr>
    </w:p>
    <w:p w14:paraId="7F14B4C1" w14:textId="77777777" w:rsidR="00C0475E" w:rsidRPr="005A4A22" w:rsidRDefault="00C0475E" w:rsidP="00C0475E">
      <w:pPr>
        <w:numPr>
          <w:ilvl w:val="0"/>
          <w:numId w:val="18"/>
        </w:numPr>
        <w:rPr>
          <w:sz w:val="20"/>
          <w:szCs w:val="20"/>
        </w:rPr>
      </w:pPr>
      <w:r w:rsidRPr="005A4A22">
        <w:rPr>
          <w:b/>
          <w:szCs w:val="20"/>
        </w:rPr>
        <w:t>Embrace of  Nayari</w:t>
      </w:r>
    </w:p>
    <w:p w14:paraId="58674BBE" w14:textId="77777777" w:rsidR="00C0475E" w:rsidRPr="005A4A22" w:rsidRDefault="00C0475E" w:rsidP="00C0475E">
      <w:pPr>
        <w:ind w:left="1080"/>
        <w:rPr>
          <w:sz w:val="20"/>
          <w:szCs w:val="20"/>
        </w:rPr>
      </w:pPr>
    </w:p>
    <w:p w14:paraId="0DD1AD24" w14:textId="149DA2D2" w:rsidR="00C0475E" w:rsidRPr="0061436E" w:rsidRDefault="00C0475E" w:rsidP="00C0475E">
      <w:pPr>
        <w:rPr>
          <w:sz w:val="20"/>
          <w:szCs w:val="20"/>
        </w:rPr>
      </w:pPr>
      <w:r w:rsidRPr="0061436E">
        <w:rPr>
          <w:sz w:val="20"/>
          <w:szCs w:val="20"/>
        </w:rPr>
        <w:t>This is a solid rectangle with two forward projecting arms which are used to outflank or penetrate an enemy unit.  The Tsolyani have developed this to a fine art and can shorter or elongate the arms as needed</w:t>
      </w:r>
      <w:r>
        <w:rPr>
          <w:sz w:val="20"/>
          <w:szCs w:val="20"/>
        </w:rPr>
        <w:t xml:space="preserve">, see  </w:t>
      </w:r>
      <w:r>
        <w:rPr>
          <w:sz w:val="20"/>
          <w:szCs w:val="20"/>
        </w:rPr>
        <w:fldChar w:fldCharType="begin"/>
      </w:r>
      <w:r>
        <w:rPr>
          <w:sz w:val="20"/>
          <w:szCs w:val="20"/>
        </w:rPr>
        <w:instrText xml:space="preserve"> REF _Ref485070834 \r \h </w:instrText>
      </w:r>
      <w:r>
        <w:rPr>
          <w:sz w:val="20"/>
          <w:szCs w:val="20"/>
        </w:rPr>
      </w:r>
      <w:r>
        <w:rPr>
          <w:sz w:val="20"/>
          <w:szCs w:val="20"/>
        </w:rPr>
        <w:fldChar w:fldCharType="separate"/>
      </w:r>
      <w:r w:rsidR="00996996">
        <w:rPr>
          <w:sz w:val="20"/>
          <w:szCs w:val="20"/>
        </w:rPr>
        <w:t>H.10.3</w:t>
      </w:r>
      <w:r>
        <w:rPr>
          <w:sz w:val="20"/>
          <w:szCs w:val="20"/>
        </w:rPr>
        <w:fldChar w:fldCharType="end"/>
      </w:r>
      <w:r>
        <w:rPr>
          <w:sz w:val="20"/>
          <w:szCs w:val="20"/>
        </w:rPr>
        <w:t xml:space="preserve">.  </w:t>
      </w:r>
      <w:r w:rsidRPr="0061436E">
        <w:rPr>
          <w:sz w:val="20"/>
          <w:szCs w:val="20"/>
        </w:rPr>
        <w:t xml:space="preserve">The Muugalavyani, Salarvyani and YK also use the pattern from time to time with some success.   </w:t>
      </w:r>
    </w:p>
    <w:p w14:paraId="3FEBEDE2" w14:textId="77777777" w:rsidR="00C0475E" w:rsidRPr="0061436E" w:rsidRDefault="00C0475E" w:rsidP="00C0475E">
      <w:pPr>
        <w:rPr>
          <w:sz w:val="20"/>
          <w:szCs w:val="20"/>
        </w:rPr>
      </w:pPr>
    </w:p>
    <w:p w14:paraId="5911CC98" w14:textId="77777777" w:rsidR="00C0475E" w:rsidRPr="00DB5353" w:rsidRDefault="00C0475E" w:rsidP="00C0475E">
      <w:pPr>
        <w:numPr>
          <w:ilvl w:val="0"/>
          <w:numId w:val="18"/>
        </w:numPr>
        <w:rPr>
          <w:b/>
          <w:szCs w:val="20"/>
        </w:rPr>
      </w:pPr>
      <w:r w:rsidRPr="00DB5353">
        <w:rPr>
          <w:b/>
          <w:szCs w:val="20"/>
        </w:rPr>
        <w:t>Garment of Idessa</w:t>
      </w:r>
    </w:p>
    <w:p w14:paraId="1AE2C6BA" w14:textId="77777777" w:rsidR="00C0475E" w:rsidRPr="0061436E" w:rsidRDefault="00C0475E" w:rsidP="00C0475E">
      <w:pPr>
        <w:rPr>
          <w:sz w:val="20"/>
          <w:szCs w:val="20"/>
        </w:rPr>
      </w:pPr>
    </w:p>
    <w:p w14:paraId="08EE8971" w14:textId="77777777" w:rsidR="00C0475E" w:rsidRPr="0061436E" w:rsidRDefault="00C0475E" w:rsidP="00C0475E">
      <w:pPr>
        <w:rPr>
          <w:sz w:val="20"/>
          <w:szCs w:val="20"/>
        </w:rPr>
      </w:pPr>
      <w:r w:rsidRPr="0061436E">
        <w:rPr>
          <w:sz w:val="20"/>
          <w:szCs w:val="20"/>
        </w:rPr>
        <w:t>This is a chequerboard pattern used by all nations.  The size of the squares may be varied by the commander as he sees fit.  This requires prior training but many good units are taught to change from Stone Mountain to this formation and back again with dexterity.  The Ssu, on those rare occasions when they have fought pitched battles have adopted chequer patterns.  Note that the Shen can hardly be persuaded to drill in this formation, much less fight in it; the Ahoggya also prefer solid phalanxes and hate what they call “human folkdancing”.  (There are recorded two unfortunate examples of excessively Chlen-headed Tsolyani Kerdudali who tried to insist on Dancer Without Eyes adopting this formation in combat only to find they were getting a special close up view of  the battle as an improvised Kaing.)  However, the Pe Choi, Pacha Lei and (for what it is worth) the Tinaliya favour complex patterns and use this with alacrity.</w:t>
      </w:r>
    </w:p>
    <w:p w14:paraId="421B6C8C" w14:textId="77777777" w:rsidR="00C0475E" w:rsidRPr="00DB5353" w:rsidRDefault="00C0475E" w:rsidP="00C0475E">
      <w:pPr>
        <w:rPr>
          <w:szCs w:val="20"/>
        </w:rPr>
      </w:pPr>
    </w:p>
    <w:p w14:paraId="31200F0D" w14:textId="77777777" w:rsidR="00C0475E" w:rsidRPr="00DB5353" w:rsidRDefault="00C0475E" w:rsidP="00C0475E">
      <w:pPr>
        <w:numPr>
          <w:ilvl w:val="0"/>
          <w:numId w:val="18"/>
        </w:numPr>
        <w:rPr>
          <w:b/>
          <w:szCs w:val="20"/>
        </w:rPr>
      </w:pPr>
      <w:r w:rsidRPr="00DB5353">
        <w:rPr>
          <w:b/>
          <w:szCs w:val="20"/>
        </w:rPr>
        <w:t>Teeth of Kra</w:t>
      </w:r>
    </w:p>
    <w:p w14:paraId="35EE378C" w14:textId="77777777" w:rsidR="00C0475E" w:rsidRPr="0061436E" w:rsidRDefault="00C0475E" w:rsidP="00C0475E">
      <w:pPr>
        <w:rPr>
          <w:sz w:val="20"/>
          <w:szCs w:val="20"/>
        </w:rPr>
      </w:pPr>
    </w:p>
    <w:p w14:paraId="0ED5B6D3" w14:textId="77777777" w:rsidR="00C0475E" w:rsidRPr="0061436E" w:rsidRDefault="00C0475E" w:rsidP="00C0475E">
      <w:pPr>
        <w:rPr>
          <w:sz w:val="20"/>
          <w:szCs w:val="20"/>
        </w:rPr>
      </w:pPr>
      <w:r w:rsidRPr="0061436E">
        <w:rPr>
          <w:sz w:val="20"/>
          <w:szCs w:val="20"/>
        </w:rPr>
        <w:t xml:space="preserve">This consists of small wedges followed by squares in staggered rows.  It is used by all armies, although the Muugalavyani do not favour it and the comments above regarding Ahoggya and Shen apply even more forcibly to this formation.  </w:t>
      </w:r>
    </w:p>
    <w:p w14:paraId="37D382A3" w14:textId="77777777" w:rsidR="00C0475E" w:rsidRPr="0061436E" w:rsidRDefault="00C0475E" w:rsidP="00C0475E">
      <w:pPr>
        <w:rPr>
          <w:sz w:val="20"/>
          <w:szCs w:val="20"/>
        </w:rPr>
      </w:pPr>
    </w:p>
    <w:p w14:paraId="484773B7" w14:textId="77777777" w:rsidR="00C0475E" w:rsidRPr="00DB5353" w:rsidRDefault="00C0475E" w:rsidP="00C0475E">
      <w:pPr>
        <w:rPr>
          <w:b/>
          <w:szCs w:val="20"/>
        </w:rPr>
      </w:pPr>
      <w:r w:rsidRPr="00DB5353">
        <w:rPr>
          <w:b/>
          <w:szCs w:val="20"/>
        </w:rPr>
        <w:t>12.</w:t>
      </w:r>
      <w:r w:rsidRPr="00DB5353">
        <w:rPr>
          <w:b/>
          <w:szCs w:val="20"/>
        </w:rPr>
        <w:tab/>
        <w:t>The Towers of Purdanim</w:t>
      </w:r>
    </w:p>
    <w:p w14:paraId="782F1EC6" w14:textId="77777777" w:rsidR="00C0475E" w:rsidRPr="0061436E" w:rsidRDefault="00C0475E" w:rsidP="00C0475E">
      <w:pPr>
        <w:rPr>
          <w:sz w:val="20"/>
          <w:szCs w:val="20"/>
        </w:rPr>
      </w:pPr>
    </w:p>
    <w:p w14:paraId="7DA326C5" w14:textId="3E2929D0" w:rsidR="00543343" w:rsidRDefault="00C0475E" w:rsidP="00C0475E">
      <w:pPr>
        <w:rPr>
          <w:sz w:val="20"/>
          <w:szCs w:val="20"/>
        </w:rPr>
      </w:pPr>
      <w:r w:rsidRPr="0061436E">
        <w:rPr>
          <w:sz w:val="20"/>
          <w:szCs w:val="20"/>
        </w:rPr>
        <w:t>This is series of columns.  A solid line or phalanx is often opened out into this pattern</w:t>
      </w:r>
      <w:r w:rsidR="00543343">
        <w:rPr>
          <w:sz w:val="20"/>
          <w:szCs w:val="20"/>
        </w:rPr>
        <w:t xml:space="preserve"> and is treated as Chequers</w:t>
      </w:r>
      <w:r w:rsidRPr="0061436E">
        <w:rPr>
          <w:sz w:val="20"/>
          <w:szCs w:val="20"/>
        </w:rPr>
        <w:t xml:space="preserve"> </w:t>
      </w:r>
      <w:r w:rsidR="00543343">
        <w:rPr>
          <w:sz w:val="20"/>
          <w:szCs w:val="20"/>
        </w:rPr>
        <w:t>so</w:t>
      </w:r>
      <w:r w:rsidRPr="0061436E">
        <w:rPr>
          <w:sz w:val="20"/>
          <w:szCs w:val="20"/>
        </w:rPr>
        <w:t xml:space="preserve"> that missile troops can run forward, fire and retreat</w:t>
      </w:r>
      <w:r w:rsidR="00543343">
        <w:rPr>
          <w:sz w:val="20"/>
          <w:szCs w:val="20"/>
        </w:rPr>
        <w:t xml:space="preserve"> (see Interpenetration and Switch tables)</w:t>
      </w:r>
      <w:r w:rsidRPr="0061436E">
        <w:rPr>
          <w:sz w:val="20"/>
          <w:szCs w:val="20"/>
        </w:rPr>
        <w:t xml:space="preserve">.  </w:t>
      </w:r>
    </w:p>
    <w:p w14:paraId="42BC9654" w14:textId="47AAC70D" w:rsidR="00C0475E" w:rsidRDefault="00C0475E" w:rsidP="00C0475E">
      <w:pPr>
        <w:rPr>
          <w:sz w:val="20"/>
          <w:szCs w:val="20"/>
        </w:rPr>
      </w:pPr>
      <w:r w:rsidRPr="0061436E">
        <w:rPr>
          <w:sz w:val="20"/>
          <w:szCs w:val="20"/>
        </w:rPr>
        <w:t xml:space="preserve">Muugalavyani generals also favour this pattern and other nations use it though less frequently.  These columns then function as long wedges initially; after contact has been made the troops from the rear of each column are trained to wheel to the left or right upon a signal and engage the enemy between the teeth of the palisade.  </w:t>
      </w:r>
    </w:p>
    <w:p w14:paraId="57DFECDB" w14:textId="77777777" w:rsidR="00C0475E" w:rsidRPr="0061436E" w:rsidRDefault="00C0475E" w:rsidP="00C0475E">
      <w:pPr>
        <w:rPr>
          <w:sz w:val="20"/>
          <w:szCs w:val="20"/>
        </w:rPr>
      </w:pPr>
    </w:p>
    <w:p w14:paraId="448E6D51" w14:textId="2605DCB6" w:rsidR="00C0475E" w:rsidRDefault="00543343" w:rsidP="00C0475E">
      <w:pPr>
        <w:rPr>
          <w:sz w:val="20"/>
          <w:szCs w:val="20"/>
        </w:rPr>
      </w:pPr>
      <w:r w:rsidRPr="0061436E">
        <w:rPr>
          <w:sz w:val="20"/>
          <w:szCs w:val="20"/>
        </w:rPr>
        <w:lastRenderedPageBreak/>
        <w:t xml:space="preserve">The Tsolyani have also trained Shen to race forward through the gaps and reform into a phalanx just in front of the surprised enemy. This is then treated as a Surprise Formation. </w:t>
      </w:r>
      <w:r w:rsidR="00C0475E" w:rsidRPr="0061436E">
        <w:rPr>
          <w:sz w:val="20"/>
          <w:szCs w:val="20"/>
        </w:rPr>
        <w:t>This may used as a surprise formation by Tsolyani only</w:t>
      </w:r>
      <w:r>
        <w:rPr>
          <w:sz w:val="20"/>
          <w:szCs w:val="20"/>
        </w:rPr>
        <w:t>,</w:t>
      </w:r>
      <w:r w:rsidR="00C0475E" w:rsidRPr="0061436E">
        <w:rPr>
          <w:sz w:val="20"/>
          <w:szCs w:val="20"/>
        </w:rPr>
        <w:t xml:space="preserve"> using Shen for the </w:t>
      </w:r>
      <w:r>
        <w:rPr>
          <w:sz w:val="20"/>
          <w:szCs w:val="20"/>
        </w:rPr>
        <w:t>Warhammer unit</w:t>
      </w:r>
      <w:r w:rsidR="00C0475E" w:rsidRPr="0061436E">
        <w:rPr>
          <w:sz w:val="20"/>
          <w:szCs w:val="20"/>
        </w:rPr>
        <w:t xml:space="preserve">.  </w:t>
      </w:r>
      <w:r w:rsidR="00CA3719">
        <w:rPr>
          <w:sz w:val="20"/>
          <w:szCs w:val="20"/>
        </w:rPr>
        <w:t xml:space="preserve">Use the line for F16 if the surprise is successful.  </w:t>
      </w:r>
      <w:r w:rsidR="00C0475E" w:rsidRPr="0061436E">
        <w:rPr>
          <w:sz w:val="20"/>
          <w:szCs w:val="20"/>
        </w:rPr>
        <w:t>After the surprise the Shen reform into Stone Mountain while the screen stays in Towers.</w:t>
      </w:r>
    </w:p>
    <w:p w14:paraId="5C058576" w14:textId="5705AE8D" w:rsidR="0028116B" w:rsidRPr="0061436E" w:rsidRDefault="0028116B" w:rsidP="00C0475E">
      <w:pPr>
        <w:rPr>
          <w:sz w:val="20"/>
          <w:szCs w:val="20"/>
        </w:rPr>
      </w:pPr>
      <w:r>
        <w:rPr>
          <w:sz w:val="20"/>
          <w:szCs w:val="20"/>
        </w:rPr>
        <w:t xml:space="preserve">Prior to contact deploy the Screen unit </w:t>
      </w:r>
    </w:p>
    <w:p w14:paraId="27049B83" w14:textId="77777777" w:rsidR="00C0475E" w:rsidRPr="0061436E" w:rsidRDefault="00C0475E" w:rsidP="00C0475E">
      <w:pPr>
        <w:rPr>
          <w:sz w:val="20"/>
          <w:szCs w:val="20"/>
        </w:rPr>
      </w:pPr>
    </w:p>
    <w:p w14:paraId="76CEB752" w14:textId="77777777" w:rsidR="00C0475E" w:rsidRPr="00DB5353" w:rsidRDefault="00C0475E" w:rsidP="00C0475E">
      <w:pPr>
        <w:rPr>
          <w:b/>
          <w:szCs w:val="20"/>
        </w:rPr>
      </w:pPr>
      <w:r w:rsidRPr="00DB5353">
        <w:rPr>
          <w:b/>
          <w:szCs w:val="20"/>
        </w:rPr>
        <w:t>13.</w:t>
      </w:r>
      <w:r w:rsidRPr="00DB5353">
        <w:rPr>
          <w:b/>
          <w:szCs w:val="20"/>
        </w:rPr>
        <w:tab/>
        <w:t>The Palisades of Murudani</w:t>
      </w:r>
    </w:p>
    <w:p w14:paraId="735BB09C" w14:textId="77777777" w:rsidR="00C0475E" w:rsidRPr="00DB5353" w:rsidRDefault="00C0475E" w:rsidP="00C0475E">
      <w:pPr>
        <w:rPr>
          <w:szCs w:val="20"/>
        </w:rPr>
      </w:pPr>
    </w:p>
    <w:p w14:paraId="1F933933" w14:textId="77777777" w:rsidR="00C0475E" w:rsidRDefault="00C0475E" w:rsidP="00C0475E">
      <w:pPr>
        <w:rPr>
          <w:sz w:val="20"/>
          <w:szCs w:val="20"/>
        </w:rPr>
      </w:pPr>
      <w:r w:rsidRPr="0061436E">
        <w:rPr>
          <w:sz w:val="20"/>
          <w:szCs w:val="20"/>
        </w:rPr>
        <w:t>This is similar to 12.  Each column has a wedge shaped end and each sub unit is ordered to advance and strike the enemy line semi independently</w:t>
      </w:r>
      <w:r>
        <w:rPr>
          <w:sz w:val="20"/>
          <w:szCs w:val="20"/>
        </w:rPr>
        <w:t>, with troops from the rear filling the gaps as with Formation 12</w:t>
      </w:r>
      <w:r w:rsidRPr="0061436E">
        <w:rPr>
          <w:sz w:val="20"/>
          <w:szCs w:val="20"/>
        </w:rPr>
        <w:t xml:space="preserve">.  This is a common YK formation but not much used elsewhere.  </w:t>
      </w:r>
    </w:p>
    <w:p w14:paraId="3EED1EBB" w14:textId="77777777" w:rsidR="00C71D72" w:rsidRDefault="00C71D72" w:rsidP="00C0475E">
      <w:pPr>
        <w:rPr>
          <w:sz w:val="20"/>
          <w:szCs w:val="20"/>
        </w:rPr>
      </w:pPr>
    </w:p>
    <w:p w14:paraId="6E061BFC" w14:textId="77777777" w:rsidR="00C0475E" w:rsidRPr="0061436E" w:rsidRDefault="00C0475E" w:rsidP="00C0475E">
      <w:pPr>
        <w:rPr>
          <w:sz w:val="20"/>
          <w:szCs w:val="20"/>
        </w:rPr>
      </w:pPr>
    </w:p>
    <w:p w14:paraId="7B6C972B" w14:textId="77777777" w:rsidR="00C0475E" w:rsidRPr="00DB5353" w:rsidRDefault="00C0475E" w:rsidP="00C0475E">
      <w:pPr>
        <w:rPr>
          <w:b/>
          <w:szCs w:val="20"/>
        </w:rPr>
      </w:pPr>
      <w:r w:rsidRPr="00DB5353">
        <w:rPr>
          <w:b/>
          <w:szCs w:val="20"/>
        </w:rPr>
        <w:t xml:space="preserve">14.  </w:t>
      </w:r>
      <w:r w:rsidRPr="00DB5353">
        <w:rPr>
          <w:b/>
          <w:szCs w:val="20"/>
        </w:rPr>
        <w:tab/>
        <w:t>The Waves of Chanayaga</w:t>
      </w:r>
    </w:p>
    <w:p w14:paraId="0FF039F2" w14:textId="77777777" w:rsidR="00C0475E" w:rsidRPr="0061436E" w:rsidRDefault="00C0475E" w:rsidP="00C0475E">
      <w:pPr>
        <w:rPr>
          <w:sz w:val="20"/>
          <w:szCs w:val="20"/>
        </w:rPr>
      </w:pPr>
    </w:p>
    <w:p w14:paraId="0DEBACFE" w14:textId="77777777" w:rsidR="00C0475E" w:rsidRPr="0061436E" w:rsidRDefault="00C0475E" w:rsidP="00C0475E">
      <w:pPr>
        <w:rPr>
          <w:sz w:val="20"/>
          <w:szCs w:val="20"/>
        </w:rPr>
      </w:pPr>
      <w:r w:rsidRPr="0061436E">
        <w:rPr>
          <w:sz w:val="20"/>
          <w:szCs w:val="20"/>
        </w:rPr>
        <w:t xml:space="preserve">This is series of lines with spaces between them.  This is a common formation everywhere for light troops, missile troops, and other troop types wanting to be in open order.  Orders can be given to this formation to close up into Stone Mountain or regroup into Garment of Idessa.  </w:t>
      </w:r>
    </w:p>
    <w:p w14:paraId="255848F8" w14:textId="77777777" w:rsidR="00C0475E" w:rsidRPr="0061436E" w:rsidRDefault="00C0475E" w:rsidP="00C0475E">
      <w:pPr>
        <w:rPr>
          <w:sz w:val="20"/>
          <w:szCs w:val="20"/>
        </w:rPr>
      </w:pPr>
    </w:p>
    <w:p w14:paraId="46F40A84" w14:textId="77945F85" w:rsidR="00C0475E" w:rsidRPr="0061436E" w:rsidRDefault="00C0475E" w:rsidP="00C0475E">
      <w:pPr>
        <w:rPr>
          <w:sz w:val="20"/>
          <w:szCs w:val="20"/>
        </w:rPr>
      </w:pPr>
      <w:r w:rsidRPr="0061436E">
        <w:rPr>
          <w:sz w:val="20"/>
          <w:szCs w:val="20"/>
        </w:rPr>
        <w:t>Troops in this formation can spin to flank at ¼ movement cost.  They may then move as if they were in Serpent</w:t>
      </w:r>
      <w:r w:rsidR="00437629">
        <w:rPr>
          <w:sz w:val="20"/>
          <w:szCs w:val="20"/>
        </w:rPr>
        <w:t xml:space="preserve"> </w:t>
      </w:r>
      <w:r w:rsidRPr="0061436E">
        <w:rPr>
          <w:sz w:val="20"/>
          <w:szCs w:val="20"/>
        </w:rPr>
        <w:t>but cannot fire.  They can return to standard Waves (ie able to fire) by spinning back to flank for ¼.  They can also spin to rear for ¼ while maintain</w:t>
      </w:r>
      <w:r w:rsidR="00FC153D">
        <w:rPr>
          <w:sz w:val="20"/>
          <w:szCs w:val="20"/>
        </w:rPr>
        <w:t>ing</w:t>
      </w:r>
      <w:r w:rsidRPr="0061436E">
        <w:rPr>
          <w:sz w:val="20"/>
          <w:szCs w:val="20"/>
        </w:rPr>
        <w:t xml:space="preserve"> standard Waves formation.</w:t>
      </w:r>
      <w:r>
        <w:rPr>
          <w:sz w:val="20"/>
          <w:szCs w:val="20"/>
        </w:rPr>
        <w:t xml:space="preserve">  </w:t>
      </w:r>
      <w:r w:rsidR="00066C8D">
        <w:rPr>
          <w:sz w:val="20"/>
          <w:szCs w:val="20"/>
        </w:rPr>
        <w:t>They can use either a Move Command or a</w:t>
      </w:r>
      <w:r>
        <w:rPr>
          <w:sz w:val="20"/>
          <w:szCs w:val="20"/>
        </w:rPr>
        <w:t xml:space="preserve"> </w:t>
      </w:r>
      <w:r w:rsidR="00066C8D">
        <w:rPr>
          <w:sz w:val="20"/>
          <w:szCs w:val="20"/>
        </w:rPr>
        <w:t>F</w:t>
      </w:r>
      <w:r>
        <w:rPr>
          <w:sz w:val="20"/>
          <w:szCs w:val="20"/>
        </w:rPr>
        <w:t xml:space="preserve">ormation </w:t>
      </w:r>
      <w:r w:rsidR="00066C8D">
        <w:rPr>
          <w:sz w:val="20"/>
          <w:szCs w:val="20"/>
        </w:rPr>
        <w:t xml:space="preserve">Command for this. </w:t>
      </w:r>
      <w:r>
        <w:rPr>
          <w:sz w:val="20"/>
          <w:szCs w:val="20"/>
        </w:rPr>
        <w:t xml:space="preserve"> </w:t>
      </w:r>
      <w:r w:rsidR="00066C8D">
        <w:rPr>
          <w:sz w:val="20"/>
          <w:szCs w:val="20"/>
        </w:rPr>
        <w:t xml:space="preserve">A </w:t>
      </w:r>
      <w:r>
        <w:rPr>
          <w:sz w:val="20"/>
          <w:szCs w:val="20"/>
        </w:rPr>
        <w:t xml:space="preserve">QC roll </w:t>
      </w:r>
      <w:r w:rsidR="00066C8D">
        <w:rPr>
          <w:sz w:val="20"/>
          <w:szCs w:val="20"/>
        </w:rPr>
        <w:t>may be</w:t>
      </w:r>
      <w:r>
        <w:rPr>
          <w:sz w:val="20"/>
          <w:szCs w:val="20"/>
        </w:rPr>
        <w:t xml:space="preserve"> required</w:t>
      </w:r>
      <w:r w:rsidR="00066C8D">
        <w:rPr>
          <w:sz w:val="20"/>
          <w:szCs w:val="20"/>
        </w:rPr>
        <w:t xml:space="preserve"> on the </w:t>
      </w:r>
      <w:r>
        <w:rPr>
          <w:sz w:val="20"/>
          <w:szCs w:val="20"/>
        </w:rPr>
        <w:t xml:space="preserve">Hostile Zone </w:t>
      </w:r>
      <w:r w:rsidR="00066C8D">
        <w:rPr>
          <w:sz w:val="20"/>
          <w:szCs w:val="20"/>
        </w:rPr>
        <w:t>table.</w:t>
      </w:r>
      <w:r>
        <w:rPr>
          <w:sz w:val="20"/>
          <w:szCs w:val="20"/>
        </w:rPr>
        <w:t xml:space="preserve"> When moving in Serpent the same applies mutatis mutandis.</w:t>
      </w:r>
    </w:p>
    <w:p w14:paraId="1B443B2E" w14:textId="77777777" w:rsidR="00C0475E" w:rsidRPr="0061436E" w:rsidRDefault="00C0475E" w:rsidP="00C0475E">
      <w:pPr>
        <w:rPr>
          <w:sz w:val="20"/>
          <w:szCs w:val="20"/>
        </w:rPr>
      </w:pPr>
    </w:p>
    <w:p w14:paraId="239F034B" w14:textId="7574D334" w:rsidR="00C0475E" w:rsidRPr="00DB5353" w:rsidRDefault="00C0475E" w:rsidP="00C0475E">
      <w:pPr>
        <w:rPr>
          <w:b/>
          <w:szCs w:val="20"/>
        </w:rPr>
      </w:pPr>
      <w:r w:rsidRPr="00DB5353">
        <w:rPr>
          <w:b/>
          <w:szCs w:val="20"/>
        </w:rPr>
        <w:t xml:space="preserve">15.  </w:t>
      </w:r>
      <w:r w:rsidRPr="00DB5353">
        <w:rPr>
          <w:b/>
          <w:szCs w:val="20"/>
        </w:rPr>
        <w:tab/>
        <w:t>The Krua beneath the Sea</w:t>
      </w:r>
      <w:r>
        <w:rPr>
          <w:b/>
          <w:szCs w:val="20"/>
        </w:rPr>
        <w:t xml:space="preserve">  -  Surprise Formation </w:t>
      </w:r>
      <w:r w:rsidR="00B16B2E">
        <w:rPr>
          <w:b/>
          <w:szCs w:val="20"/>
        </w:rPr>
        <w:t xml:space="preserve"> - </w:t>
      </w:r>
      <w:r>
        <w:rPr>
          <w:b/>
          <w:szCs w:val="20"/>
        </w:rPr>
        <w:t xml:space="preserve"> </w:t>
      </w:r>
      <w:r>
        <w:rPr>
          <w:b/>
          <w:szCs w:val="20"/>
        </w:rPr>
        <w:fldChar w:fldCharType="begin"/>
      </w:r>
      <w:r>
        <w:rPr>
          <w:b/>
          <w:szCs w:val="20"/>
        </w:rPr>
        <w:instrText xml:space="preserve"> REF _Ref485070433 \r \h </w:instrText>
      </w:r>
      <w:r>
        <w:rPr>
          <w:b/>
          <w:szCs w:val="20"/>
        </w:rPr>
      </w:r>
      <w:r>
        <w:rPr>
          <w:b/>
          <w:szCs w:val="20"/>
        </w:rPr>
        <w:fldChar w:fldCharType="separate"/>
      </w:r>
      <w:r w:rsidR="00996996">
        <w:rPr>
          <w:b/>
          <w:szCs w:val="20"/>
        </w:rPr>
        <w:t>H6</w:t>
      </w:r>
      <w:r>
        <w:rPr>
          <w:b/>
          <w:szCs w:val="20"/>
        </w:rPr>
        <w:fldChar w:fldCharType="end"/>
      </w:r>
    </w:p>
    <w:p w14:paraId="264E14D6" w14:textId="77777777" w:rsidR="00C0475E" w:rsidRPr="0061436E" w:rsidRDefault="00C0475E" w:rsidP="00C0475E">
      <w:pPr>
        <w:rPr>
          <w:sz w:val="20"/>
          <w:szCs w:val="20"/>
        </w:rPr>
      </w:pPr>
    </w:p>
    <w:p w14:paraId="1C821F40" w14:textId="77777777" w:rsidR="00C0475E" w:rsidRPr="0061436E" w:rsidRDefault="00C0475E" w:rsidP="00C0475E">
      <w:pPr>
        <w:rPr>
          <w:sz w:val="20"/>
          <w:szCs w:val="20"/>
        </w:rPr>
      </w:pPr>
      <w:r w:rsidRPr="0061436E">
        <w:rPr>
          <w:sz w:val="20"/>
          <w:szCs w:val="20"/>
        </w:rPr>
        <w:t>This is a series of lines similar to the preceding, but with a solid heavy unit (often Ahoggya or Shen) concealed within the formation.  As the human troops reach the enemy those in front of the concealed unit are trained to run back between their lines and reveal the “warhammer” unit    -  the deadly Krua.  This is a common Salarvyani deployment, also used by the YK and the Tsolyani.  The Muugalavyani and Livyani tend to disdain it.</w:t>
      </w:r>
    </w:p>
    <w:p w14:paraId="46F594FE" w14:textId="77777777" w:rsidR="00C0475E" w:rsidRPr="0061436E" w:rsidRDefault="00C0475E" w:rsidP="00C0475E">
      <w:pPr>
        <w:rPr>
          <w:sz w:val="20"/>
          <w:szCs w:val="20"/>
        </w:rPr>
      </w:pPr>
    </w:p>
    <w:p w14:paraId="5661BDB2" w14:textId="4BF3D313" w:rsidR="00C0475E" w:rsidRPr="0061436E" w:rsidRDefault="00C0475E" w:rsidP="00C0475E">
      <w:pPr>
        <w:rPr>
          <w:sz w:val="20"/>
          <w:szCs w:val="20"/>
        </w:rPr>
      </w:pPr>
      <w:r>
        <w:rPr>
          <w:sz w:val="20"/>
          <w:szCs w:val="20"/>
        </w:rPr>
        <w:t>T</w:t>
      </w:r>
      <w:r w:rsidRPr="0061436E">
        <w:rPr>
          <w:sz w:val="20"/>
          <w:szCs w:val="20"/>
        </w:rPr>
        <w:t xml:space="preserve">he warhammer unit must consist of heavy troops, including Ahoggya, Shen and Pacha Lei, </w:t>
      </w:r>
      <w:r w:rsidR="00200A9E">
        <w:rPr>
          <w:sz w:val="20"/>
          <w:szCs w:val="20"/>
        </w:rPr>
        <w:t>of Slayer</w:t>
      </w:r>
      <w:r w:rsidRPr="0061436E">
        <w:rPr>
          <w:sz w:val="20"/>
          <w:szCs w:val="20"/>
        </w:rPr>
        <w:t xml:space="preserve"> quality</w:t>
      </w:r>
      <w:r w:rsidR="00200A9E">
        <w:rPr>
          <w:sz w:val="20"/>
          <w:szCs w:val="20"/>
        </w:rPr>
        <w:t>.</w:t>
      </w:r>
      <w:r w:rsidRPr="0061436E">
        <w:rPr>
          <w:sz w:val="20"/>
          <w:szCs w:val="20"/>
        </w:rPr>
        <w:t xml:space="preserve"> The screen troops will normally be missile.  The formation should be displayed as Waves to enhance surprise.</w:t>
      </w:r>
    </w:p>
    <w:p w14:paraId="7EB7454E" w14:textId="77777777" w:rsidR="00C0475E" w:rsidRPr="0061436E" w:rsidRDefault="00C0475E" w:rsidP="00C0475E">
      <w:pPr>
        <w:rPr>
          <w:sz w:val="20"/>
          <w:szCs w:val="20"/>
        </w:rPr>
      </w:pPr>
    </w:p>
    <w:p w14:paraId="57EAB3E6" w14:textId="69B47D55" w:rsidR="00C0475E" w:rsidRPr="00DB5353" w:rsidRDefault="00C0475E" w:rsidP="00C0475E">
      <w:pPr>
        <w:rPr>
          <w:b/>
          <w:szCs w:val="20"/>
        </w:rPr>
      </w:pPr>
      <w:r w:rsidRPr="00DB5353">
        <w:rPr>
          <w:b/>
          <w:szCs w:val="20"/>
        </w:rPr>
        <w:t xml:space="preserve">16.  </w:t>
      </w:r>
      <w:r w:rsidRPr="00DB5353">
        <w:rPr>
          <w:b/>
          <w:szCs w:val="20"/>
        </w:rPr>
        <w:tab/>
        <w:t>The Gift of Nayari</w:t>
      </w:r>
      <w:r>
        <w:rPr>
          <w:b/>
          <w:szCs w:val="20"/>
        </w:rPr>
        <w:t xml:space="preserve">  -  Surprise Formation</w:t>
      </w:r>
      <w:r w:rsidR="00B16B2E">
        <w:rPr>
          <w:b/>
          <w:szCs w:val="20"/>
        </w:rPr>
        <w:t xml:space="preserve">  -  </w:t>
      </w:r>
      <w:r w:rsidR="00B16B2E">
        <w:rPr>
          <w:b/>
          <w:szCs w:val="20"/>
        </w:rPr>
        <w:fldChar w:fldCharType="begin"/>
      </w:r>
      <w:r w:rsidR="00B16B2E">
        <w:rPr>
          <w:b/>
          <w:szCs w:val="20"/>
        </w:rPr>
        <w:instrText xml:space="preserve"> REF _Ref485070433 \r \h </w:instrText>
      </w:r>
      <w:r w:rsidR="00B16B2E">
        <w:rPr>
          <w:b/>
          <w:szCs w:val="20"/>
        </w:rPr>
      </w:r>
      <w:r w:rsidR="00B16B2E">
        <w:rPr>
          <w:b/>
          <w:szCs w:val="20"/>
        </w:rPr>
        <w:fldChar w:fldCharType="separate"/>
      </w:r>
      <w:r w:rsidR="00996996">
        <w:rPr>
          <w:b/>
          <w:szCs w:val="20"/>
        </w:rPr>
        <w:t>H6</w:t>
      </w:r>
      <w:r w:rsidR="00B16B2E">
        <w:rPr>
          <w:b/>
          <w:szCs w:val="20"/>
        </w:rPr>
        <w:fldChar w:fldCharType="end"/>
      </w:r>
    </w:p>
    <w:p w14:paraId="6204746A" w14:textId="77777777" w:rsidR="00C0475E" w:rsidRPr="0061436E" w:rsidRDefault="00C0475E" w:rsidP="00C0475E">
      <w:pPr>
        <w:rPr>
          <w:sz w:val="20"/>
          <w:szCs w:val="20"/>
        </w:rPr>
      </w:pPr>
    </w:p>
    <w:p w14:paraId="5FF2FBFE" w14:textId="190CC19B" w:rsidR="00C0475E" w:rsidRPr="0061436E" w:rsidRDefault="00C0475E" w:rsidP="00C0475E">
      <w:pPr>
        <w:rPr>
          <w:sz w:val="20"/>
          <w:szCs w:val="20"/>
        </w:rPr>
      </w:pPr>
      <w:r w:rsidRPr="0061436E">
        <w:rPr>
          <w:sz w:val="20"/>
          <w:szCs w:val="20"/>
        </w:rPr>
        <w:t>Named after the ancient eveil queen of the Bednalljan dynasty, this formation consists of a medium or even heavy human troops deployed to conceal a powerful Shen or Ahoggya unit within their “phalanx”.  As contact nears the human screening troops are trained to run to the sides and then back, while the non-human unit strikes the astonished enemy as hard as it can (which in the case of Hogs is very hard indeed).  This is a Salarvyani stratagem little practiced by other armies.  The success of this and the preceding formation depend upon the inability of the enemy to discern the concealed warhammer unit.  This is often achieved by using Formation 21 in conjunction, or by spells.  Concealment is especially difficult if the enemy has Hlaka.  Even so, the Greasy Beards succeeded with this deployment in 1219 AS by providing the concealed unit, a small phalanx of Ahoggya, with large shields similar to those used by the concealing unit.  Holding these over their carapaces in the Ghar of the Deeps they deceived the Hlaka scouts into believing the entire group was composed of human troops.</w:t>
      </w:r>
    </w:p>
    <w:p w14:paraId="07BA3849" w14:textId="77777777" w:rsidR="00C0475E" w:rsidRPr="0061436E" w:rsidRDefault="00C0475E" w:rsidP="00C0475E">
      <w:pPr>
        <w:rPr>
          <w:sz w:val="20"/>
          <w:szCs w:val="20"/>
        </w:rPr>
      </w:pPr>
    </w:p>
    <w:p w14:paraId="0E0E0969" w14:textId="77777777" w:rsidR="00C0475E" w:rsidRDefault="00C0475E" w:rsidP="00C0475E">
      <w:pPr>
        <w:rPr>
          <w:sz w:val="20"/>
          <w:szCs w:val="20"/>
        </w:rPr>
      </w:pPr>
      <w:r>
        <w:rPr>
          <w:sz w:val="20"/>
          <w:szCs w:val="20"/>
        </w:rPr>
        <w:t>T</w:t>
      </w:r>
      <w:r w:rsidRPr="0061436E">
        <w:rPr>
          <w:sz w:val="20"/>
          <w:szCs w:val="20"/>
        </w:rPr>
        <w:t xml:space="preserve">he warhammer unit must consist of Shen or Ahoggya and the screen of medium / heavy troops with Long Weapons.  The formation should be displayed as Stone Mountain.  </w:t>
      </w:r>
    </w:p>
    <w:p w14:paraId="4B8BC029" w14:textId="77777777" w:rsidR="00C0475E" w:rsidRPr="0061436E" w:rsidRDefault="00C0475E" w:rsidP="00C0475E">
      <w:pPr>
        <w:rPr>
          <w:sz w:val="20"/>
          <w:szCs w:val="20"/>
        </w:rPr>
      </w:pPr>
    </w:p>
    <w:p w14:paraId="4B57B584" w14:textId="42609FE3" w:rsidR="00C0475E" w:rsidRPr="00DB5353" w:rsidRDefault="00C0475E" w:rsidP="00C0475E">
      <w:pPr>
        <w:rPr>
          <w:b/>
          <w:szCs w:val="20"/>
        </w:rPr>
      </w:pPr>
      <w:r w:rsidRPr="00DB5353">
        <w:rPr>
          <w:b/>
          <w:szCs w:val="20"/>
        </w:rPr>
        <w:t xml:space="preserve">17.  </w:t>
      </w:r>
      <w:r w:rsidRPr="00DB5353">
        <w:rPr>
          <w:b/>
          <w:szCs w:val="20"/>
        </w:rPr>
        <w:tab/>
        <w:t xml:space="preserve"> Bow of Hrugga</w:t>
      </w:r>
      <w:r>
        <w:rPr>
          <w:b/>
          <w:szCs w:val="20"/>
        </w:rPr>
        <w:t xml:space="preserve">  -  Surprise Formation</w:t>
      </w:r>
      <w:r w:rsidR="00B16B2E">
        <w:rPr>
          <w:b/>
          <w:szCs w:val="20"/>
        </w:rPr>
        <w:t xml:space="preserve">  -  </w:t>
      </w:r>
      <w:r w:rsidR="00B16B2E">
        <w:rPr>
          <w:b/>
          <w:szCs w:val="20"/>
        </w:rPr>
        <w:fldChar w:fldCharType="begin"/>
      </w:r>
      <w:r w:rsidR="00B16B2E">
        <w:rPr>
          <w:b/>
          <w:szCs w:val="20"/>
        </w:rPr>
        <w:instrText xml:space="preserve"> REF _Ref485070433 \r \h </w:instrText>
      </w:r>
      <w:r w:rsidR="00B16B2E">
        <w:rPr>
          <w:b/>
          <w:szCs w:val="20"/>
        </w:rPr>
      </w:r>
      <w:r w:rsidR="00B16B2E">
        <w:rPr>
          <w:b/>
          <w:szCs w:val="20"/>
        </w:rPr>
        <w:fldChar w:fldCharType="separate"/>
      </w:r>
      <w:r w:rsidR="00996996">
        <w:rPr>
          <w:b/>
          <w:szCs w:val="20"/>
        </w:rPr>
        <w:t>H6</w:t>
      </w:r>
      <w:r w:rsidR="00B16B2E">
        <w:rPr>
          <w:b/>
          <w:szCs w:val="20"/>
        </w:rPr>
        <w:fldChar w:fldCharType="end"/>
      </w:r>
    </w:p>
    <w:p w14:paraId="7EDB73DF" w14:textId="77777777" w:rsidR="00C0475E" w:rsidRPr="0061436E" w:rsidRDefault="00C0475E" w:rsidP="00C0475E">
      <w:pPr>
        <w:rPr>
          <w:sz w:val="20"/>
          <w:szCs w:val="20"/>
        </w:rPr>
      </w:pPr>
    </w:p>
    <w:p w14:paraId="43F939EF" w14:textId="77777777" w:rsidR="00C0475E" w:rsidRPr="0061436E" w:rsidRDefault="00C0475E" w:rsidP="00C0475E">
      <w:pPr>
        <w:rPr>
          <w:sz w:val="20"/>
          <w:szCs w:val="20"/>
        </w:rPr>
      </w:pPr>
      <w:r w:rsidRPr="0061436E">
        <w:rPr>
          <w:sz w:val="20"/>
          <w:szCs w:val="20"/>
        </w:rPr>
        <w:t>This formation consist of two phalanxes with a narrow gap between them.  A special unit of crack troops is poised at the rear of the phalanxes and at the moment contact is made these picked troops run down the lane between their two phalanxes and hit the foe in a powerful wedge.  The objective is to split the enemy in two (like a</w:t>
      </w:r>
      <w:r>
        <w:rPr>
          <w:sz w:val="20"/>
          <w:szCs w:val="20"/>
        </w:rPr>
        <w:t xml:space="preserve"> well endowed</w:t>
      </w:r>
      <w:r w:rsidRPr="0061436E">
        <w:rPr>
          <w:sz w:val="20"/>
          <w:szCs w:val="20"/>
        </w:rPr>
        <w:t xml:space="preserve"> Mriyan and choirboy) and force a gap which can be exploited by further troops from the rear ranks.   This is much favoured by Sa’alur and the Salarvyani (who prefer his manual to all others) often us it.  The Bow is known to other nations of course and it was used once, rather improbably, by the Nlyss against a </w:t>
      </w:r>
      <w:r w:rsidRPr="0061436E">
        <w:rPr>
          <w:sz w:val="20"/>
          <w:szCs w:val="20"/>
        </w:rPr>
        <w:lastRenderedPageBreak/>
        <w:t>punitive Muugalavyani expedition.  The scarlet clad battalions of the Four Palaces were so surprised that they would have lost the battle were it not for their superior magic.</w:t>
      </w:r>
    </w:p>
    <w:p w14:paraId="4B304C7B" w14:textId="77777777" w:rsidR="00C0475E" w:rsidRPr="0061436E" w:rsidRDefault="00C0475E" w:rsidP="00C0475E">
      <w:pPr>
        <w:rPr>
          <w:sz w:val="20"/>
          <w:szCs w:val="20"/>
        </w:rPr>
      </w:pPr>
    </w:p>
    <w:p w14:paraId="16F2EF8A" w14:textId="77777777" w:rsidR="00C0475E" w:rsidRDefault="00C0475E" w:rsidP="00C0475E">
      <w:pPr>
        <w:rPr>
          <w:sz w:val="20"/>
          <w:szCs w:val="20"/>
        </w:rPr>
      </w:pPr>
      <w:r w:rsidRPr="0061436E">
        <w:rPr>
          <w:sz w:val="20"/>
          <w:szCs w:val="20"/>
        </w:rPr>
        <w:t xml:space="preserve">The Warhammer unit must consist of medium troops with Quality of at least 15, or Ahoggya, Shen, Pacha Lei or Pe Choi.  The screen must be Medium / Heavy troops using Long Weapons.  Pe Choi get a +4 advantage on any melee rolls in the first round of melee if the surprise succeeds due to their speed.  The formation should be displayed as Stone Mountain.  </w:t>
      </w:r>
    </w:p>
    <w:p w14:paraId="00DC4758" w14:textId="77777777" w:rsidR="00C0475E" w:rsidRPr="0061436E" w:rsidRDefault="00C0475E" w:rsidP="00C0475E">
      <w:pPr>
        <w:rPr>
          <w:sz w:val="20"/>
          <w:szCs w:val="20"/>
        </w:rPr>
      </w:pPr>
    </w:p>
    <w:p w14:paraId="1DA9B604" w14:textId="77777777" w:rsidR="00C0475E" w:rsidRPr="00DB5353" w:rsidRDefault="00C0475E" w:rsidP="00C0475E">
      <w:pPr>
        <w:numPr>
          <w:ilvl w:val="0"/>
          <w:numId w:val="19"/>
        </w:numPr>
        <w:rPr>
          <w:b/>
          <w:szCs w:val="20"/>
        </w:rPr>
      </w:pPr>
      <w:r w:rsidRPr="00DB5353">
        <w:rPr>
          <w:b/>
          <w:szCs w:val="20"/>
        </w:rPr>
        <w:t>Two Moons</w:t>
      </w:r>
    </w:p>
    <w:p w14:paraId="12B87007" w14:textId="77777777" w:rsidR="00C0475E" w:rsidRPr="0061436E" w:rsidRDefault="00C0475E" w:rsidP="00C0475E">
      <w:pPr>
        <w:rPr>
          <w:sz w:val="20"/>
          <w:szCs w:val="20"/>
        </w:rPr>
      </w:pPr>
    </w:p>
    <w:p w14:paraId="48AE80D7" w14:textId="77777777" w:rsidR="00C0475E" w:rsidRPr="0061436E" w:rsidRDefault="00C0475E" w:rsidP="00C0475E">
      <w:pPr>
        <w:rPr>
          <w:sz w:val="20"/>
          <w:szCs w:val="20"/>
        </w:rPr>
      </w:pPr>
      <w:r w:rsidRPr="0061436E">
        <w:rPr>
          <w:sz w:val="20"/>
          <w:szCs w:val="20"/>
        </w:rPr>
        <w:t xml:space="preserve">This is a positional defence formation.  It consists of a large semi-circle of troops with a smaller and more compact semi circle in the centre.  If the two flanks can be anchored against suitable terrain (ie the walls of a mountain pass) this is difficult to overcome.  Sa’alur lists this as a defensive army formation, calling it The Pupil of the Eye and suggests that the </w:t>
      </w:r>
      <w:r w:rsidRPr="00B671C7">
        <w:rPr>
          <w:b/>
          <w:bCs/>
          <w:sz w:val="20"/>
          <w:szCs w:val="20"/>
        </w:rPr>
        <w:t>outer</w:t>
      </w:r>
      <w:r w:rsidRPr="0061436E">
        <w:rPr>
          <w:sz w:val="20"/>
          <w:szCs w:val="20"/>
        </w:rPr>
        <w:t xml:space="preserve"> semi-circle be composed of lighter troops with missiles and the </w:t>
      </w:r>
      <w:r w:rsidRPr="00B671C7">
        <w:rPr>
          <w:b/>
          <w:bCs/>
          <w:sz w:val="20"/>
          <w:szCs w:val="20"/>
        </w:rPr>
        <w:t>inner</w:t>
      </w:r>
      <w:r w:rsidRPr="0061436E">
        <w:rPr>
          <w:sz w:val="20"/>
          <w:szCs w:val="20"/>
        </w:rPr>
        <w:t xml:space="preserve"> one of a dense body of heavy infantry.  The deployment is used by all nations, including smaller ones (ie Ghatoni, Pijenani, Nlyss etc).  It was also adopted by the ill fated Gurek of the White Sun (YK), which trapped by a greatly superior force of Shunned Ones at the base of Pachalim Cliff in 1983 AS.  Although they were eventually slain to the last warrior they managed to kill nearly triple their number of Shunned Ones.</w:t>
      </w:r>
    </w:p>
    <w:p w14:paraId="69919474" w14:textId="77777777" w:rsidR="00C0475E" w:rsidRPr="0061436E" w:rsidRDefault="00C0475E" w:rsidP="00C0475E">
      <w:pPr>
        <w:rPr>
          <w:sz w:val="20"/>
          <w:szCs w:val="20"/>
        </w:rPr>
      </w:pPr>
    </w:p>
    <w:p w14:paraId="10F90E4B" w14:textId="39C72858" w:rsidR="00C0475E" w:rsidRDefault="00C0475E" w:rsidP="00C0475E">
      <w:pPr>
        <w:rPr>
          <w:b/>
          <w:bCs/>
          <w:sz w:val="20"/>
          <w:szCs w:val="20"/>
        </w:rPr>
      </w:pPr>
      <w:r w:rsidRPr="0061436E">
        <w:rPr>
          <w:sz w:val="20"/>
          <w:szCs w:val="20"/>
        </w:rPr>
        <w:t xml:space="preserve">The </w:t>
      </w:r>
      <w:r w:rsidRPr="00B671C7">
        <w:rPr>
          <w:b/>
          <w:bCs/>
          <w:sz w:val="20"/>
          <w:szCs w:val="20"/>
        </w:rPr>
        <w:t>inner</w:t>
      </w:r>
      <w:r w:rsidRPr="0061436E">
        <w:rPr>
          <w:sz w:val="20"/>
          <w:szCs w:val="20"/>
        </w:rPr>
        <w:t xml:space="preserve"> troops must be heavy / medium, the </w:t>
      </w:r>
      <w:r w:rsidRPr="00B671C7">
        <w:rPr>
          <w:b/>
          <w:bCs/>
          <w:sz w:val="20"/>
          <w:szCs w:val="20"/>
        </w:rPr>
        <w:t>outer</w:t>
      </w:r>
      <w:r w:rsidRPr="0061436E">
        <w:rPr>
          <w:sz w:val="20"/>
          <w:szCs w:val="20"/>
        </w:rPr>
        <w:t xml:space="preserve"> troops</w:t>
      </w:r>
      <w:r w:rsidR="00C07D7B">
        <w:rPr>
          <w:sz w:val="20"/>
          <w:szCs w:val="20"/>
        </w:rPr>
        <w:t xml:space="preserve"> medium or light missile troops</w:t>
      </w:r>
      <w:r w:rsidRPr="0061436E">
        <w:rPr>
          <w:sz w:val="20"/>
          <w:szCs w:val="20"/>
        </w:rPr>
        <w:t>.  They will often try to set up the Claws of Mnakhis to support the outer line.</w:t>
      </w:r>
      <w:r w:rsidR="00385E7E">
        <w:rPr>
          <w:sz w:val="20"/>
          <w:szCs w:val="20"/>
        </w:rPr>
        <w:t xml:space="preserve">  </w:t>
      </w:r>
      <w:r w:rsidR="00385E7E" w:rsidRPr="00385E7E">
        <w:rPr>
          <w:b/>
          <w:bCs/>
          <w:sz w:val="20"/>
          <w:szCs w:val="20"/>
        </w:rPr>
        <w:t>The missile troops LoS is not blocked by the heavy infantry.</w:t>
      </w:r>
    </w:p>
    <w:p w14:paraId="0E2B4BE5" w14:textId="77777777" w:rsidR="00C07D7B" w:rsidRDefault="00C07D7B" w:rsidP="00C0475E">
      <w:pPr>
        <w:rPr>
          <w:b/>
          <w:bCs/>
          <w:sz w:val="20"/>
          <w:szCs w:val="20"/>
        </w:rPr>
      </w:pPr>
    </w:p>
    <w:p w14:paraId="7F2A6011" w14:textId="3A0E3EEC" w:rsidR="00C07D7B" w:rsidRDefault="00C07D7B" w:rsidP="00C0475E">
      <w:pPr>
        <w:rPr>
          <w:sz w:val="20"/>
          <w:szCs w:val="20"/>
        </w:rPr>
      </w:pPr>
      <w:r w:rsidRPr="00C07D7B">
        <w:rPr>
          <w:sz w:val="20"/>
          <w:szCs w:val="20"/>
        </w:rPr>
        <w:t>All frontal melee attacks are made against the inner troops, otherwise against the outer troops. Missile attacks may choose which unit to target.</w:t>
      </w:r>
      <w:r w:rsidR="00B671C7">
        <w:rPr>
          <w:sz w:val="20"/>
          <w:szCs w:val="20"/>
        </w:rPr>
        <w:t xml:space="preserve">  </w:t>
      </w:r>
    </w:p>
    <w:p w14:paraId="22751260" w14:textId="77777777" w:rsidR="00C07D7B" w:rsidRDefault="00C07D7B" w:rsidP="00C0475E">
      <w:pPr>
        <w:rPr>
          <w:sz w:val="20"/>
          <w:szCs w:val="20"/>
        </w:rPr>
      </w:pPr>
    </w:p>
    <w:p w14:paraId="1AD29CAC" w14:textId="57E9C230" w:rsidR="00081C84" w:rsidRPr="00081C84" w:rsidRDefault="00081C84" w:rsidP="00081C84">
      <w:pPr>
        <w:rPr>
          <w:sz w:val="20"/>
          <w:szCs w:val="20"/>
        </w:rPr>
      </w:pPr>
      <w:r w:rsidRPr="00081C84">
        <w:rPr>
          <w:b/>
          <w:bCs/>
          <w:sz w:val="20"/>
          <w:szCs w:val="20"/>
        </w:rPr>
        <w:t>Movement</w:t>
      </w:r>
      <w:r w:rsidRPr="00081C84">
        <w:rPr>
          <w:sz w:val="20"/>
          <w:szCs w:val="20"/>
        </w:rPr>
        <w:t xml:space="preserve">   -   </w:t>
      </w:r>
      <w:r>
        <w:rPr>
          <w:sz w:val="20"/>
          <w:szCs w:val="20"/>
        </w:rPr>
        <w:t>Zero.  Units in this formation cannot move</w:t>
      </w:r>
      <w:r w:rsidRPr="00081C84">
        <w:rPr>
          <w:sz w:val="20"/>
          <w:szCs w:val="20"/>
        </w:rPr>
        <w:t xml:space="preserve">.  </w:t>
      </w:r>
    </w:p>
    <w:p w14:paraId="1CD1419C" w14:textId="43B8EA33" w:rsidR="00081C84" w:rsidRPr="00081C84" w:rsidRDefault="00081C84" w:rsidP="00081C84">
      <w:pPr>
        <w:rPr>
          <w:sz w:val="20"/>
          <w:szCs w:val="20"/>
        </w:rPr>
      </w:pPr>
      <w:r w:rsidRPr="00081C84">
        <w:rPr>
          <w:b/>
          <w:bCs/>
          <w:sz w:val="20"/>
          <w:szCs w:val="20"/>
        </w:rPr>
        <w:t>Zones</w:t>
      </w:r>
      <w:r w:rsidRPr="00081C84">
        <w:rPr>
          <w:sz w:val="20"/>
          <w:szCs w:val="20"/>
        </w:rPr>
        <w:tab/>
        <w:t>-  The only Zone projected is a</w:t>
      </w:r>
      <w:r>
        <w:rPr>
          <w:sz w:val="20"/>
          <w:szCs w:val="20"/>
        </w:rPr>
        <w:t xml:space="preserve"> </w:t>
      </w:r>
      <w:r w:rsidRPr="00081C84">
        <w:rPr>
          <w:sz w:val="20"/>
          <w:szCs w:val="20"/>
        </w:rPr>
        <w:t>FMZ</w:t>
      </w:r>
      <w:r>
        <w:rPr>
          <w:sz w:val="20"/>
          <w:szCs w:val="20"/>
        </w:rPr>
        <w:t xml:space="preserve"> in the direction it is facing but this is </w:t>
      </w:r>
      <w:r w:rsidRPr="00081C84">
        <w:rPr>
          <w:b/>
          <w:bCs/>
          <w:sz w:val="20"/>
          <w:szCs w:val="20"/>
        </w:rPr>
        <w:t>150mm.</w:t>
      </w:r>
    </w:p>
    <w:p w14:paraId="22CED052" w14:textId="3D9E8493" w:rsidR="00081C84" w:rsidRDefault="00081C84" w:rsidP="00081C84">
      <w:pPr>
        <w:ind w:left="720" w:hanging="720"/>
        <w:rPr>
          <w:sz w:val="20"/>
          <w:szCs w:val="20"/>
        </w:rPr>
      </w:pPr>
      <w:r w:rsidRPr="00081C84">
        <w:rPr>
          <w:b/>
          <w:bCs/>
          <w:sz w:val="20"/>
          <w:szCs w:val="20"/>
        </w:rPr>
        <w:t>Melee</w:t>
      </w:r>
      <w:r>
        <w:rPr>
          <w:b/>
          <w:bCs/>
          <w:sz w:val="20"/>
          <w:szCs w:val="20"/>
        </w:rPr>
        <w:t xml:space="preserve">  -</w:t>
      </w:r>
      <w:r w:rsidRPr="00081C84">
        <w:rPr>
          <w:sz w:val="20"/>
          <w:szCs w:val="20"/>
        </w:rPr>
        <w:tab/>
        <w:t xml:space="preserve">In </w:t>
      </w:r>
      <w:r>
        <w:rPr>
          <w:sz w:val="20"/>
          <w:szCs w:val="20"/>
        </w:rPr>
        <w:t xml:space="preserve">frontal </w:t>
      </w:r>
      <w:r w:rsidRPr="00081C84">
        <w:rPr>
          <w:sz w:val="20"/>
          <w:szCs w:val="20"/>
        </w:rPr>
        <w:t xml:space="preserve">melee it does not move on a </w:t>
      </w:r>
      <w:r w:rsidRPr="00081C84">
        <w:rPr>
          <w:b/>
          <w:bCs/>
          <w:sz w:val="20"/>
          <w:szCs w:val="20"/>
        </w:rPr>
        <w:t>Push Back or Recoil</w:t>
      </w:r>
      <w:r w:rsidRPr="00081C84">
        <w:rPr>
          <w:sz w:val="20"/>
          <w:szCs w:val="20"/>
        </w:rPr>
        <w:t xml:space="preserve"> result but takes an additional Melee QC on a</w:t>
      </w:r>
      <w:r>
        <w:rPr>
          <w:sz w:val="20"/>
          <w:szCs w:val="20"/>
        </w:rPr>
        <w:t xml:space="preserve"> </w:t>
      </w:r>
      <w:r w:rsidRPr="00081C84">
        <w:rPr>
          <w:b/>
          <w:bCs/>
          <w:sz w:val="20"/>
          <w:szCs w:val="20"/>
        </w:rPr>
        <w:t>Recoil</w:t>
      </w:r>
      <w:r w:rsidRPr="00081C84">
        <w:rPr>
          <w:sz w:val="20"/>
          <w:szCs w:val="20"/>
        </w:rPr>
        <w:t xml:space="preserve"> Result (not PB). </w:t>
      </w:r>
    </w:p>
    <w:p w14:paraId="7AFFAD86" w14:textId="70A84C28" w:rsidR="00B671C7" w:rsidRPr="00B671C7" w:rsidRDefault="00B671C7" w:rsidP="00B671C7">
      <w:pPr>
        <w:rPr>
          <w:sz w:val="20"/>
          <w:szCs w:val="20"/>
        </w:rPr>
      </w:pPr>
      <w:r>
        <w:rPr>
          <w:b/>
          <w:bCs/>
          <w:sz w:val="20"/>
          <w:szCs w:val="20"/>
        </w:rPr>
        <w:tab/>
      </w:r>
      <w:r w:rsidRPr="00B671C7">
        <w:rPr>
          <w:sz w:val="20"/>
          <w:szCs w:val="20"/>
        </w:rPr>
        <w:t xml:space="preserve">If deployment by some inept Kerdu who has not been properly trained in the military academies of Ssa’atis has been so inept that it </w:t>
      </w:r>
      <w:r w:rsidRPr="00B671C7">
        <w:rPr>
          <w:b/>
          <w:bCs/>
          <w:sz w:val="20"/>
          <w:szCs w:val="20"/>
        </w:rPr>
        <w:t>is attacked in flank or rear</w:t>
      </w:r>
      <w:r w:rsidRPr="00B671C7">
        <w:rPr>
          <w:sz w:val="20"/>
          <w:szCs w:val="20"/>
        </w:rPr>
        <w:t xml:space="preserve"> it can never reface, the + 4 modifier does ot change and it breaks if it receives a PB or Recoil result.</w:t>
      </w:r>
    </w:p>
    <w:p w14:paraId="24F0B5C5" w14:textId="77777777" w:rsidR="00081C84" w:rsidRDefault="00081C84" w:rsidP="00081C84">
      <w:pPr>
        <w:rPr>
          <w:sz w:val="20"/>
          <w:szCs w:val="20"/>
        </w:rPr>
      </w:pPr>
    </w:p>
    <w:p w14:paraId="1015B39C" w14:textId="3A366CFA" w:rsidR="00B671C7" w:rsidRPr="00C07D7B" w:rsidRDefault="00B671C7" w:rsidP="00B671C7">
      <w:pPr>
        <w:rPr>
          <w:sz w:val="20"/>
          <w:szCs w:val="20"/>
        </w:rPr>
      </w:pPr>
      <w:r w:rsidRPr="00395731">
        <w:rPr>
          <w:sz w:val="20"/>
          <w:szCs w:val="20"/>
          <w:highlight w:val="yellow"/>
        </w:rPr>
        <w:t xml:space="preserve">[If this gets used much </w:t>
      </w:r>
      <w:r>
        <w:rPr>
          <w:sz w:val="20"/>
          <w:szCs w:val="20"/>
          <w:highlight w:val="yellow"/>
        </w:rPr>
        <w:t>may</w:t>
      </w:r>
      <w:r w:rsidRPr="00395731">
        <w:rPr>
          <w:sz w:val="20"/>
          <w:szCs w:val="20"/>
          <w:highlight w:val="yellow"/>
        </w:rPr>
        <w:t xml:space="preserve"> write </w:t>
      </w:r>
      <w:r>
        <w:rPr>
          <w:sz w:val="20"/>
          <w:szCs w:val="20"/>
          <w:highlight w:val="yellow"/>
        </w:rPr>
        <w:t xml:space="preserve">more </w:t>
      </w:r>
      <w:r w:rsidRPr="00395731">
        <w:rPr>
          <w:sz w:val="20"/>
          <w:szCs w:val="20"/>
          <w:highlight w:val="yellow"/>
        </w:rPr>
        <w:t>specific rules as for 19 &amp; 26]</w:t>
      </w:r>
    </w:p>
    <w:p w14:paraId="23626050" w14:textId="77777777" w:rsidR="00B671C7" w:rsidRDefault="00B671C7" w:rsidP="00081C84">
      <w:pPr>
        <w:rPr>
          <w:sz w:val="20"/>
          <w:szCs w:val="20"/>
        </w:rPr>
      </w:pPr>
    </w:p>
    <w:p w14:paraId="68D72A3B" w14:textId="02507629" w:rsidR="00C0475E" w:rsidRPr="00DB5353" w:rsidRDefault="00C0475E" w:rsidP="00C0475E">
      <w:pPr>
        <w:numPr>
          <w:ilvl w:val="0"/>
          <w:numId w:val="19"/>
        </w:numPr>
        <w:rPr>
          <w:b/>
          <w:szCs w:val="20"/>
        </w:rPr>
      </w:pPr>
      <w:r w:rsidRPr="00DB5353">
        <w:rPr>
          <w:b/>
          <w:szCs w:val="20"/>
        </w:rPr>
        <w:t>Meadow of Death</w:t>
      </w:r>
      <w:r w:rsidR="0019746E">
        <w:rPr>
          <w:b/>
          <w:szCs w:val="20"/>
        </w:rPr>
        <w:t xml:space="preserve">  -  </w:t>
      </w:r>
      <w:r w:rsidR="0019746E">
        <w:rPr>
          <w:b/>
          <w:szCs w:val="20"/>
        </w:rPr>
        <w:fldChar w:fldCharType="begin"/>
      </w:r>
      <w:r w:rsidR="0019746E">
        <w:rPr>
          <w:b/>
          <w:szCs w:val="20"/>
        </w:rPr>
        <w:instrText xml:space="preserve"> REF _Ref484858216 \r \h </w:instrText>
      </w:r>
      <w:r w:rsidR="0019746E">
        <w:rPr>
          <w:b/>
          <w:szCs w:val="20"/>
        </w:rPr>
      </w:r>
      <w:r w:rsidR="0019746E">
        <w:rPr>
          <w:b/>
          <w:szCs w:val="20"/>
        </w:rPr>
        <w:fldChar w:fldCharType="separate"/>
      </w:r>
      <w:r w:rsidR="00996996">
        <w:rPr>
          <w:b/>
          <w:szCs w:val="20"/>
        </w:rPr>
        <w:t>H.5.4</w:t>
      </w:r>
      <w:r w:rsidR="0019746E">
        <w:rPr>
          <w:b/>
          <w:szCs w:val="20"/>
        </w:rPr>
        <w:fldChar w:fldCharType="end"/>
      </w:r>
    </w:p>
    <w:p w14:paraId="217BF719" w14:textId="77777777" w:rsidR="00C0475E" w:rsidRPr="0061436E" w:rsidRDefault="00C0475E" w:rsidP="00C0475E">
      <w:pPr>
        <w:rPr>
          <w:sz w:val="20"/>
          <w:szCs w:val="20"/>
        </w:rPr>
      </w:pPr>
    </w:p>
    <w:p w14:paraId="2BC32F82" w14:textId="77777777" w:rsidR="00C0475E" w:rsidRPr="0061436E" w:rsidRDefault="00C0475E" w:rsidP="00C0475E">
      <w:pPr>
        <w:rPr>
          <w:sz w:val="20"/>
          <w:szCs w:val="20"/>
        </w:rPr>
      </w:pPr>
      <w:r w:rsidRPr="0061436E">
        <w:rPr>
          <w:sz w:val="20"/>
          <w:szCs w:val="20"/>
        </w:rPr>
        <w:t xml:space="preserve">This </w:t>
      </w:r>
      <w:r>
        <w:rPr>
          <w:sz w:val="20"/>
          <w:szCs w:val="20"/>
        </w:rPr>
        <w:t xml:space="preserve">is a </w:t>
      </w:r>
      <w:r w:rsidRPr="003B75B0">
        <w:rPr>
          <w:b/>
          <w:sz w:val="20"/>
          <w:szCs w:val="20"/>
        </w:rPr>
        <w:t>mixed formation</w:t>
      </w:r>
      <w:r>
        <w:rPr>
          <w:sz w:val="20"/>
          <w:szCs w:val="20"/>
        </w:rPr>
        <w:t xml:space="preserve"> consisting </w:t>
      </w:r>
      <w:r w:rsidRPr="0061436E">
        <w:rPr>
          <w:sz w:val="20"/>
          <w:szCs w:val="20"/>
        </w:rPr>
        <w:t xml:space="preserve">of two interpenetrating units trained to work together;  a unit of heavy or medium troops </w:t>
      </w:r>
      <w:r>
        <w:rPr>
          <w:sz w:val="20"/>
          <w:szCs w:val="20"/>
        </w:rPr>
        <w:t>and a unit of missile troops</w:t>
      </w:r>
      <w:r w:rsidRPr="0061436E">
        <w:rPr>
          <w:sz w:val="20"/>
          <w:szCs w:val="20"/>
        </w:rPr>
        <w:t xml:space="preserve">.  As the two units advance in open order the missile troops fire while their comrades cover them and themselves with their shields.  When contact is made the missile troops run back through the ranks and form up again elsewhere, ideally where they can still pour fire into the foe.  </w:t>
      </w:r>
      <w:r>
        <w:rPr>
          <w:sz w:val="20"/>
          <w:szCs w:val="20"/>
        </w:rPr>
        <w:t>Associated skirmishers</w:t>
      </w:r>
      <w:r w:rsidRPr="0061436E">
        <w:rPr>
          <w:sz w:val="20"/>
          <w:szCs w:val="20"/>
        </w:rPr>
        <w:t xml:space="preserve"> can also be ordered to run round the rear of the enemy and harass its flanks and rear.  This is a typical YK formation, since the missile unit</w:t>
      </w:r>
      <w:r>
        <w:rPr>
          <w:sz w:val="20"/>
          <w:szCs w:val="20"/>
        </w:rPr>
        <w:t xml:space="preserve"> and skirmishers are</w:t>
      </w:r>
      <w:r w:rsidRPr="0061436E">
        <w:rPr>
          <w:sz w:val="20"/>
          <w:szCs w:val="20"/>
        </w:rPr>
        <w:t xml:space="preserve"> often composed of the younger sons, wives and daughters of the troops in the main body.  Other types of nation use this formation sparingly, particularly with Ahoggya and Shen;  the Legion of Guruggma once presented their neatly dismembered Kerdudalkoi to the Muugalavyani after he attempted to force them into this formation.</w:t>
      </w:r>
    </w:p>
    <w:p w14:paraId="468DA64F" w14:textId="77777777" w:rsidR="00C0475E" w:rsidRPr="0061436E" w:rsidRDefault="00C0475E" w:rsidP="00C0475E">
      <w:pPr>
        <w:rPr>
          <w:sz w:val="20"/>
          <w:szCs w:val="20"/>
        </w:rPr>
      </w:pPr>
    </w:p>
    <w:p w14:paraId="4331FCBD" w14:textId="77777777" w:rsidR="00C0475E" w:rsidRPr="00DB5353" w:rsidRDefault="00C0475E" w:rsidP="00C0475E">
      <w:pPr>
        <w:numPr>
          <w:ilvl w:val="0"/>
          <w:numId w:val="19"/>
        </w:numPr>
        <w:rPr>
          <w:b/>
          <w:szCs w:val="20"/>
        </w:rPr>
      </w:pPr>
      <w:r w:rsidRPr="00DB5353">
        <w:rPr>
          <w:b/>
          <w:szCs w:val="20"/>
        </w:rPr>
        <w:t>Ghar of the Deeps</w:t>
      </w:r>
    </w:p>
    <w:p w14:paraId="6FB9C8E8" w14:textId="77777777" w:rsidR="00C0475E" w:rsidRPr="00DB5353" w:rsidRDefault="00C0475E" w:rsidP="00C0475E">
      <w:pPr>
        <w:rPr>
          <w:szCs w:val="20"/>
        </w:rPr>
      </w:pPr>
    </w:p>
    <w:p w14:paraId="455D5BD9" w14:textId="58CBFD0A" w:rsidR="00C0475E" w:rsidRDefault="00C0475E" w:rsidP="00C0475E">
      <w:pPr>
        <w:rPr>
          <w:sz w:val="20"/>
          <w:szCs w:val="20"/>
        </w:rPr>
      </w:pPr>
      <w:r w:rsidRPr="0061436E">
        <w:rPr>
          <w:sz w:val="20"/>
          <w:szCs w:val="20"/>
        </w:rPr>
        <w:t xml:space="preserve">This is not an independent formation but an additional deployment which can be added to certain other formations (1, 2, 5, 6, 7, 8, 12, 13, 15, 16, 17).  The unit is ordered to form a shield wall to their front and left, those in the centre holding their shields over their heads, those on the right slinging their shields to the right.  The formation then moves (apart from 7 &amp; 8 which in this formation are immobile) at a </w:t>
      </w:r>
      <w:r w:rsidR="00E02DD2">
        <w:rPr>
          <w:sz w:val="20"/>
          <w:szCs w:val="20"/>
        </w:rPr>
        <w:t xml:space="preserve">30degree </w:t>
      </w:r>
      <w:r w:rsidRPr="0061436E">
        <w:rPr>
          <w:sz w:val="20"/>
          <w:szCs w:val="20"/>
        </w:rPr>
        <w:t xml:space="preserve">diagonal as a Ghar does shielded from missile fire.  This is common when attacking higher fortifications, or when badly outmatched in missile fire.  All nations are familiar with the formation.  </w:t>
      </w:r>
    </w:p>
    <w:p w14:paraId="29997F81" w14:textId="77777777" w:rsidR="00C0475E" w:rsidRDefault="00C0475E" w:rsidP="00C0475E">
      <w:pPr>
        <w:rPr>
          <w:sz w:val="20"/>
          <w:szCs w:val="20"/>
        </w:rPr>
      </w:pPr>
    </w:p>
    <w:p w14:paraId="00BD5261" w14:textId="77777777" w:rsidR="00C0475E" w:rsidRPr="0061436E" w:rsidRDefault="00C0475E" w:rsidP="00C0475E">
      <w:pPr>
        <w:rPr>
          <w:sz w:val="20"/>
          <w:szCs w:val="20"/>
        </w:rPr>
      </w:pPr>
      <w:r>
        <w:rPr>
          <w:sz w:val="20"/>
          <w:szCs w:val="20"/>
        </w:rPr>
        <w:t xml:space="preserve">It will triple defence strength against missiles.  However, if meleed by an enemy unit it must use the F20 Ghar line on the Formation vs formation table which is highly disadvantageous.  </w:t>
      </w:r>
      <w:r w:rsidRPr="0061436E">
        <w:rPr>
          <w:sz w:val="20"/>
          <w:szCs w:val="20"/>
        </w:rPr>
        <w:t xml:space="preserve"> Movement is </w:t>
      </w:r>
      <w:r>
        <w:rPr>
          <w:sz w:val="20"/>
          <w:szCs w:val="20"/>
        </w:rPr>
        <w:t>halved</w:t>
      </w:r>
      <w:r w:rsidRPr="0061436E">
        <w:rPr>
          <w:sz w:val="20"/>
          <w:szCs w:val="20"/>
        </w:rPr>
        <w:t xml:space="preserve"> in Ghar.</w:t>
      </w:r>
    </w:p>
    <w:p w14:paraId="7A0E16E5" w14:textId="77777777" w:rsidR="00C0475E" w:rsidRDefault="00C0475E" w:rsidP="00C0475E">
      <w:pPr>
        <w:rPr>
          <w:sz w:val="20"/>
          <w:szCs w:val="20"/>
        </w:rPr>
      </w:pPr>
    </w:p>
    <w:p w14:paraId="26BF517B" w14:textId="77777777" w:rsidR="00C0475E" w:rsidRPr="00453B2D" w:rsidRDefault="00C0475E" w:rsidP="00C0475E">
      <w:pPr>
        <w:numPr>
          <w:ilvl w:val="0"/>
          <w:numId w:val="19"/>
        </w:numPr>
        <w:rPr>
          <w:b/>
        </w:rPr>
      </w:pPr>
      <w:r w:rsidRPr="00453B2D">
        <w:rPr>
          <w:b/>
        </w:rPr>
        <w:t>Curtain of Unseeing</w:t>
      </w:r>
    </w:p>
    <w:p w14:paraId="14A5AD0F" w14:textId="77777777" w:rsidR="00C0475E" w:rsidRPr="00DB5353" w:rsidRDefault="00C0475E" w:rsidP="00C0475E">
      <w:pPr>
        <w:rPr>
          <w:szCs w:val="20"/>
        </w:rPr>
      </w:pPr>
    </w:p>
    <w:p w14:paraId="32ECD5F7" w14:textId="77777777" w:rsidR="00C0475E" w:rsidRDefault="00C0475E" w:rsidP="00C0475E">
      <w:pPr>
        <w:rPr>
          <w:sz w:val="20"/>
          <w:szCs w:val="20"/>
        </w:rPr>
      </w:pPr>
      <w:r w:rsidRPr="0061436E">
        <w:rPr>
          <w:sz w:val="20"/>
          <w:szCs w:val="20"/>
        </w:rPr>
        <w:lastRenderedPageBreak/>
        <w:t>This not a true formation but is a trick devised by Ssanmiren.  To create confusion and prevent the discernment of one’s deployment, particularly by Hlaka, troops are trained to stamp their feet and create a cloud of dust (so this does not work well on muddy fields  -  specify in the scenario if it is not permitted).  While this conceals and discomfits ones own troops in many battlefield situations it is often the only means of maintaining tactical secrecy;  while spells can be used as well they have many drawbacks.  The Curtain is therefore a common defense against the Hlaka;  as the Tsolyani adage has it “The best answer to the Hlaka is a mouthful of dust  -  or an arrow in the belly”.  The Curtain is sometimes used at army level, as well as by individual units.  Formations 1-19 + 22 can use this</w:t>
      </w:r>
      <w:r>
        <w:rPr>
          <w:sz w:val="20"/>
          <w:szCs w:val="20"/>
        </w:rPr>
        <w:t xml:space="preserve">.  </w:t>
      </w:r>
    </w:p>
    <w:p w14:paraId="42D94371" w14:textId="77777777" w:rsidR="00C0475E" w:rsidRDefault="00C0475E" w:rsidP="00C0475E">
      <w:pPr>
        <w:rPr>
          <w:sz w:val="20"/>
          <w:szCs w:val="20"/>
        </w:rPr>
      </w:pPr>
    </w:p>
    <w:p w14:paraId="23FD104F" w14:textId="02A5E458" w:rsidR="00C0475E" w:rsidRPr="0061436E" w:rsidRDefault="00CE5254" w:rsidP="00C0475E">
      <w:pPr>
        <w:rPr>
          <w:sz w:val="20"/>
          <w:szCs w:val="20"/>
        </w:rPr>
      </w:pPr>
      <w:r>
        <w:rPr>
          <w:sz w:val="20"/>
          <w:szCs w:val="20"/>
        </w:rPr>
        <w:t>It gives the unit using the Curtain heavy cover</w:t>
      </w:r>
      <w:r w:rsidR="00C0475E">
        <w:rPr>
          <w:sz w:val="20"/>
          <w:szCs w:val="20"/>
        </w:rPr>
        <w:t xml:space="preserve"> against missile fire, and it, and units within 200mm of the Curtain unit are not spottable by Hlaka.</w:t>
      </w:r>
      <w:r>
        <w:rPr>
          <w:sz w:val="20"/>
          <w:szCs w:val="20"/>
        </w:rPr>
        <w:t xml:space="preserve">  The unit within the Curtain may not fire and moves at half speed [and all ability to react to enemy flank attacks etc is lost].  The Curtain</w:t>
      </w:r>
      <w:r w:rsidR="00C0475E" w:rsidRPr="0061436E">
        <w:rPr>
          <w:sz w:val="20"/>
          <w:szCs w:val="20"/>
        </w:rPr>
        <w:t xml:space="preserve"> automatically stops on contact with the enemy</w:t>
      </w:r>
      <w:r>
        <w:rPr>
          <w:sz w:val="20"/>
          <w:szCs w:val="20"/>
        </w:rPr>
        <w:t xml:space="preserve"> but</w:t>
      </w:r>
      <w:r w:rsidR="00C0475E">
        <w:rPr>
          <w:sz w:val="20"/>
          <w:szCs w:val="20"/>
        </w:rPr>
        <w:t xml:space="preserve"> for the first round in melee </w:t>
      </w:r>
      <w:r>
        <w:rPr>
          <w:sz w:val="20"/>
          <w:szCs w:val="20"/>
        </w:rPr>
        <w:t>the unit</w:t>
      </w:r>
      <w:r w:rsidR="00C0475E">
        <w:rPr>
          <w:sz w:val="20"/>
          <w:szCs w:val="20"/>
        </w:rPr>
        <w:t xml:space="preserve"> uses the F21 line on the F vs F table</w:t>
      </w:r>
      <w:r w:rsidR="00C0475E" w:rsidRPr="0061436E">
        <w:rPr>
          <w:sz w:val="20"/>
          <w:szCs w:val="20"/>
        </w:rPr>
        <w:t xml:space="preserve">.  </w:t>
      </w:r>
    </w:p>
    <w:p w14:paraId="3E675A66" w14:textId="77777777" w:rsidR="00C0475E" w:rsidRPr="0061436E" w:rsidRDefault="00C0475E" w:rsidP="00C0475E">
      <w:pPr>
        <w:rPr>
          <w:sz w:val="20"/>
          <w:szCs w:val="20"/>
        </w:rPr>
      </w:pPr>
    </w:p>
    <w:p w14:paraId="1E03E1A2" w14:textId="008D3DD6" w:rsidR="00C0475E" w:rsidRPr="00DB5353" w:rsidRDefault="00C0475E" w:rsidP="00C0475E">
      <w:pPr>
        <w:pStyle w:val="Heading2"/>
        <w:rPr>
          <w:b w:val="0"/>
          <w:sz w:val="24"/>
        </w:rPr>
      </w:pPr>
      <w:r w:rsidRPr="00DB5353">
        <w:rPr>
          <w:sz w:val="24"/>
        </w:rPr>
        <w:t xml:space="preserve">22. </w:t>
      </w:r>
      <w:r w:rsidR="00E02DD2">
        <w:rPr>
          <w:sz w:val="24"/>
        </w:rPr>
        <w:t xml:space="preserve"> </w:t>
      </w:r>
      <w:r w:rsidRPr="00DB5353">
        <w:rPr>
          <w:sz w:val="24"/>
        </w:rPr>
        <w:t xml:space="preserve"> </w:t>
      </w:r>
      <w:r w:rsidR="00E02DD2">
        <w:rPr>
          <w:sz w:val="24"/>
        </w:rPr>
        <w:tab/>
      </w:r>
      <w:r w:rsidRPr="00DB5353">
        <w:rPr>
          <w:sz w:val="24"/>
        </w:rPr>
        <w:t>The Chiming Anklets of Dlamelish / Shirringgayi / Kirrineb / Yilrana</w:t>
      </w:r>
      <w:r w:rsidR="0019746E">
        <w:rPr>
          <w:sz w:val="24"/>
        </w:rPr>
        <w:t xml:space="preserve"> </w:t>
      </w:r>
      <w:r w:rsidR="00E02DD2">
        <w:rPr>
          <w:sz w:val="24"/>
        </w:rPr>
        <w:t xml:space="preserve"> -  </w:t>
      </w:r>
      <w:r w:rsidR="00E02DD2">
        <w:rPr>
          <w:sz w:val="24"/>
        </w:rPr>
        <w:fldChar w:fldCharType="begin"/>
      </w:r>
      <w:r w:rsidR="00E02DD2">
        <w:rPr>
          <w:sz w:val="24"/>
        </w:rPr>
        <w:instrText xml:space="preserve"> REF _Ref5409961 \r \h </w:instrText>
      </w:r>
      <w:r w:rsidR="00E02DD2">
        <w:rPr>
          <w:sz w:val="24"/>
        </w:rPr>
      </w:r>
      <w:r w:rsidR="00E02DD2">
        <w:rPr>
          <w:sz w:val="24"/>
        </w:rPr>
        <w:fldChar w:fldCharType="separate"/>
      </w:r>
      <w:r w:rsidR="00996996">
        <w:rPr>
          <w:sz w:val="24"/>
        </w:rPr>
        <w:t>H8</w:t>
      </w:r>
      <w:r w:rsidR="00E02DD2">
        <w:rPr>
          <w:sz w:val="24"/>
        </w:rPr>
        <w:fldChar w:fldCharType="end"/>
      </w:r>
      <w:r w:rsidR="0019746E">
        <w:rPr>
          <w:sz w:val="24"/>
        </w:rPr>
        <w:t xml:space="preserve"> </w:t>
      </w:r>
    </w:p>
    <w:p w14:paraId="15F3D0E1" w14:textId="77777777" w:rsidR="00C0475E" w:rsidRPr="0061436E" w:rsidRDefault="00C0475E" w:rsidP="00C0475E">
      <w:pPr>
        <w:rPr>
          <w:sz w:val="20"/>
          <w:szCs w:val="20"/>
        </w:rPr>
      </w:pPr>
    </w:p>
    <w:p w14:paraId="45A11716" w14:textId="57111385" w:rsidR="00C0475E" w:rsidRPr="0061436E" w:rsidRDefault="00C0475E" w:rsidP="00C0475E">
      <w:pPr>
        <w:rPr>
          <w:b/>
          <w:sz w:val="20"/>
          <w:szCs w:val="20"/>
        </w:rPr>
      </w:pPr>
      <w:r w:rsidRPr="0061436E">
        <w:rPr>
          <w:sz w:val="20"/>
          <w:szCs w:val="20"/>
        </w:rPr>
        <w:t>This is a skirmisher formation in loose order lines</w:t>
      </w:r>
      <w:r w:rsidR="00E02DD2">
        <w:rPr>
          <w:sz w:val="20"/>
          <w:szCs w:val="20"/>
        </w:rPr>
        <w:t xml:space="preserve"> permitted only to Light troops.</w:t>
      </w:r>
    </w:p>
    <w:p w14:paraId="4FFF8E8B" w14:textId="77777777" w:rsidR="00C0475E" w:rsidRPr="0061436E" w:rsidRDefault="00C0475E" w:rsidP="00C0475E">
      <w:pPr>
        <w:pStyle w:val="Heading2"/>
      </w:pPr>
    </w:p>
    <w:p w14:paraId="1A0C4563" w14:textId="55964243" w:rsidR="00C0475E" w:rsidRPr="00DB5353" w:rsidRDefault="00C0475E" w:rsidP="00C0475E">
      <w:pPr>
        <w:pStyle w:val="Heading2"/>
        <w:rPr>
          <w:b w:val="0"/>
          <w:sz w:val="24"/>
        </w:rPr>
      </w:pPr>
      <w:r w:rsidRPr="00DB5353">
        <w:rPr>
          <w:sz w:val="24"/>
        </w:rPr>
        <w:t>23.</w:t>
      </w:r>
      <w:r w:rsidRPr="00DB5353">
        <w:rPr>
          <w:sz w:val="24"/>
        </w:rPr>
        <w:tab/>
        <w:t>The Immovable Might of the Fortifier of Purdanim</w:t>
      </w:r>
      <w:r w:rsidR="00E02DD2">
        <w:rPr>
          <w:sz w:val="24"/>
        </w:rPr>
        <w:t xml:space="preserve">  -    </w:t>
      </w:r>
      <w:r w:rsidR="00E02DD2" w:rsidRPr="0019746E">
        <w:rPr>
          <w:bCs/>
        </w:rPr>
        <w:fldChar w:fldCharType="begin"/>
      </w:r>
      <w:r w:rsidR="00E02DD2" w:rsidRPr="0019746E">
        <w:rPr>
          <w:bCs/>
        </w:rPr>
        <w:instrText xml:space="preserve"> REF _Ref486208797 \r \h </w:instrText>
      </w:r>
      <w:r w:rsidR="00E02DD2">
        <w:rPr>
          <w:bCs/>
        </w:rPr>
        <w:instrText xml:space="preserve"> \* MERGEFORMAT </w:instrText>
      </w:r>
      <w:r w:rsidR="00E02DD2" w:rsidRPr="0019746E">
        <w:rPr>
          <w:bCs/>
        </w:rPr>
      </w:r>
      <w:r w:rsidR="00E02DD2" w:rsidRPr="0019746E">
        <w:rPr>
          <w:bCs/>
        </w:rPr>
        <w:fldChar w:fldCharType="separate"/>
      </w:r>
      <w:r w:rsidR="00996996">
        <w:rPr>
          <w:bCs/>
        </w:rPr>
        <w:t>L4</w:t>
      </w:r>
      <w:r w:rsidR="00E02DD2" w:rsidRPr="0019746E">
        <w:rPr>
          <w:bCs/>
        </w:rPr>
        <w:fldChar w:fldCharType="end"/>
      </w:r>
      <w:r w:rsidR="00E02DD2" w:rsidRPr="0019746E">
        <w:rPr>
          <w:bCs/>
        </w:rPr>
        <w:t>.</w:t>
      </w:r>
    </w:p>
    <w:p w14:paraId="63CEA71A" w14:textId="77777777" w:rsidR="00C0475E" w:rsidRPr="0061436E" w:rsidRDefault="00C0475E" w:rsidP="00C0475E">
      <w:pPr>
        <w:pStyle w:val="Heading2"/>
        <w:rPr>
          <w:b w:val="0"/>
        </w:rPr>
      </w:pPr>
    </w:p>
    <w:p w14:paraId="09ED7CDF" w14:textId="43CB2B27" w:rsidR="00C0475E" w:rsidRPr="0061436E" w:rsidRDefault="00C0475E" w:rsidP="00C0475E">
      <w:pPr>
        <w:pStyle w:val="Heading2"/>
      </w:pPr>
      <w:r w:rsidRPr="0061436E">
        <w:rPr>
          <w:b w:val="0"/>
        </w:rPr>
        <w:t>This is adopted in buildings and fortifications</w:t>
      </w:r>
      <w:r w:rsidR="00E02DD2">
        <w:rPr>
          <w:b w:val="0"/>
        </w:rPr>
        <w:t>.</w:t>
      </w:r>
    </w:p>
    <w:p w14:paraId="76DC241E" w14:textId="77777777" w:rsidR="00C0475E" w:rsidRPr="0061436E" w:rsidRDefault="00C0475E" w:rsidP="00C0475E">
      <w:pPr>
        <w:rPr>
          <w:sz w:val="20"/>
          <w:szCs w:val="20"/>
        </w:rPr>
      </w:pPr>
    </w:p>
    <w:p w14:paraId="76627A12" w14:textId="77777777" w:rsidR="00C0475E" w:rsidRPr="00DB5353" w:rsidRDefault="00C0475E" w:rsidP="00C0475E">
      <w:pPr>
        <w:rPr>
          <w:b/>
          <w:szCs w:val="20"/>
        </w:rPr>
      </w:pPr>
      <w:r w:rsidRPr="00DB5353">
        <w:rPr>
          <w:b/>
          <w:szCs w:val="20"/>
        </w:rPr>
        <w:t>24.</w:t>
      </w:r>
      <w:r w:rsidRPr="00DB5353">
        <w:rPr>
          <w:szCs w:val="20"/>
        </w:rPr>
        <w:t xml:space="preserve">  </w:t>
      </w:r>
      <w:r w:rsidRPr="00DB5353">
        <w:rPr>
          <w:szCs w:val="20"/>
        </w:rPr>
        <w:tab/>
      </w:r>
      <w:r w:rsidRPr="00DB5353">
        <w:rPr>
          <w:b/>
          <w:szCs w:val="20"/>
        </w:rPr>
        <w:t>The Shattering of the Walls of Engsvan hla Ganga</w:t>
      </w:r>
    </w:p>
    <w:p w14:paraId="3AF20963" w14:textId="77777777" w:rsidR="00C0475E" w:rsidRPr="00DB5353" w:rsidRDefault="00C0475E" w:rsidP="00C0475E">
      <w:pPr>
        <w:rPr>
          <w:szCs w:val="20"/>
        </w:rPr>
      </w:pPr>
    </w:p>
    <w:p w14:paraId="725EF6C0" w14:textId="77777777" w:rsidR="00C0475E" w:rsidRPr="0061436E" w:rsidRDefault="00C0475E" w:rsidP="00C0475E">
      <w:pPr>
        <w:rPr>
          <w:sz w:val="20"/>
          <w:szCs w:val="20"/>
        </w:rPr>
      </w:pPr>
      <w:r w:rsidRPr="0061436E">
        <w:rPr>
          <w:sz w:val="20"/>
          <w:szCs w:val="20"/>
        </w:rPr>
        <w:t>This is the formation for artillery.</w:t>
      </w:r>
    </w:p>
    <w:p w14:paraId="402D1125" w14:textId="77777777" w:rsidR="00C0475E" w:rsidRPr="0061436E" w:rsidRDefault="00C0475E" w:rsidP="00C0475E">
      <w:pPr>
        <w:rPr>
          <w:sz w:val="20"/>
          <w:szCs w:val="20"/>
        </w:rPr>
      </w:pPr>
    </w:p>
    <w:p w14:paraId="1BF799C7" w14:textId="77777777" w:rsidR="00C0475E" w:rsidRPr="00DB5353" w:rsidRDefault="00C0475E" w:rsidP="00C0475E">
      <w:pPr>
        <w:pStyle w:val="Heading2"/>
        <w:rPr>
          <w:sz w:val="24"/>
        </w:rPr>
      </w:pPr>
      <w:r w:rsidRPr="00DB5353">
        <w:rPr>
          <w:sz w:val="24"/>
        </w:rPr>
        <w:t xml:space="preserve">25.  </w:t>
      </w:r>
      <w:r w:rsidRPr="00DB5353">
        <w:rPr>
          <w:sz w:val="24"/>
        </w:rPr>
        <w:tab/>
        <w:t>The Scattering of the Hated Ssu</w:t>
      </w:r>
      <w:r w:rsidRPr="00DB5353">
        <w:rPr>
          <w:b w:val="0"/>
          <w:sz w:val="24"/>
        </w:rPr>
        <w:t xml:space="preserve">  </w:t>
      </w:r>
    </w:p>
    <w:p w14:paraId="04D318E6" w14:textId="77777777" w:rsidR="00C0475E" w:rsidRPr="0061436E" w:rsidRDefault="00C0475E" w:rsidP="00C0475E">
      <w:pPr>
        <w:rPr>
          <w:sz w:val="20"/>
          <w:szCs w:val="20"/>
        </w:rPr>
      </w:pPr>
    </w:p>
    <w:p w14:paraId="316EEC79" w14:textId="77777777" w:rsidR="00C0475E" w:rsidRDefault="00C0475E" w:rsidP="00C0475E">
      <w:pPr>
        <w:rPr>
          <w:sz w:val="20"/>
          <w:szCs w:val="20"/>
        </w:rPr>
      </w:pPr>
      <w:r w:rsidRPr="0061436E">
        <w:rPr>
          <w:sz w:val="20"/>
          <w:szCs w:val="20"/>
        </w:rPr>
        <w:t>This is an involuntary formation adopted when units rout and so is irrelevant for Keneng</w:t>
      </w:r>
      <w:r>
        <w:rPr>
          <w:sz w:val="20"/>
          <w:szCs w:val="20"/>
        </w:rPr>
        <w:t>dalikoi .</w:t>
      </w:r>
    </w:p>
    <w:p w14:paraId="0772AB49" w14:textId="77777777" w:rsidR="00C0475E" w:rsidRDefault="00C0475E" w:rsidP="00C0475E">
      <w:pPr>
        <w:rPr>
          <w:sz w:val="20"/>
          <w:szCs w:val="20"/>
        </w:rPr>
      </w:pPr>
    </w:p>
    <w:p w14:paraId="5521D461" w14:textId="36948C08" w:rsidR="00C0475E" w:rsidRPr="00DB5353" w:rsidRDefault="00C0475E" w:rsidP="00C0475E">
      <w:pPr>
        <w:rPr>
          <w:b/>
          <w:szCs w:val="20"/>
        </w:rPr>
      </w:pPr>
      <w:r w:rsidRPr="005A4A22">
        <w:rPr>
          <w:b/>
        </w:rPr>
        <w:t>26.</w:t>
      </w:r>
      <w:r w:rsidRPr="005A4A22">
        <w:rPr>
          <w:b/>
        </w:rPr>
        <w:tab/>
        <w:t>The</w:t>
      </w:r>
      <w:r w:rsidRPr="005A4A22">
        <w:rPr>
          <w:b/>
          <w:sz w:val="28"/>
          <w:szCs w:val="20"/>
        </w:rPr>
        <w:t xml:space="preserve"> </w:t>
      </w:r>
      <w:r w:rsidRPr="00DB5353">
        <w:rPr>
          <w:b/>
          <w:szCs w:val="20"/>
        </w:rPr>
        <w:t>Unconquerable Heights of Kilalammu</w:t>
      </w:r>
      <w:r w:rsidR="0019746E">
        <w:rPr>
          <w:b/>
          <w:szCs w:val="20"/>
        </w:rPr>
        <w:t xml:space="preserve">  -  </w:t>
      </w:r>
      <w:r w:rsidR="0019746E">
        <w:rPr>
          <w:b/>
          <w:szCs w:val="20"/>
        </w:rPr>
        <w:fldChar w:fldCharType="begin"/>
      </w:r>
      <w:r w:rsidR="0019746E">
        <w:rPr>
          <w:b/>
          <w:szCs w:val="20"/>
        </w:rPr>
        <w:instrText xml:space="preserve"> REF _Ref148441795 \r \h </w:instrText>
      </w:r>
      <w:r w:rsidR="0019746E">
        <w:rPr>
          <w:b/>
          <w:szCs w:val="20"/>
        </w:rPr>
      </w:r>
      <w:r w:rsidR="0019746E">
        <w:rPr>
          <w:b/>
          <w:szCs w:val="20"/>
        </w:rPr>
        <w:fldChar w:fldCharType="separate"/>
      </w:r>
      <w:r w:rsidR="00996996">
        <w:rPr>
          <w:b/>
          <w:szCs w:val="20"/>
        </w:rPr>
        <w:t>H.5.5</w:t>
      </w:r>
      <w:r w:rsidR="0019746E">
        <w:rPr>
          <w:b/>
          <w:szCs w:val="20"/>
        </w:rPr>
        <w:fldChar w:fldCharType="end"/>
      </w:r>
    </w:p>
    <w:p w14:paraId="0DDD644F" w14:textId="77777777" w:rsidR="00C0475E" w:rsidRPr="0061436E" w:rsidRDefault="00C0475E" w:rsidP="00C0475E">
      <w:pPr>
        <w:rPr>
          <w:color w:val="FF0000"/>
          <w:sz w:val="20"/>
          <w:szCs w:val="20"/>
        </w:rPr>
      </w:pPr>
    </w:p>
    <w:p w14:paraId="14C62749" w14:textId="2206EC89" w:rsidR="00FA6B3C" w:rsidRDefault="00C0475E" w:rsidP="00C0475E">
      <w:pPr>
        <w:rPr>
          <w:color w:val="000000"/>
          <w:sz w:val="20"/>
          <w:szCs w:val="20"/>
        </w:rPr>
      </w:pPr>
      <w:r w:rsidRPr="0061436E">
        <w:rPr>
          <w:color w:val="000000"/>
          <w:sz w:val="20"/>
          <w:szCs w:val="20"/>
        </w:rPr>
        <w:t xml:space="preserve">This </w:t>
      </w:r>
      <w:r>
        <w:rPr>
          <w:color w:val="000000"/>
          <w:sz w:val="20"/>
          <w:szCs w:val="20"/>
        </w:rPr>
        <w:t xml:space="preserve">is a </w:t>
      </w:r>
      <w:r w:rsidRPr="003B75B0">
        <w:rPr>
          <w:b/>
          <w:color w:val="000000"/>
          <w:sz w:val="20"/>
          <w:szCs w:val="20"/>
        </w:rPr>
        <w:t>mixed formation</w:t>
      </w:r>
      <w:r w:rsidRPr="0061436E">
        <w:rPr>
          <w:color w:val="000000"/>
          <w:sz w:val="20"/>
          <w:szCs w:val="20"/>
        </w:rPr>
        <w:t xml:space="preserve"> </w:t>
      </w:r>
      <w:r>
        <w:rPr>
          <w:color w:val="000000"/>
          <w:sz w:val="20"/>
          <w:szCs w:val="20"/>
        </w:rPr>
        <w:t xml:space="preserve">and </w:t>
      </w:r>
      <w:r w:rsidRPr="0061436E">
        <w:rPr>
          <w:color w:val="000000"/>
          <w:sz w:val="20"/>
          <w:szCs w:val="20"/>
        </w:rPr>
        <w:t xml:space="preserve">is a Salarvyani speciality (somewhat akin to Swiss battle squares).  It </w:t>
      </w:r>
      <w:r w:rsidR="000A12A9" w:rsidRPr="000A12A9">
        <w:rPr>
          <w:b/>
          <w:bCs/>
          <w:color w:val="000000"/>
          <w:sz w:val="20"/>
          <w:szCs w:val="20"/>
        </w:rPr>
        <w:t>may</w:t>
      </w:r>
      <w:r w:rsidRPr="0061436E">
        <w:rPr>
          <w:color w:val="000000"/>
          <w:sz w:val="20"/>
          <w:szCs w:val="20"/>
        </w:rPr>
        <w:t xml:space="preserve"> consist of </w:t>
      </w:r>
      <w:r w:rsidRPr="000A12A9">
        <w:rPr>
          <w:color w:val="000000"/>
          <w:sz w:val="20"/>
          <w:szCs w:val="20"/>
        </w:rPr>
        <w:t>two</w:t>
      </w:r>
      <w:r w:rsidR="005842D9">
        <w:rPr>
          <w:color w:val="000000"/>
          <w:sz w:val="20"/>
          <w:szCs w:val="20"/>
        </w:rPr>
        <w:t xml:space="preserve"> heavy or medium</w:t>
      </w:r>
      <w:r w:rsidRPr="000A12A9">
        <w:rPr>
          <w:color w:val="000000"/>
          <w:sz w:val="20"/>
          <w:szCs w:val="20"/>
        </w:rPr>
        <w:t xml:space="preserve"> sub-units from the </w:t>
      </w:r>
      <w:r w:rsidRPr="008C3BA7">
        <w:rPr>
          <w:b/>
          <w:bCs/>
          <w:color w:val="000000"/>
          <w:sz w:val="20"/>
          <w:szCs w:val="20"/>
        </w:rPr>
        <w:t>same legion</w:t>
      </w:r>
      <w:r w:rsidR="005842D9">
        <w:rPr>
          <w:color w:val="000000"/>
          <w:sz w:val="20"/>
          <w:szCs w:val="20"/>
        </w:rPr>
        <w:t xml:space="preserve"> or it </w:t>
      </w:r>
      <w:r w:rsidR="005842D9" w:rsidRPr="005842D9">
        <w:rPr>
          <w:b/>
          <w:bCs/>
          <w:color w:val="000000"/>
          <w:sz w:val="20"/>
          <w:szCs w:val="20"/>
        </w:rPr>
        <w:t>may</w:t>
      </w:r>
      <w:r w:rsidR="005842D9">
        <w:rPr>
          <w:color w:val="000000"/>
          <w:sz w:val="20"/>
          <w:szCs w:val="20"/>
        </w:rPr>
        <w:t xml:space="preserve"> be a single heavy or medium unit</w:t>
      </w:r>
      <w:r w:rsidRPr="000A12A9">
        <w:rPr>
          <w:color w:val="000000"/>
          <w:sz w:val="20"/>
          <w:szCs w:val="20"/>
        </w:rPr>
        <w:t>.</w:t>
      </w:r>
      <w:r>
        <w:rPr>
          <w:color w:val="000000"/>
          <w:sz w:val="20"/>
          <w:szCs w:val="20"/>
        </w:rPr>
        <w:t xml:space="preserve">  It may include missile troops</w:t>
      </w:r>
      <w:r w:rsidR="005842D9">
        <w:rPr>
          <w:color w:val="000000"/>
          <w:sz w:val="20"/>
          <w:szCs w:val="20"/>
        </w:rPr>
        <w:t>.  T</w:t>
      </w:r>
      <w:r>
        <w:rPr>
          <w:color w:val="000000"/>
          <w:sz w:val="20"/>
          <w:szCs w:val="20"/>
        </w:rPr>
        <w:t>hese are unable to fire</w:t>
      </w:r>
      <w:r w:rsidR="005842D9">
        <w:rPr>
          <w:color w:val="000000"/>
          <w:sz w:val="20"/>
          <w:szCs w:val="20"/>
        </w:rPr>
        <w:t xml:space="preserve"> but are protected by the melee unit.</w:t>
      </w:r>
      <w:r>
        <w:rPr>
          <w:color w:val="000000"/>
          <w:sz w:val="20"/>
          <w:szCs w:val="20"/>
        </w:rPr>
        <w:t xml:space="preserve">.  Ideally it consists of pikemen and halberdiers but for proper soldiers it is impossible to tell what obscure combinations the Oleaginous Beardies may propagate at the will of their kiddie diddling “Emperor” so we of </w:t>
      </w:r>
      <w:r>
        <w:rPr>
          <w:sz w:val="20"/>
          <w:szCs w:val="20"/>
        </w:rPr>
        <w:t>Ssa’atis</w:t>
      </w:r>
      <w:r>
        <w:rPr>
          <w:color w:val="000000"/>
          <w:sz w:val="20"/>
          <w:szCs w:val="20"/>
        </w:rPr>
        <w:t xml:space="preserve"> will leave the Beardies to their unnatural practices.</w:t>
      </w:r>
    </w:p>
    <w:p w14:paraId="565AC18B" w14:textId="181F2AC8" w:rsidR="0045791A" w:rsidRDefault="00FA6B3C" w:rsidP="00C0475E">
      <w:pPr>
        <w:rPr>
          <w:color w:val="000000"/>
          <w:sz w:val="20"/>
          <w:szCs w:val="20"/>
        </w:rPr>
      </w:pPr>
      <w:r>
        <w:rPr>
          <w:color w:val="000000"/>
          <w:sz w:val="20"/>
          <w:szCs w:val="20"/>
        </w:rPr>
        <w:t>[</w:t>
      </w:r>
      <w:r w:rsidRPr="00FA6B3C">
        <w:rPr>
          <w:color w:val="0070C0"/>
          <w:sz w:val="20"/>
          <w:szCs w:val="20"/>
        </w:rPr>
        <w:t>Sadly the limited availability of Salarvyani figures meant that my intentions on this have had to be tweaked.</w:t>
      </w:r>
      <w:r w:rsidR="000A12A9">
        <w:rPr>
          <w:color w:val="0070C0"/>
          <w:sz w:val="20"/>
          <w:szCs w:val="20"/>
        </w:rPr>
        <w:t xml:space="preserve"> I may introduce negatives if other nations start using this, I think it is a very powerful formation.</w:t>
      </w:r>
      <w:r w:rsidRPr="00FA6B3C">
        <w:rPr>
          <w:color w:val="0070C0"/>
          <w:sz w:val="20"/>
          <w:szCs w:val="20"/>
        </w:rPr>
        <w:t>]</w:t>
      </w:r>
      <w:r w:rsidR="00C0475E" w:rsidRPr="00FA6B3C">
        <w:rPr>
          <w:color w:val="0070C0"/>
          <w:sz w:val="20"/>
          <w:szCs w:val="20"/>
        </w:rPr>
        <w:t xml:space="preserve">  </w:t>
      </w:r>
    </w:p>
    <w:p w14:paraId="015DE0BA" w14:textId="0E0217D7" w:rsidR="00C0475E" w:rsidRDefault="00C0475E" w:rsidP="00C0475E">
      <w:pPr>
        <w:rPr>
          <w:color w:val="000000"/>
          <w:sz w:val="20"/>
          <w:szCs w:val="20"/>
        </w:rPr>
      </w:pPr>
    </w:p>
    <w:p w14:paraId="0982F1A0" w14:textId="256FC65F" w:rsidR="00C0475E" w:rsidRDefault="000428F3" w:rsidP="00C0475E">
      <w:pPr>
        <w:rPr>
          <w:color w:val="000000"/>
          <w:sz w:val="20"/>
          <w:szCs w:val="20"/>
        </w:rPr>
      </w:pPr>
      <w:r>
        <w:rPr>
          <w:color w:val="000000"/>
          <w:sz w:val="20"/>
          <w:szCs w:val="20"/>
        </w:rPr>
        <w:t>scout</w:t>
      </w:r>
    </w:p>
    <w:p w14:paraId="7F7C477C" w14:textId="77777777" w:rsidR="00C0475E" w:rsidRDefault="00C0475E" w:rsidP="00C0475E">
      <w:pPr>
        <w:rPr>
          <w:noProof/>
          <w:sz w:val="20"/>
          <w:szCs w:val="20"/>
          <w:lang w:eastAsia="en-GB"/>
        </w:rPr>
      </w:pPr>
      <w:r>
        <w:rPr>
          <w:noProof/>
          <w:sz w:val="20"/>
          <w:szCs w:val="20"/>
          <w:lang w:eastAsia="en-GB"/>
        </w:rPr>
        <w:lastRenderedPageBreak/>
        <w:t xml:space="preserve">       </w:t>
      </w:r>
      <w:r w:rsidRPr="0061436E">
        <w:rPr>
          <w:noProof/>
          <w:sz w:val="20"/>
          <w:szCs w:val="20"/>
          <w:lang w:eastAsia="en-GB"/>
        </w:rPr>
        <w:drawing>
          <wp:inline distT="0" distB="0" distL="0" distR="0" wp14:anchorId="1EC0BDA6" wp14:editId="5AD77798">
            <wp:extent cx="6017756" cy="3476625"/>
            <wp:effectExtent l="0" t="0" r="2540" b="0"/>
            <wp:docPr id="29" name="Picture 29" descr="http://1.bp.blogspot.com/-6BxTPwn4sCs/T9szoUXzYrI/AAAAAAAAA8s/mQLjUP6K2Pw/s1600/Ghatoni_Tro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1.bp.blogspot.com/-6BxTPwn4sCs/T9szoUXzYrI/AAAAAAAAA8s/mQLjUP6K2Pw/s1600/Ghatoni_Troop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42518" cy="3490931"/>
                    </a:xfrm>
                    <a:prstGeom prst="rect">
                      <a:avLst/>
                    </a:prstGeom>
                    <a:noFill/>
                    <a:ln>
                      <a:noFill/>
                    </a:ln>
                  </pic:spPr>
                </pic:pic>
              </a:graphicData>
            </a:graphic>
          </wp:inline>
        </w:drawing>
      </w:r>
    </w:p>
    <w:p w14:paraId="5DCF6CE0" w14:textId="77777777" w:rsidR="00C0475E" w:rsidRDefault="00C0475E" w:rsidP="00C0475E">
      <w:pPr>
        <w:rPr>
          <w:color w:val="FF0000"/>
          <w:sz w:val="20"/>
          <w:szCs w:val="20"/>
        </w:rPr>
      </w:pPr>
    </w:p>
    <w:p w14:paraId="27CA3618" w14:textId="77777777" w:rsidR="00FA6B3C" w:rsidRDefault="00FA6B3C" w:rsidP="00C0475E">
      <w:pPr>
        <w:rPr>
          <w:b/>
          <w:sz w:val="40"/>
          <w:szCs w:val="20"/>
          <w:u w:val="single"/>
        </w:rPr>
      </w:pPr>
    </w:p>
    <w:p w14:paraId="2E7CBFBB" w14:textId="77777777" w:rsidR="00FA6B3C" w:rsidRDefault="00FA6B3C" w:rsidP="00C0475E">
      <w:pPr>
        <w:rPr>
          <w:b/>
          <w:sz w:val="40"/>
          <w:szCs w:val="20"/>
          <w:u w:val="single"/>
        </w:rPr>
      </w:pPr>
    </w:p>
    <w:p w14:paraId="23C7BAF7" w14:textId="77777777" w:rsidR="00FA6B3C" w:rsidRDefault="00FA6B3C" w:rsidP="00C0475E">
      <w:pPr>
        <w:rPr>
          <w:b/>
          <w:sz w:val="40"/>
          <w:szCs w:val="20"/>
          <w:u w:val="single"/>
        </w:rPr>
      </w:pPr>
    </w:p>
    <w:p w14:paraId="33EF2B33" w14:textId="77777777" w:rsidR="00FA6B3C" w:rsidRDefault="00FA6B3C" w:rsidP="00C0475E">
      <w:pPr>
        <w:rPr>
          <w:b/>
          <w:sz w:val="40"/>
          <w:szCs w:val="20"/>
          <w:u w:val="single"/>
        </w:rPr>
      </w:pPr>
    </w:p>
    <w:p w14:paraId="69895F2C" w14:textId="77777777" w:rsidR="00FA6B3C" w:rsidRDefault="00FA6B3C" w:rsidP="00C0475E">
      <w:pPr>
        <w:rPr>
          <w:b/>
          <w:sz w:val="40"/>
          <w:szCs w:val="20"/>
          <w:u w:val="single"/>
        </w:rPr>
      </w:pPr>
    </w:p>
    <w:p w14:paraId="024257CE" w14:textId="77777777" w:rsidR="00FA6B3C" w:rsidRDefault="00FA6B3C" w:rsidP="00C0475E">
      <w:pPr>
        <w:rPr>
          <w:b/>
          <w:sz w:val="40"/>
          <w:szCs w:val="20"/>
          <w:u w:val="single"/>
        </w:rPr>
      </w:pPr>
    </w:p>
    <w:p w14:paraId="19467A9F" w14:textId="77777777" w:rsidR="00FA6B3C" w:rsidRDefault="00FA6B3C" w:rsidP="00C0475E">
      <w:pPr>
        <w:rPr>
          <w:b/>
          <w:sz w:val="40"/>
          <w:szCs w:val="20"/>
          <w:u w:val="single"/>
        </w:rPr>
      </w:pPr>
    </w:p>
    <w:p w14:paraId="4B5C58DB" w14:textId="77777777" w:rsidR="00FA6B3C" w:rsidRDefault="00FA6B3C" w:rsidP="00C0475E">
      <w:pPr>
        <w:rPr>
          <w:b/>
          <w:sz w:val="40"/>
          <w:szCs w:val="20"/>
          <w:u w:val="single"/>
        </w:rPr>
      </w:pPr>
    </w:p>
    <w:p w14:paraId="42E1ADFA" w14:textId="77777777" w:rsidR="00FA6B3C" w:rsidRDefault="00FA6B3C" w:rsidP="00C0475E">
      <w:pPr>
        <w:rPr>
          <w:b/>
          <w:sz w:val="40"/>
          <w:szCs w:val="20"/>
          <w:u w:val="single"/>
        </w:rPr>
      </w:pPr>
    </w:p>
    <w:p w14:paraId="267C3279" w14:textId="77777777" w:rsidR="00FA6B3C" w:rsidRDefault="00FA6B3C" w:rsidP="00C0475E">
      <w:pPr>
        <w:rPr>
          <w:b/>
          <w:sz w:val="40"/>
          <w:szCs w:val="20"/>
          <w:u w:val="single"/>
        </w:rPr>
      </w:pPr>
    </w:p>
    <w:p w14:paraId="44F0B6B9" w14:textId="77777777" w:rsidR="00FA6B3C" w:rsidRDefault="00FA6B3C" w:rsidP="00C0475E">
      <w:pPr>
        <w:rPr>
          <w:b/>
          <w:sz w:val="40"/>
          <w:szCs w:val="20"/>
          <w:u w:val="single"/>
        </w:rPr>
      </w:pPr>
    </w:p>
    <w:p w14:paraId="1DADA58C" w14:textId="77777777" w:rsidR="00FA6B3C" w:rsidRDefault="00FA6B3C" w:rsidP="00C0475E">
      <w:pPr>
        <w:rPr>
          <w:b/>
          <w:sz w:val="40"/>
          <w:szCs w:val="20"/>
          <w:u w:val="single"/>
        </w:rPr>
      </w:pPr>
    </w:p>
    <w:p w14:paraId="115FD745" w14:textId="77777777" w:rsidR="00FA6B3C" w:rsidRDefault="00FA6B3C" w:rsidP="00C0475E">
      <w:pPr>
        <w:rPr>
          <w:b/>
          <w:sz w:val="40"/>
          <w:szCs w:val="20"/>
          <w:u w:val="single"/>
        </w:rPr>
      </w:pPr>
    </w:p>
    <w:p w14:paraId="2F8F194C" w14:textId="77777777" w:rsidR="00FA6B3C" w:rsidRDefault="00FA6B3C" w:rsidP="00C0475E">
      <w:pPr>
        <w:rPr>
          <w:b/>
          <w:sz w:val="40"/>
          <w:szCs w:val="20"/>
          <w:u w:val="single"/>
        </w:rPr>
      </w:pPr>
    </w:p>
    <w:p w14:paraId="2B09EE28" w14:textId="77777777" w:rsidR="00FA6B3C" w:rsidRDefault="00FA6B3C" w:rsidP="00C0475E">
      <w:pPr>
        <w:rPr>
          <w:b/>
          <w:sz w:val="40"/>
          <w:szCs w:val="20"/>
          <w:u w:val="single"/>
        </w:rPr>
      </w:pPr>
    </w:p>
    <w:p w14:paraId="7990A32A" w14:textId="57CA0680" w:rsidR="00C0475E" w:rsidRDefault="00C0475E" w:rsidP="00C0475E">
      <w:pPr>
        <w:rPr>
          <w:b/>
          <w:sz w:val="40"/>
          <w:szCs w:val="20"/>
          <w:u w:val="single"/>
        </w:rPr>
      </w:pPr>
      <w:r w:rsidRPr="00E3140A">
        <w:rPr>
          <w:b/>
          <w:sz w:val="40"/>
          <w:szCs w:val="20"/>
          <w:u w:val="single"/>
        </w:rPr>
        <w:t>APPENDIX 2</w:t>
      </w:r>
      <w:r>
        <w:rPr>
          <w:b/>
          <w:sz w:val="40"/>
          <w:szCs w:val="20"/>
          <w:u w:val="single"/>
        </w:rPr>
        <w:t xml:space="preserve">  -  PLAYER AIDS AND TABLES</w:t>
      </w:r>
    </w:p>
    <w:p w14:paraId="3CD081A3" w14:textId="77777777" w:rsidR="00C0475E" w:rsidRDefault="00C0475E" w:rsidP="00C0475E">
      <w:pPr>
        <w:rPr>
          <w:b/>
          <w:sz w:val="20"/>
          <w:szCs w:val="20"/>
          <w:u w:val="single"/>
        </w:rPr>
      </w:pPr>
    </w:p>
    <w:p w14:paraId="260A1BF7" w14:textId="77777777" w:rsidR="00C0475E" w:rsidRDefault="00C0475E" w:rsidP="00C0475E">
      <w:pPr>
        <w:rPr>
          <w:b/>
          <w:sz w:val="20"/>
          <w:szCs w:val="20"/>
          <w:u w:val="single"/>
        </w:rPr>
      </w:pPr>
    </w:p>
    <w:p w14:paraId="6CDF8CB9" w14:textId="77777777" w:rsidR="00C0475E" w:rsidRPr="00843833" w:rsidRDefault="00C0475E" w:rsidP="00C0475E">
      <w:pPr>
        <w:rPr>
          <w:sz w:val="20"/>
          <w:szCs w:val="20"/>
        </w:rPr>
      </w:pPr>
      <w:r w:rsidRPr="00843833">
        <w:rPr>
          <w:sz w:val="20"/>
          <w:szCs w:val="20"/>
        </w:rPr>
        <w:t>To  play Kenengdalioi properly a number of player aids and tables have been provided .  These should be printed out and prepared for battle by the aspiring Kerdus.</w:t>
      </w:r>
    </w:p>
    <w:p w14:paraId="572685AC" w14:textId="77777777" w:rsidR="00C0475E" w:rsidRDefault="00C0475E" w:rsidP="00C0475E">
      <w:pPr>
        <w:rPr>
          <w:b/>
          <w:sz w:val="20"/>
          <w:szCs w:val="20"/>
          <w:u w:val="single"/>
        </w:rPr>
      </w:pPr>
    </w:p>
    <w:p w14:paraId="7BE30A0C" w14:textId="77777777" w:rsidR="00C0475E" w:rsidRPr="00552715" w:rsidRDefault="00C0475E" w:rsidP="00C0475E">
      <w:pPr>
        <w:rPr>
          <w:b/>
          <w:sz w:val="32"/>
          <w:szCs w:val="20"/>
          <w:u w:val="single"/>
        </w:rPr>
      </w:pPr>
      <w:r w:rsidRPr="00552715">
        <w:rPr>
          <w:b/>
          <w:sz w:val="32"/>
          <w:szCs w:val="20"/>
          <w:u w:val="single"/>
        </w:rPr>
        <w:lastRenderedPageBreak/>
        <w:t>PLAYER AIDS</w:t>
      </w:r>
    </w:p>
    <w:p w14:paraId="50056425" w14:textId="77777777" w:rsidR="00C0475E" w:rsidRDefault="00C0475E" w:rsidP="00C0475E">
      <w:pPr>
        <w:rPr>
          <w:b/>
          <w:sz w:val="20"/>
          <w:szCs w:val="20"/>
          <w:u w:val="single"/>
        </w:rPr>
      </w:pPr>
    </w:p>
    <w:p w14:paraId="79DFCDF5" w14:textId="77777777" w:rsidR="00C0475E" w:rsidRPr="0061436E" w:rsidRDefault="00C0475E" w:rsidP="00C0475E">
      <w:pPr>
        <w:rPr>
          <w:b/>
          <w:sz w:val="20"/>
          <w:szCs w:val="20"/>
          <w:u w:val="single"/>
        </w:rPr>
      </w:pPr>
    </w:p>
    <w:p w14:paraId="19ED2D23" w14:textId="77777777" w:rsidR="00C0475E" w:rsidRPr="00552715" w:rsidRDefault="00C0475E" w:rsidP="00C0475E">
      <w:pPr>
        <w:rPr>
          <w:b/>
          <w:szCs w:val="20"/>
          <w:u w:val="single"/>
        </w:rPr>
      </w:pPr>
      <w:r w:rsidRPr="00552715">
        <w:rPr>
          <w:b/>
          <w:szCs w:val="20"/>
          <w:u w:val="single"/>
        </w:rPr>
        <w:t>COMMAND RECORD SHEETS</w:t>
      </w:r>
    </w:p>
    <w:p w14:paraId="3AE95861" w14:textId="77777777" w:rsidR="00C0475E" w:rsidRDefault="00C0475E" w:rsidP="00C0475E">
      <w:pPr>
        <w:rPr>
          <w:sz w:val="20"/>
          <w:szCs w:val="20"/>
        </w:rPr>
      </w:pPr>
    </w:p>
    <w:p w14:paraId="24F051B7" w14:textId="77777777" w:rsidR="00C0475E" w:rsidRDefault="00C0475E" w:rsidP="00C0475E">
      <w:pPr>
        <w:rPr>
          <w:sz w:val="20"/>
          <w:szCs w:val="20"/>
        </w:rPr>
      </w:pPr>
      <w:r>
        <w:rPr>
          <w:sz w:val="20"/>
          <w:szCs w:val="20"/>
        </w:rPr>
        <w:t>Prior to each battle commanders should prepare  command record sheets listing all participating units, enabling them to track SSS available  each turn, SSS used, commands issued to each unit (thus controlling the maximum of 3 / turn, plus the restrictions on each type of command), and commands used for Artillery and Hlaka.  An example is shown in the Tables Spreadsheet.  All the author’s units are included.  Prior to battle units not participating should be hidden on the spreadsheet.  A copy should then be printed out for each player These may need in battle adjustment if players split / combine Command  Posts or reattach units.</w:t>
      </w:r>
    </w:p>
    <w:p w14:paraId="327B901B" w14:textId="77777777" w:rsidR="00C0475E" w:rsidRDefault="00C0475E" w:rsidP="00C0475E">
      <w:pPr>
        <w:rPr>
          <w:sz w:val="20"/>
          <w:szCs w:val="20"/>
        </w:rPr>
      </w:pPr>
    </w:p>
    <w:p w14:paraId="49541F3E" w14:textId="77777777" w:rsidR="00C0475E" w:rsidRPr="00BC5A40" w:rsidRDefault="00C0475E" w:rsidP="00C0475E">
      <w:pPr>
        <w:rPr>
          <w:sz w:val="20"/>
          <w:szCs w:val="20"/>
        </w:rPr>
      </w:pPr>
      <w:r w:rsidRPr="00BC5A40">
        <w:rPr>
          <w:sz w:val="20"/>
          <w:szCs w:val="20"/>
        </w:rPr>
        <w:t>As a command is issued to a unit this should be shown in the relevant column for each turn.  A record should be kept of the usage of SSS as commands are issued.</w:t>
      </w:r>
    </w:p>
    <w:p w14:paraId="3B3F79A5" w14:textId="77777777" w:rsidR="00C0475E" w:rsidRPr="00BC5A40" w:rsidRDefault="00C0475E" w:rsidP="00C0475E">
      <w:pPr>
        <w:rPr>
          <w:sz w:val="20"/>
          <w:szCs w:val="20"/>
        </w:rPr>
      </w:pPr>
    </w:p>
    <w:p w14:paraId="0D2A8CE8" w14:textId="77777777" w:rsidR="00C0475E" w:rsidRPr="00BC5A40" w:rsidRDefault="00C0475E" w:rsidP="00C0475E">
      <w:pPr>
        <w:pStyle w:val="ListParagraph"/>
        <w:ind w:left="0"/>
        <w:jc w:val="both"/>
        <w:rPr>
          <w:sz w:val="20"/>
          <w:szCs w:val="20"/>
        </w:rPr>
      </w:pPr>
      <w:r w:rsidRPr="00BC5A40">
        <w:rPr>
          <w:sz w:val="20"/>
          <w:szCs w:val="20"/>
        </w:rPr>
        <w:t>This allows the Kerdu to track Commands sent to each unit to ensure that the correct SSS is deducted, that no more than three commands are sent to each unit, and that restrictions such as only one Move Command / turn are complied with.</w:t>
      </w:r>
    </w:p>
    <w:p w14:paraId="346C4B37" w14:textId="77777777" w:rsidR="00C0475E" w:rsidRPr="00BC5A40" w:rsidRDefault="00C0475E" w:rsidP="00C0475E">
      <w:pPr>
        <w:rPr>
          <w:sz w:val="20"/>
          <w:szCs w:val="20"/>
        </w:rPr>
      </w:pPr>
    </w:p>
    <w:p w14:paraId="66960A3F" w14:textId="7D814EE4" w:rsidR="00582925" w:rsidRDefault="00C0475E" w:rsidP="00C0475E">
      <w:pPr>
        <w:rPr>
          <w:sz w:val="20"/>
          <w:szCs w:val="20"/>
        </w:rPr>
      </w:pPr>
      <w:r w:rsidRPr="00BC5A40">
        <w:rPr>
          <w:sz w:val="20"/>
          <w:szCs w:val="20"/>
        </w:rPr>
        <w:t>Group commands should be noted with a G</w:t>
      </w:r>
      <w:r w:rsidR="00746E65">
        <w:rPr>
          <w:sz w:val="20"/>
          <w:szCs w:val="20"/>
        </w:rPr>
        <w:t>.</w:t>
      </w:r>
      <w:r w:rsidRPr="00BC5A40">
        <w:rPr>
          <w:sz w:val="20"/>
          <w:szCs w:val="20"/>
        </w:rPr>
        <w:t xml:space="preserve"> </w:t>
      </w:r>
    </w:p>
    <w:p w14:paraId="30CE2923" w14:textId="77777777" w:rsidR="00746E65" w:rsidRDefault="00746E65" w:rsidP="00C0475E">
      <w:pPr>
        <w:rPr>
          <w:sz w:val="20"/>
          <w:szCs w:val="20"/>
        </w:rPr>
      </w:pPr>
    </w:p>
    <w:p w14:paraId="0AC91216" w14:textId="5BB04982" w:rsidR="00582925" w:rsidRDefault="00582925" w:rsidP="00C0475E">
      <w:pPr>
        <w:rPr>
          <w:sz w:val="20"/>
          <w:szCs w:val="20"/>
        </w:rPr>
      </w:pPr>
      <w:r>
        <w:rPr>
          <w:sz w:val="20"/>
          <w:szCs w:val="20"/>
        </w:rPr>
        <w:t xml:space="preserve">Commands which fail should have a strike through to show they can be tried again even if normally only usable once / turn.  </w:t>
      </w:r>
    </w:p>
    <w:p w14:paraId="11648B8F" w14:textId="77777777" w:rsidR="00746E65" w:rsidRDefault="00746E65" w:rsidP="00C0475E">
      <w:pPr>
        <w:rPr>
          <w:sz w:val="20"/>
          <w:szCs w:val="20"/>
        </w:rPr>
      </w:pPr>
    </w:p>
    <w:p w14:paraId="1FDF3CED" w14:textId="5821DD5A" w:rsidR="00746E65" w:rsidRDefault="00746E65" w:rsidP="00C0475E">
      <w:pPr>
        <w:rPr>
          <w:sz w:val="20"/>
          <w:szCs w:val="20"/>
        </w:rPr>
      </w:pPr>
      <w:r>
        <w:rPr>
          <w:sz w:val="20"/>
          <w:szCs w:val="20"/>
        </w:rPr>
        <w:t xml:space="preserve">To assist usage checking etc it is recommended highlighters are used.  As each command is executed highlight the relevant box.  </w:t>
      </w:r>
    </w:p>
    <w:p w14:paraId="76BF6831" w14:textId="70104349" w:rsidR="00746E65" w:rsidRPr="00BC5A40" w:rsidRDefault="00746E65" w:rsidP="00C0475E">
      <w:pPr>
        <w:rPr>
          <w:sz w:val="20"/>
          <w:szCs w:val="20"/>
        </w:rPr>
      </w:pPr>
      <w:r>
        <w:rPr>
          <w:sz w:val="20"/>
          <w:szCs w:val="20"/>
        </w:rPr>
        <w:t>One colour will show standard command usage of SSS and Commands per cycle.  A second colour will show that SSS usage is zero but Commands per cycle are impacted (ie Group and Mixed formation commands</w:t>
      </w:r>
      <w:r w:rsidR="009722A4">
        <w:rPr>
          <w:sz w:val="20"/>
          <w:szCs w:val="20"/>
        </w:rPr>
        <w:t xml:space="preserve"> or execution of Reserve Commands</w:t>
      </w:r>
      <w:r>
        <w:rPr>
          <w:sz w:val="20"/>
          <w:szCs w:val="20"/>
        </w:rPr>
        <w:t xml:space="preserve">).  </w:t>
      </w:r>
    </w:p>
    <w:p w14:paraId="251B62A9" w14:textId="77777777" w:rsidR="00C0475E" w:rsidRPr="004E09D2" w:rsidRDefault="00C0475E" w:rsidP="00C0475E">
      <w:pPr>
        <w:rPr>
          <w:color w:val="0070C0"/>
          <w:sz w:val="20"/>
          <w:szCs w:val="20"/>
        </w:rPr>
      </w:pPr>
    </w:p>
    <w:p w14:paraId="26A4B747" w14:textId="77777777" w:rsidR="00C0475E" w:rsidRDefault="00C0475E" w:rsidP="00C0475E">
      <w:pPr>
        <w:rPr>
          <w:sz w:val="20"/>
          <w:szCs w:val="20"/>
        </w:rPr>
      </w:pPr>
      <w:r w:rsidRPr="00552715">
        <w:rPr>
          <w:b/>
          <w:sz w:val="22"/>
          <w:szCs w:val="20"/>
          <w:u w:val="single"/>
        </w:rPr>
        <w:t>Example</w:t>
      </w:r>
      <w:r>
        <w:rPr>
          <w:b/>
          <w:sz w:val="22"/>
          <w:szCs w:val="20"/>
          <w:u w:val="single"/>
        </w:rPr>
        <w:t xml:space="preserve"> 1</w:t>
      </w:r>
      <w:r>
        <w:rPr>
          <w:sz w:val="20"/>
          <w:szCs w:val="20"/>
        </w:rPr>
        <w:t>:</w:t>
      </w:r>
    </w:p>
    <w:p w14:paraId="1817D605" w14:textId="77777777" w:rsidR="00C0475E" w:rsidRDefault="00C0475E" w:rsidP="00C0475E">
      <w:pPr>
        <w:rPr>
          <w:sz w:val="20"/>
          <w:szCs w:val="20"/>
        </w:rPr>
      </w:pPr>
    </w:p>
    <w:p w14:paraId="657A2C45" w14:textId="77777777" w:rsidR="00C0475E" w:rsidRDefault="00C0475E" w:rsidP="00C0475E">
      <w:pPr>
        <w:rPr>
          <w:sz w:val="20"/>
          <w:szCs w:val="20"/>
        </w:rPr>
      </w:pPr>
      <w:r>
        <w:rPr>
          <w:sz w:val="20"/>
          <w:szCs w:val="20"/>
        </w:rPr>
        <w:t>Red Dev is issued a Move command then a Recover command it should write M in the first column, and R in the second.  This shows it has used a Move and a Recover.  This will have cost 3 x SSS.  Because it has been issued only two commands it may receive a third, at SSS cost of three.  This may not be a Move, since only one Move / turn is permitted, but may be another Recover, since two of those are permitted each turn.</w:t>
      </w:r>
    </w:p>
    <w:p w14:paraId="1B014496" w14:textId="77777777" w:rsidR="00C0475E" w:rsidRDefault="00C0475E" w:rsidP="00C0475E">
      <w:pPr>
        <w:rPr>
          <w:sz w:val="20"/>
          <w:szCs w:val="20"/>
        </w:rPr>
      </w:pPr>
    </w:p>
    <w:p w14:paraId="1AB0E917" w14:textId="77777777" w:rsidR="00C0475E" w:rsidRPr="00746E65" w:rsidRDefault="00C0475E" w:rsidP="00C0475E">
      <w:pPr>
        <w:rPr>
          <w:b/>
          <w:sz w:val="22"/>
          <w:szCs w:val="22"/>
          <w:u w:val="single"/>
        </w:rPr>
      </w:pPr>
      <w:r w:rsidRPr="00746E65">
        <w:rPr>
          <w:b/>
          <w:sz w:val="22"/>
          <w:szCs w:val="22"/>
          <w:u w:val="single"/>
        </w:rPr>
        <w:t>Example 2:</w:t>
      </w:r>
    </w:p>
    <w:p w14:paraId="0FEACC7C" w14:textId="77777777" w:rsidR="00C0475E" w:rsidRDefault="00C0475E" w:rsidP="00C0475E">
      <w:pPr>
        <w:rPr>
          <w:sz w:val="20"/>
          <w:szCs w:val="20"/>
        </w:rPr>
      </w:pPr>
    </w:p>
    <w:p w14:paraId="3DB35C35" w14:textId="4BF64452" w:rsidR="00C0475E" w:rsidRDefault="00C0475E" w:rsidP="00C0475E">
      <w:pPr>
        <w:rPr>
          <w:sz w:val="20"/>
          <w:szCs w:val="20"/>
        </w:rPr>
      </w:pPr>
      <w:r>
        <w:rPr>
          <w:sz w:val="20"/>
          <w:szCs w:val="20"/>
        </w:rPr>
        <w:t>Red Dev, Ever Present Glory and Mighty Prince are issued a Group Move Command, none of them having received a Command so far this turn.  Red Dev should be marked with GM</w:t>
      </w:r>
      <w:r w:rsidR="00746E65">
        <w:rPr>
          <w:sz w:val="20"/>
          <w:szCs w:val="20"/>
        </w:rPr>
        <w:t xml:space="preserve"> a highlighted with the standard colour.</w:t>
      </w:r>
      <w:r>
        <w:rPr>
          <w:sz w:val="20"/>
          <w:szCs w:val="20"/>
        </w:rPr>
        <w:t xml:space="preserve">  This shows it has used one of its 3 commands for the turn, and the cost of this was 2 SSS.  The others should be marked </w:t>
      </w:r>
      <w:r w:rsidR="00746E65">
        <w:rPr>
          <w:sz w:val="20"/>
          <w:szCs w:val="20"/>
        </w:rPr>
        <w:t xml:space="preserve">GM and highlighted with colour 2.  </w:t>
      </w:r>
      <w:r>
        <w:rPr>
          <w:sz w:val="20"/>
          <w:szCs w:val="20"/>
        </w:rPr>
        <w:t>This shows that they have also used one of their 3 commands for the turn</w:t>
      </w:r>
      <w:r w:rsidR="00746E65">
        <w:rPr>
          <w:sz w:val="20"/>
          <w:szCs w:val="20"/>
        </w:rPr>
        <w:t xml:space="preserve"> and their Move</w:t>
      </w:r>
      <w:r>
        <w:rPr>
          <w:sz w:val="20"/>
          <w:szCs w:val="20"/>
        </w:rPr>
        <w:t>, but there was no further cost to the 2 SSS.</w:t>
      </w:r>
    </w:p>
    <w:p w14:paraId="24E528B5" w14:textId="77777777" w:rsidR="00C0475E" w:rsidRDefault="00C0475E" w:rsidP="00C0475E">
      <w:pPr>
        <w:rPr>
          <w:sz w:val="20"/>
          <w:szCs w:val="20"/>
        </w:rPr>
      </w:pPr>
    </w:p>
    <w:p w14:paraId="06577E3A" w14:textId="77777777" w:rsidR="00C0475E" w:rsidRDefault="00C0475E" w:rsidP="00C0475E">
      <w:pPr>
        <w:rPr>
          <w:sz w:val="20"/>
          <w:szCs w:val="20"/>
        </w:rPr>
      </w:pPr>
      <w:r>
        <w:rPr>
          <w:sz w:val="20"/>
          <w:szCs w:val="20"/>
        </w:rPr>
        <w:t xml:space="preserve"> </w:t>
      </w:r>
    </w:p>
    <w:p w14:paraId="65921BB5" w14:textId="77777777" w:rsidR="00C0475E" w:rsidRPr="00552715" w:rsidRDefault="00C0475E" w:rsidP="00C0475E">
      <w:pPr>
        <w:rPr>
          <w:b/>
          <w:szCs w:val="20"/>
          <w:u w:val="single"/>
        </w:rPr>
      </w:pPr>
      <w:r w:rsidRPr="00552715">
        <w:rPr>
          <w:b/>
          <w:szCs w:val="20"/>
          <w:u w:val="single"/>
        </w:rPr>
        <w:t>UNIT CARDS</w:t>
      </w:r>
    </w:p>
    <w:p w14:paraId="313DE824" w14:textId="77777777" w:rsidR="00C0475E" w:rsidRDefault="00C0475E" w:rsidP="00C0475E">
      <w:pPr>
        <w:rPr>
          <w:sz w:val="20"/>
          <w:szCs w:val="20"/>
        </w:rPr>
      </w:pPr>
    </w:p>
    <w:p w14:paraId="2EFF6A72" w14:textId="77777777" w:rsidR="00C0475E" w:rsidRDefault="00C0475E" w:rsidP="00C0475E">
      <w:pPr>
        <w:rPr>
          <w:sz w:val="20"/>
          <w:szCs w:val="20"/>
        </w:rPr>
      </w:pPr>
      <w:r>
        <w:rPr>
          <w:sz w:val="20"/>
          <w:szCs w:val="20"/>
        </w:rPr>
        <w:t>A set of these should be prepared for each army and covered in plastic.   Cohesion Hits, current formation and any other useful information can then be marked on using a NON-PERMANENT marking pen.</w:t>
      </w:r>
    </w:p>
    <w:p w14:paraId="17A36831" w14:textId="77777777" w:rsidR="00C0475E" w:rsidRDefault="00C0475E" w:rsidP="00C0475E">
      <w:pPr>
        <w:rPr>
          <w:sz w:val="20"/>
          <w:szCs w:val="20"/>
        </w:rPr>
      </w:pPr>
    </w:p>
    <w:p w14:paraId="72E0CBEE" w14:textId="77777777" w:rsidR="00C0475E" w:rsidRDefault="00C0475E" w:rsidP="00C0475E">
      <w:pPr>
        <w:rPr>
          <w:sz w:val="20"/>
          <w:szCs w:val="20"/>
        </w:rPr>
      </w:pPr>
      <w:r>
        <w:rPr>
          <w:sz w:val="20"/>
          <w:szCs w:val="20"/>
        </w:rPr>
        <w:t>The cards of units relevant to the battle should be blu taked to a convenient surface.</w:t>
      </w:r>
    </w:p>
    <w:p w14:paraId="34FC6924" w14:textId="77777777" w:rsidR="00C0475E" w:rsidRDefault="00C0475E" w:rsidP="00C0475E">
      <w:pPr>
        <w:rPr>
          <w:sz w:val="20"/>
          <w:szCs w:val="20"/>
        </w:rPr>
      </w:pPr>
    </w:p>
    <w:p w14:paraId="525A5156" w14:textId="7EF5A56D"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_Ref484728120 \r \h  \* MERGEFORMAT </w:instrText>
      </w:r>
      <w:r w:rsidRPr="00552715">
        <w:rPr>
          <w:b/>
          <w:sz w:val="28"/>
          <w:szCs w:val="20"/>
        </w:rPr>
      </w:r>
      <w:r w:rsidRPr="00552715">
        <w:rPr>
          <w:b/>
          <w:sz w:val="28"/>
          <w:szCs w:val="20"/>
        </w:rPr>
        <w:fldChar w:fldCharType="separate"/>
      </w:r>
      <w:r w:rsidR="00996996">
        <w:rPr>
          <w:b/>
          <w:sz w:val="28"/>
          <w:szCs w:val="20"/>
        </w:rPr>
        <w:t>E.1.1</w:t>
      </w:r>
      <w:r w:rsidRPr="00552715">
        <w:rPr>
          <w:b/>
          <w:sz w:val="28"/>
          <w:szCs w:val="20"/>
        </w:rPr>
        <w:fldChar w:fldCharType="end"/>
      </w:r>
      <w:r w:rsidRPr="00552715">
        <w:rPr>
          <w:b/>
          <w:sz w:val="28"/>
          <w:szCs w:val="20"/>
        </w:rPr>
        <w:t xml:space="preserve">   </w:t>
      </w:r>
      <w:r w:rsidRPr="00552715">
        <w:rPr>
          <w:b/>
          <w:sz w:val="28"/>
          <w:szCs w:val="20"/>
        </w:rPr>
        <w:tab/>
        <w:t xml:space="preserve">TSOLYANI  UNIT CARDS </w:t>
      </w:r>
    </w:p>
    <w:p w14:paraId="6DEF201D" w14:textId="716F1741"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_Ref484728120 \r \h  \* MERGEFORMAT </w:instrText>
      </w:r>
      <w:r w:rsidRPr="00552715">
        <w:rPr>
          <w:b/>
          <w:sz w:val="28"/>
          <w:szCs w:val="20"/>
        </w:rPr>
      </w:r>
      <w:r w:rsidRPr="00552715">
        <w:rPr>
          <w:b/>
          <w:sz w:val="28"/>
          <w:szCs w:val="20"/>
        </w:rPr>
        <w:fldChar w:fldCharType="separate"/>
      </w:r>
      <w:r w:rsidR="00996996">
        <w:rPr>
          <w:b/>
          <w:sz w:val="28"/>
          <w:szCs w:val="20"/>
        </w:rPr>
        <w:t>E.1.1</w:t>
      </w:r>
      <w:r w:rsidRPr="00552715">
        <w:rPr>
          <w:b/>
          <w:sz w:val="28"/>
          <w:szCs w:val="20"/>
        </w:rPr>
        <w:fldChar w:fldCharType="end"/>
      </w:r>
      <w:r w:rsidRPr="00552715">
        <w:rPr>
          <w:b/>
          <w:sz w:val="28"/>
          <w:szCs w:val="20"/>
        </w:rPr>
        <w:t xml:space="preserve">   </w:t>
      </w:r>
      <w:r w:rsidRPr="00552715">
        <w:rPr>
          <w:b/>
          <w:sz w:val="28"/>
          <w:szCs w:val="20"/>
        </w:rPr>
        <w:tab/>
        <w:t>MUUGALAVYANI  UNIT CARDS</w:t>
      </w:r>
    </w:p>
    <w:p w14:paraId="09AFEA81" w14:textId="0F68FEFC"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_Ref484728120 \r \h  \* MERGEFORMAT </w:instrText>
      </w:r>
      <w:r w:rsidRPr="00552715">
        <w:rPr>
          <w:b/>
          <w:sz w:val="28"/>
          <w:szCs w:val="20"/>
        </w:rPr>
      </w:r>
      <w:r w:rsidRPr="00552715">
        <w:rPr>
          <w:b/>
          <w:sz w:val="28"/>
          <w:szCs w:val="20"/>
        </w:rPr>
        <w:fldChar w:fldCharType="separate"/>
      </w:r>
      <w:r w:rsidR="00996996">
        <w:rPr>
          <w:b/>
          <w:sz w:val="28"/>
          <w:szCs w:val="20"/>
        </w:rPr>
        <w:t>E.1.1</w:t>
      </w:r>
      <w:r w:rsidRPr="00552715">
        <w:rPr>
          <w:b/>
          <w:sz w:val="28"/>
          <w:szCs w:val="20"/>
        </w:rPr>
        <w:fldChar w:fldCharType="end"/>
      </w:r>
      <w:r w:rsidRPr="00552715">
        <w:rPr>
          <w:b/>
          <w:sz w:val="28"/>
          <w:szCs w:val="20"/>
        </w:rPr>
        <w:t xml:space="preserve">   </w:t>
      </w:r>
      <w:r w:rsidRPr="00552715">
        <w:rPr>
          <w:b/>
          <w:sz w:val="28"/>
          <w:szCs w:val="20"/>
        </w:rPr>
        <w:tab/>
        <w:t>SALARVYANI  UNIT CARDS</w:t>
      </w:r>
    </w:p>
    <w:p w14:paraId="3CC414FB" w14:textId="1938FE66"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_Ref484728120 \r \h  \* MERGEFORMAT </w:instrText>
      </w:r>
      <w:r w:rsidRPr="00552715">
        <w:rPr>
          <w:b/>
          <w:sz w:val="28"/>
          <w:szCs w:val="20"/>
        </w:rPr>
      </w:r>
      <w:r w:rsidRPr="00552715">
        <w:rPr>
          <w:b/>
          <w:sz w:val="28"/>
          <w:szCs w:val="20"/>
        </w:rPr>
        <w:fldChar w:fldCharType="separate"/>
      </w:r>
      <w:r w:rsidR="00996996">
        <w:rPr>
          <w:b/>
          <w:sz w:val="28"/>
          <w:szCs w:val="20"/>
        </w:rPr>
        <w:t>E.1.1</w:t>
      </w:r>
      <w:r w:rsidRPr="00552715">
        <w:rPr>
          <w:b/>
          <w:sz w:val="28"/>
          <w:szCs w:val="20"/>
        </w:rPr>
        <w:fldChar w:fldCharType="end"/>
      </w:r>
      <w:r w:rsidRPr="00552715">
        <w:rPr>
          <w:b/>
          <w:sz w:val="28"/>
          <w:szCs w:val="20"/>
        </w:rPr>
        <w:t xml:space="preserve">  </w:t>
      </w:r>
      <w:r w:rsidRPr="00552715">
        <w:rPr>
          <w:b/>
          <w:sz w:val="28"/>
          <w:szCs w:val="20"/>
        </w:rPr>
        <w:tab/>
        <w:t>YAN KORYANI  UNIT CARDS</w:t>
      </w:r>
    </w:p>
    <w:p w14:paraId="4965AAEA" w14:textId="77777777" w:rsidR="00C0475E" w:rsidRPr="0061436E" w:rsidRDefault="00C0475E" w:rsidP="00C0475E">
      <w:pPr>
        <w:rPr>
          <w:sz w:val="20"/>
          <w:szCs w:val="20"/>
        </w:rPr>
      </w:pPr>
    </w:p>
    <w:p w14:paraId="5C5AA2A8" w14:textId="77777777" w:rsidR="00C0475E" w:rsidRDefault="00C0475E" w:rsidP="00C0475E">
      <w:pPr>
        <w:rPr>
          <w:sz w:val="20"/>
          <w:szCs w:val="20"/>
        </w:rPr>
      </w:pPr>
      <w:r w:rsidRPr="00552715">
        <w:rPr>
          <w:b/>
          <w:szCs w:val="20"/>
          <w:u w:val="single"/>
        </w:rPr>
        <w:t>UNIT TAG</w:t>
      </w:r>
      <w:r w:rsidRPr="00552715">
        <w:rPr>
          <w:b/>
          <w:szCs w:val="20"/>
        </w:rPr>
        <w:t>S</w:t>
      </w:r>
      <w:r w:rsidRPr="00552715">
        <w:rPr>
          <w:szCs w:val="20"/>
        </w:rPr>
        <w:t xml:space="preserve"> </w:t>
      </w:r>
      <w:r>
        <w:rPr>
          <w:sz w:val="20"/>
          <w:szCs w:val="20"/>
        </w:rPr>
        <w:t xml:space="preserve"> </w:t>
      </w:r>
    </w:p>
    <w:p w14:paraId="1C1EE418" w14:textId="77777777" w:rsidR="00C0475E" w:rsidRDefault="00C0475E" w:rsidP="00C0475E">
      <w:pPr>
        <w:rPr>
          <w:sz w:val="20"/>
          <w:szCs w:val="20"/>
        </w:rPr>
      </w:pPr>
    </w:p>
    <w:p w14:paraId="6821371F" w14:textId="77777777" w:rsidR="00C0475E" w:rsidRDefault="00C0475E" w:rsidP="00C0475E">
      <w:pPr>
        <w:rPr>
          <w:sz w:val="20"/>
          <w:szCs w:val="20"/>
        </w:rPr>
      </w:pPr>
      <w:r>
        <w:rPr>
          <w:sz w:val="20"/>
          <w:szCs w:val="20"/>
        </w:rPr>
        <w:lastRenderedPageBreak/>
        <w:t>These should also be prepared for each army and the appropriate selection for the battle be looked out and placed by each unit.</w:t>
      </w:r>
    </w:p>
    <w:p w14:paraId="5D4C8843" w14:textId="77777777" w:rsidR="00C0475E" w:rsidRDefault="00C0475E" w:rsidP="00C0475E">
      <w:pPr>
        <w:rPr>
          <w:sz w:val="20"/>
          <w:szCs w:val="20"/>
        </w:rPr>
      </w:pPr>
      <w:r>
        <w:rPr>
          <w:sz w:val="20"/>
          <w:szCs w:val="20"/>
        </w:rPr>
        <w:t>Transient information can be marked on them such as:</w:t>
      </w:r>
    </w:p>
    <w:p w14:paraId="5C1450AC" w14:textId="77777777" w:rsidR="00C0475E" w:rsidRDefault="00C0475E" w:rsidP="00C0475E">
      <w:pPr>
        <w:rPr>
          <w:sz w:val="20"/>
          <w:szCs w:val="20"/>
        </w:rPr>
      </w:pPr>
    </w:p>
    <w:p w14:paraId="1267CAA0" w14:textId="77777777" w:rsidR="00C0475E" w:rsidRDefault="00C0475E" w:rsidP="00C0475E">
      <w:pPr>
        <w:rPr>
          <w:sz w:val="20"/>
          <w:szCs w:val="20"/>
        </w:rPr>
      </w:pPr>
      <w:r>
        <w:rPr>
          <w:sz w:val="20"/>
          <w:szCs w:val="20"/>
        </w:rPr>
        <w:t>Formation</w:t>
      </w:r>
    </w:p>
    <w:p w14:paraId="32D5246F" w14:textId="77777777" w:rsidR="00C0475E" w:rsidRDefault="00C0475E" w:rsidP="00C0475E">
      <w:pPr>
        <w:rPr>
          <w:sz w:val="20"/>
          <w:szCs w:val="20"/>
        </w:rPr>
      </w:pPr>
      <w:r>
        <w:rPr>
          <w:sz w:val="20"/>
          <w:szCs w:val="20"/>
        </w:rPr>
        <w:t>Benders for melee from Quality Check Table</w:t>
      </w:r>
    </w:p>
    <w:p w14:paraId="35E374AA" w14:textId="77777777" w:rsidR="00C0475E" w:rsidRDefault="00C0475E" w:rsidP="00C0475E">
      <w:pPr>
        <w:rPr>
          <w:sz w:val="20"/>
          <w:szCs w:val="20"/>
        </w:rPr>
      </w:pPr>
      <w:r>
        <w:rPr>
          <w:sz w:val="20"/>
          <w:szCs w:val="20"/>
        </w:rPr>
        <w:t>Unit in / out of MZ / CZ (avoids death by tape measure)</w:t>
      </w:r>
    </w:p>
    <w:p w14:paraId="71FF7C64" w14:textId="77777777" w:rsidR="00C0475E" w:rsidRDefault="00C0475E" w:rsidP="00C0475E">
      <w:pPr>
        <w:rPr>
          <w:sz w:val="20"/>
          <w:szCs w:val="20"/>
        </w:rPr>
      </w:pPr>
      <w:r>
        <w:rPr>
          <w:sz w:val="20"/>
          <w:szCs w:val="20"/>
        </w:rPr>
        <w:t>Unit up / down hill</w:t>
      </w:r>
    </w:p>
    <w:p w14:paraId="7153F1F9" w14:textId="77777777" w:rsidR="00C0475E" w:rsidRDefault="00C0475E" w:rsidP="00C0475E">
      <w:pPr>
        <w:rPr>
          <w:sz w:val="20"/>
          <w:szCs w:val="20"/>
        </w:rPr>
      </w:pPr>
      <w:r>
        <w:rPr>
          <w:sz w:val="20"/>
          <w:szCs w:val="20"/>
        </w:rPr>
        <w:t>Number of arty that targeted unit this turn</w:t>
      </w:r>
    </w:p>
    <w:p w14:paraId="3C76E228" w14:textId="77777777" w:rsidR="00C0475E" w:rsidRDefault="00C0475E" w:rsidP="00C0475E">
      <w:pPr>
        <w:rPr>
          <w:sz w:val="20"/>
          <w:szCs w:val="20"/>
        </w:rPr>
      </w:pPr>
      <w:r>
        <w:rPr>
          <w:sz w:val="20"/>
          <w:szCs w:val="20"/>
        </w:rPr>
        <w:t>Identity of targeting arty (with optional YK / Salarv arty rules)</w:t>
      </w:r>
    </w:p>
    <w:p w14:paraId="37CEE662" w14:textId="77777777" w:rsidR="00C0475E" w:rsidRDefault="00C0475E" w:rsidP="00C0475E">
      <w:pPr>
        <w:rPr>
          <w:sz w:val="20"/>
          <w:szCs w:val="20"/>
        </w:rPr>
      </w:pPr>
      <w:r>
        <w:rPr>
          <w:sz w:val="20"/>
          <w:szCs w:val="20"/>
        </w:rPr>
        <w:t>Or ID of unit targeted (ditto)</w:t>
      </w:r>
    </w:p>
    <w:p w14:paraId="17690CE1" w14:textId="77777777" w:rsidR="00C0475E" w:rsidRDefault="00C0475E" w:rsidP="00C0475E">
      <w:pPr>
        <w:rPr>
          <w:sz w:val="20"/>
          <w:szCs w:val="20"/>
        </w:rPr>
      </w:pPr>
    </w:p>
    <w:p w14:paraId="341FCDF5" w14:textId="7EAB9091" w:rsidR="00C0475E" w:rsidRPr="00A319C6" w:rsidRDefault="00C0475E" w:rsidP="00C0475E">
      <w:pPr>
        <w:rPr>
          <w:b/>
          <w:sz w:val="28"/>
          <w:szCs w:val="20"/>
          <w:lang w:val="de-DE"/>
        </w:rPr>
      </w:pPr>
      <w:r w:rsidRPr="00552715">
        <w:rPr>
          <w:b/>
          <w:sz w:val="28"/>
          <w:szCs w:val="20"/>
        </w:rPr>
        <w:fldChar w:fldCharType="begin"/>
      </w:r>
      <w:r w:rsidRPr="00A319C6">
        <w:rPr>
          <w:b/>
          <w:sz w:val="28"/>
          <w:szCs w:val="20"/>
          <w:lang w:val="de-DE"/>
        </w:rPr>
        <w:instrText xml:space="preserve"> REF _Ref484728220 \r \h  \* MERGEFORMAT </w:instrText>
      </w:r>
      <w:r w:rsidRPr="00552715">
        <w:rPr>
          <w:b/>
          <w:sz w:val="28"/>
          <w:szCs w:val="20"/>
        </w:rPr>
      </w:r>
      <w:r w:rsidRPr="00552715">
        <w:rPr>
          <w:b/>
          <w:sz w:val="28"/>
          <w:szCs w:val="20"/>
        </w:rPr>
        <w:fldChar w:fldCharType="separate"/>
      </w:r>
      <w:r w:rsidR="00996996">
        <w:rPr>
          <w:b/>
          <w:sz w:val="28"/>
          <w:szCs w:val="20"/>
          <w:lang w:val="de-DE"/>
        </w:rPr>
        <w:t>E.1.2</w:t>
      </w:r>
      <w:r w:rsidRPr="00552715">
        <w:rPr>
          <w:b/>
          <w:sz w:val="28"/>
          <w:szCs w:val="20"/>
        </w:rPr>
        <w:fldChar w:fldCharType="end"/>
      </w:r>
      <w:r w:rsidRPr="00A319C6">
        <w:rPr>
          <w:b/>
          <w:sz w:val="28"/>
          <w:szCs w:val="20"/>
          <w:lang w:val="de-DE"/>
        </w:rPr>
        <w:tab/>
      </w:r>
      <w:r w:rsidRPr="00A319C6">
        <w:rPr>
          <w:b/>
          <w:sz w:val="28"/>
          <w:szCs w:val="20"/>
          <w:lang w:val="de-DE"/>
        </w:rPr>
        <w:tab/>
        <w:t>TSOLYANI NAME TAGS</w:t>
      </w:r>
    </w:p>
    <w:p w14:paraId="432D0F03" w14:textId="2BC852EF" w:rsidR="00C0475E" w:rsidRPr="00A319C6" w:rsidRDefault="00C0475E" w:rsidP="00C0475E">
      <w:pPr>
        <w:rPr>
          <w:b/>
          <w:sz w:val="28"/>
          <w:szCs w:val="20"/>
          <w:lang w:val="de-DE"/>
        </w:rPr>
      </w:pPr>
      <w:r w:rsidRPr="00552715">
        <w:rPr>
          <w:b/>
          <w:sz w:val="28"/>
          <w:szCs w:val="20"/>
        </w:rPr>
        <w:fldChar w:fldCharType="begin"/>
      </w:r>
      <w:r w:rsidRPr="00A319C6">
        <w:rPr>
          <w:b/>
          <w:sz w:val="28"/>
          <w:szCs w:val="20"/>
          <w:lang w:val="de-DE"/>
        </w:rPr>
        <w:instrText xml:space="preserve"> REF _Ref484728220 \r \h  \* MERGEFORMAT </w:instrText>
      </w:r>
      <w:r w:rsidRPr="00552715">
        <w:rPr>
          <w:b/>
          <w:sz w:val="28"/>
          <w:szCs w:val="20"/>
        </w:rPr>
      </w:r>
      <w:r w:rsidRPr="00552715">
        <w:rPr>
          <w:b/>
          <w:sz w:val="28"/>
          <w:szCs w:val="20"/>
        </w:rPr>
        <w:fldChar w:fldCharType="separate"/>
      </w:r>
      <w:r w:rsidR="00996996">
        <w:rPr>
          <w:b/>
          <w:sz w:val="28"/>
          <w:szCs w:val="20"/>
          <w:lang w:val="de-DE"/>
        </w:rPr>
        <w:t>E.1.2</w:t>
      </w:r>
      <w:r w:rsidRPr="00552715">
        <w:rPr>
          <w:b/>
          <w:sz w:val="28"/>
          <w:szCs w:val="20"/>
        </w:rPr>
        <w:fldChar w:fldCharType="end"/>
      </w:r>
      <w:r w:rsidRPr="00A319C6">
        <w:rPr>
          <w:b/>
          <w:sz w:val="28"/>
          <w:szCs w:val="20"/>
          <w:lang w:val="de-DE"/>
        </w:rPr>
        <w:tab/>
      </w:r>
      <w:r w:rsidRPr="00A319C6">
        <w:rPr>
          <w:b/>
          <w:sz w:val="28"/>
          <w:szCs w:val="20"/>
          <w:lang w:val="de-DE"/>
        </w:rPr>
        <w:tab/>
        <w:t>MUUGALAVYANI NAME TAGS</w:t>
      </w:r>
    </w:p>
    <w:p w14:paraId="32A5CC38" w14:textId="24DD3238" w:rsidR="00C0475E" w:rsidRPr="00A319C6" w:rsidRDefault="00C0475E" w:rsidP="00C0475E">
      <w:pPr>
        <w:rPr>
          <w:b/>
          <w:sz w:val="28"/>
          <w:szCs w:val="20"/>
          <w:lang w:val="de-DE"/>
        </w:rPr>
      </w:pPr>
      <w:r w:rsidRPr="00552715">
        <w:rPr>
          <w:b/>
          <w:sz w:val="28"/>
          <w:szCs w:val="20"/>
        </w:rPr>
        <w:fldChar w:fldCharType="begin"/>
      </w:r>
      <w:r w:rsidRPr="00A319C6">
        <w:rPr>
          <w:b/>
          <w:sz w:val="28"/>
          <w:szCs w:val="20"/>
          <w:lang w:val="de-DE"/>
        </w:rPr>
        <w:instrText xml:space="preserve"> REF _Ref484728220 \r \h  \* MERGEFORMAT </w:instrText>
      </w:r>
      <w:r w:rsidRPr="00552715">
        <w:rPr>
          <w:b/>
          <w:sz w:val="28"/>
          <w:szCs w:val="20"/>
        </w:rPr>
      </w:r>
      <w:r w:rsidRPr="00552715">
        <w:rPr>
          <w:b/>
          <w:sz w:val="28"/>
          <w:szCs w:val="20"/>
        </w:rPr>
        <w:fldChar w:fldCharType="separate"/>
      </w:r>
      <w:r w:rsidR="00996996">
        <w:rPr>
          <w:b/>
          <w:sz w:val="28"/>
          <w:szCs w:val="20"/>
          <w:lang w:val="de-DE"/>
        </w:rPr>
        <w:t>E.1.2</w:t>
      </w:r>
      <w:r w:rsidRPr="00552715">
        <w:rPr>
          <w:b/>
          <w:sz w:val="28"/>
          <w:szCs w:val="20"/>
        </w:rPr>
        <w:fldChar w:fldCharType="end"/>
      </w:r>
      <w:r w:rsidRPr="00A319C6">
        <w:rPr>
          <w:b/>
          <w:sz w:val="28"/>
          <w:szCs w:val="20"/>
          <w:lang w:val="de-DE"/>
        </w:rPr>
        <w:tab/>
      </w:r>
      <w:r w:rsidRPr="00A319C6">
        <w:rPr>
          <w:b/>
          <w:sz w:val="28"/>
          <w:szCs w:val="20"/>
          <w:lang w:val="de-DE"/>
        </w:rPr>
        <w:tab/>
        <w:t>SALARVYANI NAME TAGS</w:t>
      </w:r>
    </w:p>
    <w:p w14:paraId="1D9849ED" w14:textId="25EC0C61" w:rsidR="00C0475E" w:rsidRPr="00A319C6" w:rsidRDefault="00C0475E" w:rsidP="00C0475E">
      <w:pPr>
        <w:rPr>
          <w:b/>
          <w:sz w:val="28"/>
          <w:szCs w:val="20"/>
          <w:lang w:val="de-DE"/>
        </w:rPr>
      </w:pPr>
      <w:r w:rsidRPr="00552715">
        <w:rPr>
          <w:b/>
          <w:sz w:val="28"/>
          <w:szCs w:val="20"/>
        </w:rPr>
        <w:fldChar w:fldCharType="begin"/>
      </w:r>
      <w:r w:rsidRPr="00A319C6">
        <w:rPr>
          <w:b/>
          <w:sz w:val="28"/>
          <w:szCs w:val="20"/>
          <w:lang w:val="de-DE"/>
        </w:rPr>
        <w:instrText xml:space="preserve"> REF _Ref484728220 \r \h  \* MERGEFORMAT </w:instrText>
      </w:r>
      <w:r w:rsidRPr="00552715">
        <w:rPr>
          <w:b/>
          <w:sz w:val="28"/>
          <w:szCs w:val="20"/>
        </w:rPr>
      </w:r>
      <w:r w:rsidRPr="00552715">
        <w:rPr>
          <w:b/>
          <w:sz w:val="28"/>
          <w:szCs w:val="20"/>
        </w:rPr>
        <w:fldChar w:fldCharType="separate"/>
      </w:r>
      <w:r w:rsidR="00996996">
        <w:rPr>
          <w:b/>
          <w:sz w:val="28"/>
          <w:szCs w:val="20"/>
          <w:lang w:val="de-DE"/>
        </w:rPr>
        <w:t>E.1.2</w:t>
      </w:r>
      <w:r w:rsidRPr="00552715">
        <w:rPr>
          <w:b/>
          <w:sz w:val="28"/>
          <w:szCs w:val="20"/>
        </w:rPr>
        <w:fldChar w:fldCharType="end"/>
      </w:r>
      <w:r w:rsidRPr="00A319C6">
        <w:rPr>
          <w:b/>
          <w:sz w:val="28"/>
          <w:szCs w:val="20"/>
          <w:lang w:val="de-DE"/>
        </w:rPr>
        <w:tab/>
      </w:r>
      <w:r w:rsidRPr="00A319C6">
        <w:rPr>
          <w:b/>
          <w:sz w:val="28"/>
          <w:szCs w:val="20"/>
          <w:lang w:val="de-DE"/>
        </w:rPr>
        <w:tab/>
        <w:t>YAN KORYANI NAME TAGS</w:t>
      </w:r>
    </w:p>
    <w:p w14:paraId="7658CACF" w14:textId="77777777" w:rsidR="00C0475E" w:rsidRPr="00A319C6" w:rsidRDefault="00C0475E" w:rsidP="00C0475E">
      <w:pPr>
        <w:rPr>
          <w:sz w:val="20"/>
          <w:szCs w:val="20"/>
          <w:lang w:val="de-DE"/>
        </w:rPr>
      </w:pPr>
    </w:p>
    <w:p w14:paraId="47694C81" w14:textId="77777777" w:rsidR="00C0475E" w:rsidRPr="00A319C6" w:rsidRDefault="00C0475E" w:rsidP="00C0475E">
      <w:pPr>
        <w:rPr>
          <w:b/>
          <w:sz w:val="20"/>
          <w:szCs w:val="20"/>
          <w:u w:val="single"/>
          <w:lang w:val="de-DE"/>
        </w:rPr>
      </w:pPr>
    </w:p>
    <w:p w14:paraId="2DA8BA85" w14:textId="77777777" w:rsidR="00C0475E" w:rsidRPr="00552715" w:rsidRDefault="00C0475E" w:rsidP="00C0475E">
      <w:pPr>
        <w:rPr>
          <w:b/>
          <w:sz w:val="32"/>
          <w:szCs w:val="20"/>
          <w:u w:val="single"/>
        </w:rPr>
      </w:pPr>
      <w:r w:rsidRPr="00552715">
        <w:rPr>
          <w:b/>
          <w:sz w:val="32"/>
          <w:szCs w:val="20"/>
          <w:u w:val="single"/>
        </w:rPr>
        <w:t>TABLES</w:t>
      </w:r>
    </w:p>
    <w:p w14:paraId="3D0848FF" w14:textId="77777777" w:rsidR="00C0475E" w:rsidRDefault="00C0475E" w:rsidP="00C0475E">
      <w:pPr>
        <w:rPr>
          <w:b/>
          <w:szCs w:val="20"/>
          <w:u w:val="single"/>
        </w:rPr>
      </w:pPr>
    </w:p>
    <w:p w14:paraId="01E53FD3" w14:textId="77777777" w:rsidR="00C0475E" w:rsidRPr="00552715" w:rsidRDefault="00C0475E" w:rsidP="00C0475E">
      <w:pPr>
        <w:rPr>
          <w:sz w:val="22"/>
          <w:szCs w:val="20"/>
        </w:rPr>
      </w:pPr>
      <w:r w:rsidRPr="00552715">
        <w:rPr>
          <w:sz w:val="22"/>
          <w:szCs w:val="20"/>
        </w:rPr>
        <w:t xml:space="preserve">The tables required to play </w:t>
      </w:r>
      <w:r>
        <w:rPr>
          <w:sz w:val="22"/>
          <w:szCs w:val="20"/>
        </w:rPr>
        <w:t>can be found under the relevant tab of the Excel spreadsheet.  They are set out below, together with t</w:t>
      </w:r>
      <w:r w:rsidRPr="00552715">
        <w:rPr>
          <w:sz w:val="22"/>
          <w:szCs w:val="20"/>
        </w:rPr>
        <w:t>he most relevant section of the rules.</w:t>
      </w:r>
      <w:r>
        <w:rPr>
          <w:sz w:val="22"/>
          <w:szCs w:val="20"/>
        </w:rPr>
        <w:t xml:space="preserve">  They should be printed out, preferably also reinforced with plastic, and ideally mounted on a board for easy reference by players, as opposed to riffling unhappily through a stack to find the relevant one.  They are heavily coloured coded for ease of use.</w:t>
      </w:r>
    </w:p>
    <w:p w14:paraId="52CE2551" w14:textId="77777777" w:rsidR="00C0475E" w:rsidRDefault="00C0475E" w:rsidP="00C0475E">
      <w:pPr>
        <w:rPr>
          <w:b/>
          <w:sz w:val="20"/>
          <w:szCs w:val="20"/>
          <w:u w:val="single"/>
        </w:rPr>
      </w:pPr>
    </w:p>
    <w:p w14:paraId="497A7FF3" w14:textId="77777777" w:rsidR="00C0475E" w:rsidRPr="00552715" w:rsidRDefault="00C0475E" w:rsidP="00C0475E">
      <w:pPr>
        <w:rPr>
          <w:b/>
          <w:sz w:val="28"/>
          <w:szCs w:val="20"/>
        </w:rPr>
      </w:pPr>
    </w:p>
    <w:p w14:paraId="7B8B70DB" w14:textId="77777777" w:rsidR="00C0475E" w:rsidRDefault="00C0475E" w:rsidP="00C0475E">
      <w:pPr>
        <w:rPr>
          <w:b/>
          <w:sz w:val="28"/>
          <w:szCs w:val="20"/>
        </w:rPr>
      </w:pPr>
    </w:p>
    <w:p w14:paraId="2F756AC2" w14:textId="0006808F" w:rsidR="00C0475E" w:rsidRPr="009F3483" w:rsidRDefault="00C0475E" w:rsidP="00C0475E">
      <w:pPr>
        <w:rPr>
          <w:b/>
          <w:sz w:val="28"/>
          <w:szCs w:val="20"/>
        </w:rPr>
      </w:pPr>
      <w:r>
        <w:rPr>
          <w:b/>
          <w:sz w:val="28"/>
          <w:szCs w:val="20"/>
        </w:rPr>
        <w:fldChar w:fldCharType="begin"/>
      </w:r>
      <w:r w:rsidRPr="009F3483">
        <w:rPr>
          <w:b/>
          <w:sz w:val="28"/>
          <w:szCs w:val="20"/>
        </w:rPr>
        <w:instrText xml:space="preserve"> REF _Ref550605 \r \h </w:instrText>
      </w:r>
      <w:r>
        <w:rPr>
          <w:b/>
          <w:sz w:val="28"/>
          <w:szCs w:val="20"/>
        </w:rPr>
      </w:r>
      <w:r>
        <w:rPr>
          <w:b/>
          <w:sz w:val="28"/>
          <w:szCs w:val="20"/>
        </w:rPr>
        <w:fldChar w:fldCharType="separate"/>
      </w:r>
      <w:r w:rsidR="00996996">
        <w:rPr>
          <w:b/>
          <w:sz w:val="28"/>
          <w:szCs w:val="20"/>
        </w:rPr>
        <w:t>D2</w:t>
      </w:r>
      <w:r>
        <w:rPr>
          <w:b/>
          <w:sz w:val="28"/>
          <w:szCs w:val="20"/>
        </w:rPr>
        <w:fldChar w:fldCharType="end"/>
      </w:r>
      <w:r w:rsidRPr="009F3483">
        <w:rPr>
          <w:b/>
          <w:sz w:val="28"/>
          <w:szCs w:val="20"/>
        </w:rPr>
        <w:tab/>
      </w:r>
      <w:r w:rsidRPr="009F3483">
        <w:rPr>
          <w:b/>
          <w:sz w:val="28"/>
          <w:szCs w:val="20"/>
        </w:rPr>
        <w:tab/>
        <w:t>COMMANDS</w:t>
      </w:r>
    </w:p>
    <w:p w14:paraId="468D6F37" w14:textId="77777777" w:rsidR="00C0475E" w:rsidRPr="009F3483" w:rsidRDefault="00C0475E" w:rsidP="00C0475E">
      <w:pPr>
        <w:rPr>
          <w:b/>
          <w:sz w:val="28"/>
          <w:szCs w:val="20"/>
        </w:rPr>
      </w:pPr>
    </w:p>
    <w:p w14:paraId="3AF0698C" w14:textId="594E60E8" w:rsidR="00C0475E" w:rsidRPr="009F3483" w:rsidRDefault="00C0475E" w:rsidP="00C0475E">
      <w:pPr>
        <w:rPr>
          <w:b/>
          <w:sz w:val="28"/>
          <w:szCs w:val="20"/>
        </w:rPr>
      </w:pPr>
      <w:r>
        <w:rPr>
          <w:b/>
          <w:sz w:val="28"/>
          <w:szCs w:val="20"/>
        </w:rPr>
        <w:fldChar w:fldCharType="begin"/>
      </w:r>
      <w:r w:rsidRPr="009F3483">
        <w:rPr>
          <w:b/>
          <w:sz w:val="28"/>
          <w:szCs w:val="20"/>
        </w:rPr>
        <w:instrText xml:space="preserve"> REF _Ref486114977 \r \h </w:instrText>
      </w:r>
      <w:r>
        <w:rPr>
          <w:b/>
          <w:sz w:val="28"/>
          <w:szCs w:val="20"/>
        </w:rPr>
      </w:r>
      <w:r>
        <w:rPr>
          <w:b/>
          <w:sz w:val="28"/>
          <w:szCs w:val="20"/>
        </w:rPr>
        <w:fldChar w:fldCharType="separate"/>
      </w:r>
      <w:r w:rsidR="00996996">
        <w:rPr>
          <w:b/>
          <w:sz w:val="28"/>
          <w:szCs w:val="20"/>
        </w:rPr>
        <w:t>E.2.5</w:t>
      </w:r>
      <w:r>
        <w:rPr>
          <w:b/>
          <w:sz w:val="28"/>
          <w:szCs w:val="20"/>
        </w:rPr>
        <w:fldChar w:fldCharType="end"/>
      </w:r>
      <w:r w:rsidRPr="009F3483">
        <w:rPr>
          <w:b/>
          <w:sz w:val="28"/>
          <w:szCs w:val="20"/>
        </w:rPr>
        <w:tab/>
      </w:r>
      <w:r w:rsidRPr="009F3483">
        <w:rPr>
          <w:b/>
          <w:sz w:val="28"/>
          <w:szCs w:val="20"/>
        </w:rPr>
        <w:tab/>
        <w:t>ZONE EFFECTS TABLE</w:t>
      </w:r>
    </w:p>
    <w:p w14:paraId="340DEE29" w14:textId="2B66906A"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_Ref486115238 \r \h  \* MERGEFORMAT </w:instrText>
      </w:r>
      <w:r w:rsidRPr="00552715">
        <w:rPr>
          <w:b/>
          <w:sz w:val="28"/>
          <w:szCs w:val="20"/>
        </w:rPr>
      </w:r>
      <w:r w:rsidRPr="00552715">
        <w:rPr>
          <w:b/>
          <w:sz w:val="28"/>
          <w:szCs w:val="20"/>
        </w:rPr>
        <w:fldChar w:fldCharType="separate"/>
      </w:r>
      <w:r w:rsidR="00996996">
        <w:rPr>
          <w:b/>
          <w:sz w:val="28"/>
          <w:szCs w:val="20"/>
        </w:rPr>
        <w:t>E3</w:t>
      </w:r>
      <w:r w:rsidRPr="00552715">
        <w:rPr>
          <w:b/>
          <w:sz w:val="28"/>
          <w:szCs w:val="20"/>
        </w:rPr>
        <w:fldChar w:fldCharType="end"/>
      </w:r>
      <w:r w:rsidRPr="00552715">
        <w:rPr>
          <w:b/>
          <w:sz w:val="28"/>
          <w:szCs w:val="20"/>
        </w:rPr>
        <w:tab/>
      </w:r>
      <w:r>
        <w:rPr>
          <w:b/>
          <w:sz w:val="28"/>
          <w:szCs w:val="20"/>
        </w:rPr>
        <w:tab/>
      </w:r>
      <w:r w:rsidRPr="00552715">
        <w:rPr>
          <w:b/>
          <w:sz w:val="28"/>
          <w:szCs w:val="20"/>
        </w:rPr>
        <w:t>QUALITY CHECK TABLE INCLUDING BENDERS</w:t>
      </w:r>
    </w:p>
    <w:p w14:paraId="15766D9E" w14:textId="721EBCF6"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_Ref486115265 \r \h  \* MERGEFORMAT </w:instrText>
      </w:r>
      <w:r w:rsidRPr="00552715">
        <w:rPr>
          <w:b/>
          <w:sz w:val="28"/>
          <w:szCs w:val="20"/>
        </w:rPr>
      </w:r>
      <w:r w:rsidRPr="00552715">
        <w:rPr>
          <w:b/>
          <w:sz w:val="28"/>
          <w:szCs w:val="20"/>
        </w:rPr>
        <w:fldChar w:fldCharType="separate"/>
      </w:r>
      <w:r w:rsidR="00996996">
        <w:rPr>
          <w:b/>
          <w:sz w:val="28"/>
          <w:szCs w:val="20"/>
        </w:rPr>
        <w:t>E.3.1</w:t>
      </w:r>
      <w:r w:rsidRPr="00552715">
        <w:rPr>
          <w:b/>
          <w:sz w:val="28"/>
          <w:szCs w:val="20"/>
        </w:rPr>
        <w:fldChar w:fldCharType="end"/>
      </w:r>
      <w:r w:rsidRPr="00552715">
        <w:rPr>
          <w:b/>
          <w:sz w:val="28"/>
          <w:szCs w:val="20"/>
        </w:rPr>
        <w:tab/>
      </w:r>
      <w:r>
        <w:rPr>
          <w:b/>
          <w:sz w:val="28"/>
          <w:szCs w:val="20"/>
        </w:rPr>
        <w:tab/>
      </w:r>
      <w:r w:rsidRPr="00552715">
        <w:rPr>
          <w:b/>
          <w:sz w:val="28"/>
          <w:szCs w:val="20"/>
        </w:rPr>
        <w:t>QUALITY CHECK SUMMARY</w:t>
      </w:r>
    </w:p>
    <w:p w14:paraId="7B580E40" w14:textId="77777777" w:rsidR="00C0475E" w:rsidRPr="00552715" w:rsidRDefault="00C0475E" w:rsidP="00C0475E">
      <w:pPr>
        <w:rPr>
          <w:b/>
          <w:sz w:val="28"/>
          <w:szCs w:val="20"/>
        </w:rPr>
      </w:pPr>
    </w:p>
    <w:p w14:paraId="7C27B4DE" w14:textId="70608A34"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_Ref485421785 \r \h  \* MERGEFORMAT </w:instrText>
      </w:r>
      <w:r w:rsidRPr="00552715">
        <w:rPr>
          <w:b/>
          <w:sz w:val="28"/>
          <w:szCs w:val="20"/>
        </w:rPr>
      </w:r>
      <w:r w:rsidRPr="00552715">
        <w:rPr>
          <w:b/>
          <w:sz w:val="28"/>
          <w:szCs w:val="20"/>
        </w:rPr>
        <w:fldChar w:fldCharType="separate"/>
      </w:r>
      <w:r w:rsidR="00996996">
        <w:rPr>
          <w:b/>
          <w:sz w:val="28"/>
          <w:szCs w:val="20"/>
        </w:rPr>
        <w:t>0</w:t>
      </w:r>
      <w:r w:rsidRPr="00552715">
        <w:rPr>
          <w:b/>
          <w:sz w:val="28"/>
          <w:szCs w:val="20"/>
        </w:rPr>
        <w:fldChar w:fldCharType="end"/>
      </w:r>
      <w:r w:rsidRPr="00552715">
        <w:rPr>
          <w:b/>
          <w:sz w:val="28"/>
          <w:szCs w:val="20"/>
        </w:rPr>
        <w:tab/>
      </w:r>
      <w:r>
        <w:rPr>
          <w:b/>
          <w:sz w:val="28"/>
          <w:szCs w:val="20"/>
        </w:rPr>
        <w:tab/>
      </w:r>
      <w:r w:rsidRPr="00552715">
        <w:rPr>
          <w:b/>
          <w:sz w:val="28"/>
          <w:szCs w:val="20"/>
        </w:rPr>
        <w:t>WEAPON LENGTHS</w:t>
      </w:r>
    </w:p>
    <w:p w14:paraId="1A52A029" w14:textId="77777777" w:rsidR="00C0475E" w:rsidRPr="00552715" w:rsidRDefault="00C0475E" w:rsidP="00C0475E">
      <w:pPr>
        <w:rPr>
          <w:b/>
          <w:sz w:val="28"/>
          <w:szCs w:val="20"/>
        </w:rPr>
      </w:pPr>
    </w:p>
    <w:p w14:paraId="6ED713F1" w14:textId="7BB14E9A"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_Ref486115341 \r \h  \* MERGEFORMAT </w:instrText>
      </w:r>
      <w:r w:rsidRPr="00552715">
        <w:rPr>
          <w:b/>
          <w:sz w:val="28"/>
          <w:szCs w:val="20"/>
        </w:rPr>
      </w:r>
      <w:r w:rsidRPr="00552715">
        <w:rPr>
          <w:b/>
          <w:sz w:val="28"/>
          <w:szCs w:val="20"/>
        </w:rPr>
        <w:fldChar w:fldCharType="separate"/>
      </w:r>
      <w:r w:rsidR="00996996">
        <w:rPr>
          <w:b/>
          <w:sz w:val="28"/>
          <w:szCs w:val="20"/>
        </w:rPr>
        <w:t>H1</w:t>
      </w:r>
      <w:r w:rsidRPr="00552715">
        <w:rPr>
          <w:b/>
          <w:sz w:val="28"/>
          <w:szCs w:val="20"/>
        </w:rPr>
        <w:fldChar w:fldCharType="end"/>
      </w:r>
      <w:r w:rsidRPr="00552715">
        <w:rPr>
          <w:b/>
          <w:sz w:val="28"/>
          <w:szCs w:val="20"/>
        </w:rPr>
        <w:tab/>
      </w:r>
      <w:r>
        <w:rPr>
          <w:b/>
          <w:sz w:val="28"/>
          <w:szCs w:val="20"/>
        </w:rPr>
        <w:tab/>
      </w:r>
      <w:r w:rsidRPr="00552715">
        <w:rPr>
          <w:b/>
          <w:sz w:val="28"/>
          <w:szCs w:val="20"/>
        </w:rPr>
        <w:t>FORMATIONS AND RESTRICTIONS</w:t>
      </w:r>
    </w:p>
    <w:p w14:paraId="4C24F697" w14:textId="09A71D7C"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_Ref484880861 \r \h  \* MERGEFORMAT </w:instrText>
      </w:r>
      <w:r w:rsidRPr="00552715">
        <w:rPr>
          <w:b/>
          <w:sz w:val="28"/>
          <w:szCs w:val="20"/>
        </w:rPr>
      </w:r>
      <w:r w:rsidRPr="00552715">
        <w:rPr>
          <w:b/>
          <w:sz w:val="28"/>
          <w:szCs w:val="20"/>
        </w:rPr>
        <w:fldChar w:fldCharType="separate"/>
      </w:r>
      <w:r w:rsidR="00996996">
        <w:rPr>
          <w:b/>
          <w:sz w:val="28"/>
          <w:szCs w:val="20"/>
        </w:rPr>
        <w:t>H.2.2</w:t>
      </w:r>
      <w:r w:rsidRPr="00552715">
        <w:rPr>
          <w:b/>
          <w:sz w:val="28"/>
          <w:szCs w:val="20"/>
        </w:rPr>
        <w:fldChar w:fldCharType="end"/>
      </w:r>
      <w:r w:rsidRPr="00552715">
        <w:rPr>
          <w:b/>
          <w:sz w:val="28"/>
          <w:szCs w:val="20"/>
        </w:rPr>
        <w:tab/>
      </w:r>
      <w:r>
        <w:rPr>
          <w:b/>
          <w:sz w:val="28"/>
          <w:szCs w:val="20"/>
        </w:rPr>
        <w:tab/>
      </w:r>
      <w:r w:rsidRPr="00552715">
        <w:rPr>
          <w:b/>
          <w:sz w:val="28"/>
          <w:szCs w:val="20"/>
        </w:rPr>
        <w:t>NON-HUMAN  FORMATIONS</w:t>
      </w:r>
    </w:p>
    <w:p w14:paraId="4114EA61" w14:textId="77777777" w:rsidR="00C0475E" w:rsidRPr="00552715" w:rsidRDefault="00C0475E" w:rsidP="00C0475E">
      <w:pPr>
        <w:rPr>
          <w:b/>
          <w:sz w:val="28"/>
          <w:szCs w:val="20"/>
        </w:rPr>
      </w:pPr>
    </w:p>
    <w:p w14:paraId="5A7057D0" w14:textId="2F688EE6" w:rsidR="00C0475E" w:rsidRPr="00552715" w:rsidRDefault="00C0475E" w:rsidP="00C0475E">
      <w:pPr>
        <w:rPr>
          <w:b/>
          <w:sz w:val="28"/>
          <w:szCs w:val="20"/>
        </w:rPr>
      </w:pPr>
      <w:r>
        <w:rPr>
          <w:b/>
          <w:sz w:val="28"/>
          <w:szCs w:val="20"/>
        </w:rPr>
        <w:fldChar w:fldCharType="begin"/>
      </w:r>
      <w:r>
        <w:rPr>
          <w:b/>
          <w:sz w:val="28"/>
          <w:szCs w:val="20"/>
        </w:rPr>
        <w:instrText xml:space="preserve"> REF _Ref119454334 \r \h </w:instrText>
      </w:r>
      <w:r>
        <w:rPr>
          <w:b/>
          <w:sz w:val="28"/>
          <w:szCs w:val="20"/>
        </w:rPr>
      </w:r>
      <w:r>
        <w:rPr>
          <w:b/>
          <w:sz w:val="28"/>
          <w:szCs w:val="20"/>
        </w:rPr>
        <w:fldChar w:fldCharType="separate"/>
      </w:r>
      <w:r w:rsidR="00996996">
        <w:rPr>
          <w:b/>
          <w:sz w:val="28"/>
          <w:szCs w:val="20"/>
        </w:rPr>
        <w:t>F1</w:t>
      </w:r>
      <w:r>
        <w:rPr>
          <w:b/>
          <w:sz w:val="28"/>
          <w:szCs w:val="20"/>
        </w:rPr>
        <w:fldChar w:fldCharType="end"/>
      </w:r>
      <w:r>
        <w:rPr>
          <w:b/>
          <w:sz w:val="28"/>
          <w:szCs w:val="20"/>
        </w:rPr>
        <w:tab/>
      </w:r>
      <w:r>
        <w:rPr>
          <w:b/>
          <w:sz w:val="28"/>
          <w:szCs w:val="20"/>
        </w:rPr>
        <w:tab/>
      </w:r>
      <w:r w:rsidRPr="00552715">
        <w:rPr>
          <w:b/>
          <w:sz w:val="28"/>
          <w:szCs w:val="20"/>
        </w:rPr>
        <w:t>COHESION  LEGEND</w:t>
      </w:r>
    </w:p>
    <w:p w14:paraId="22E5B8D5" w14:textId="77777777" w:rsidR="00C0475E" w:rsidRPr="00552715" w:rsidRDefault="00C0475E" w:rsidP="00C0475E">
      <w:pPr>
        <w:rPr>
          <w:b/>
          <w:sz w:val="28"/>
          <w:szCs w:val="20"/>
        </w:rPr>
      </w:pPr>
    </w:p>
    <w:p w14:paraId="61F076EE" w14:textId="77777777" w:rsidR="00C0475E" w:rsidRPr="00552715" w:rsidRDefault="00C0475E" w:rsidP="00C0475E">
      <w:pPr>
        <w:rPr>
          <w:b/>
          <w:sz w:val="28"/>
          <w:szCs w:val="20"/>
        </w:rPr>
      </w:pPr>
    </w:p>
    <w:p w14:paraId="610F6119" w14:textId="5C8227E6"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_Ref394826259 \r \h  \* MERGEFORMAT </w:instrText>
      </w:r>
      <w:r w:rsidRPr="00552715">
        <w:rPr>
          <w:b/>
          <w:sz w:val="28"/>
          <w:szCs w:val="20"/>
        </w:rPr>
      </w:r>
      <w:r w:rsidRPr="00552715">
        <w:rPr>
          <w:b/>
          <w:sz w:val="28"/>
          <w:szCs w:val="20"/>
        </w:rPr>
        <w:fldChar w:fldCharType="separate"/>
      </w:r>
      <w:r w:rsidR="00996996">
        <w:rPr>
          <w:b/>
          <w:sz w:val="28"/>
          <w:szCs w:val="20"/>
        </w:rPr>
        <w:t>I</w:t>
      </w:r>
      <w:r w:rsidRPr="00552715">
        <w:rPr>
          <w:b/>
          <w:sz w:val="28"/>
          <w:szCs w:val="20"/>
        </w:rPr>
        <w:fldChar w:fldCharType="end"/>
      </w:r>
      <w:r w:rsidRPr="00552715">
        <w:rPr>
          <w:b/>
          <w:sz w:val="28"/>
          <w:szCs w:val="20"/>
        </w:rPr>
        <w:tab/>
      </w:r>
      <w:r>
        <w:rPr>
          <w:b/>
          <w:sz w:val="28"/>
          <w:szCs w:val="20"/>
        </w:rPr>
        <w:tab/>
      </w:r>
      <w:r w:rsidRPr="00552715">
        <w:rPr>
          <w:b/>
          <w:sz w:val="28"/>
          <w:szCs w:val="20"/>
        </w:rPr>
        <w:t>MOVEMENT</w:t>
      </w:r>
    </w:p>
    <w:p w14:paraId="260CF7B7" w14:textId="53C0FB30"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_Ref486118489 \r \h  \* MERGEFORMAT </w:instrText>
      </w:r>
      <w:r w:rsidRPr="00552715">
        <w:rPr>
          <w:b/>
          <w:sz w:val="28"/>
          <w:szCs w:val="20"/>
        </w:rPr>
      </w:r>
      <w:r w:rsidRPr="00552715">
        <w:rPr>
          <w:b/>
          <w:sz w:val="28"/>
          <w:szCs w:val="20"/>
        </w:rPr>
        <w:fldChar w:fldCharType="separate"/>
      </w:r>
      <w:r w:rsidR="00996996">
        <w:rPr>
          <w:b/>
          <w:sz w:val="28"/>
          <w:szCs w:val="20"/>
        </w:rPr>
        <w:t>I6</w:t>
      </w:r>
      <w:r w:rsidRPr="00552715">
        <w:rPr>
          <w:b/>
          <w:sz w:val="28"/>
          <w:szCs w:val="20"/>
        </w:rPr>
        <w:fldChar w:fldCharType="end"/>
      </w:r>
      <w:r w:rsidRPr="00552715">
        <w:rPr>
          <w:b/>
          <w:sz w:val="28"/>
          <w:szCs w:val="20"/>
        </w:rPr>
        <w:tab/>
      </w:r>
      <w:r>
        <w:rPr>
          <w:b/>
          <w:sz w:val="28"/>
          <w:szCs w:val="20"/>
        </w:rPr>
        <w:tab/>
      </w:r>
      <w:r w:rsidRPr="00552715">
        <w:rPr>
          <w:b/>
          <w:sz w:val="28"/>
          <w:szCs w:val="20"/>
        </w:rPr>
        <w:t>INTERPENETRATION</w:t>
      </w:r>
    </w:p>
    <w:p w14:paraId="5A87F614" w14:textId="6FCF19AE"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_Ref486118505 \r \h  \* MERGEFORMAT </w:instrText>
      </w:r>
      <w:r w:rsidRPr="00552715">
        <w:rPr>
          <w:b/>
          <w:sz w:val="28"/>
          <w:szCs w:val="20"/>
        </w:rPr>
      </w:r>
      <w:r w:rsidRPr="00552715">
        <w:rPr>
          <w:b/>
          <w:sz w:val="28"/>
          <w:szCs w:val="20"/>
        </w:rPr>
        <w:fldChar w:fldCharType="separate"/>
      </w:r>
      <w:r w:rsidR="00996996">
        <w:rPr>
          <w:b/>
          <w:sz w:val="28"/>
          <w:szCs w:val="20"/>
        </w:rPr>
        <w:t>I8</w:t>
      </w:r>
      <w:r w:rsidRPr="00552715">
        <w:rPr>
          <w:b/>
          <w:sz w:val="28"/>
          <w:szCs w:val="20"/>
        </w:rPr>
        <w:fldChar w:fldCharType="end"/>
      </w:r>
      <w:r w:rsidRPr="00552715">
        <w:rPr>
          <w:b/>
          <w:sz w:val="28"/>
          <w:szCs w:val="20"/>
        </w:rPr>
        <w:tab/>
      </w:r>
      <w:r>
        <w:rPr>
          <w:b/>
          <w:sz w:val="28"/>
          <w:szCs w:val="20"/>
        </w:rPr>
        <w:tab/>
      </w:r>
      <w:r w:rsidRPr="00552715">
        <w:rPr>
          <w:b/>
          <w:sz w:val="28"/>
          <w:szCs w:val="20"/>
        </w:rPr>
        <w:t xml:space="preserve">SWITCH UNITS  </w:t>
      </w:r>
    </w:p>
    <w:p w14:paraId="2CF84BDC" w14:textId="77777777" w:rsidR="00C0475E" w:rsidRPr="00552715" w:rsidRDefault="00C0475E" w:rsidP="00C0475E">
      <w:pPr>
        <w:rPr>
          <w:b/>
          <w:sz w:val="28"/>
          <w:szCs w:val="20"/>
        </w:rPr>
      </w:pPr>
    </w:p>
    <w:p w14:paraId="4C8314A8" w14:textId="77777777" w:rsidR="00C0475E" w:rsidRPr="00552715" w:rsidRDefault="00C0475E" w:rsidP="00C0475E">
      <w:pPr>
        <w:rPr>
          <w:b/>
          <w:sz w:val="28"/>
          <w:szCs w:val="20"/>
        </w:rPr>
      </w:pPr>
    </w:p>
    <w:p w14:paraId="5BBC53C9" w14:textId="1AF6BED8"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_Ref486119453 \r \h  \* MERGEFORMAT </w:instrText>
      </w:r>
      <w:r w:rsidRPr="00552715">
        <w:rPr>
          <w:b/>
          <w:sz w:val="28"/>
          <w:szCs w:val="20"/>
        </w:rPr>
      </w:r>
      <w:r w:rsidRPr="00552715">
        <w:rPr>
          <w:b/>
          <w:sz w:val="28"/>
          <w:szCs w:val="20"/>
        </w:rPr>
        <w:fldChar w:fldCharType="separate"/>
      </w:r>
      <w:r w:rsidR="00996996">
        <w:rPr>
          <w:b/>
          <w:sz w:val="28"/>
          <w:szCs w:val="20"/>
        </w:rPr>
        <w:t>J</w:t>
      </w:r>
      <w:r w:rsidRPr="00552715">
        <w:rPr>
          <w:b/>
          <w:sz w:val="28"/>
          <w:szCs w:val="20"/>
        </w:rPr>
        <w:fldChar w:fldCharType="end"/>
      </w:r>
      <w:r w:rsidRPr="00552715">
        <w:rPr>
          <w:b/>
          <w:sz w:val="28"/>
          <w:szCs w:val="20"/>
        </w:rPr>
        <w:tab/>
      </w:r>
      <w:r>
        <w:rPr>
          <w:b/>
          <w:sz w:val="28"/>
          <w:szCs w:val="20"/>
        </w:rPr>
        <w:tab/>
      </w:r>
      <w:r w:rsidRPr="00552715">
        <w:rPr>
          <w:b/>
          <w:sz w:val="28"/>
          <w:szCs w:val="20"/>
        </w:rPr>
        <w:t xml:space="preserve">MISSILE  FIRE </w:t>
      </w:r>
    </w:p>
    <w:p w14:paraId="62E72F4B" w14:textId="44EEDB60"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_Ref486119453 \r \h  \* MERGEFORMAT </w:instrText>
      </w:r>
      <w:r w:rsidRPr="00552715">
        <w:rPr>
          <w:b/>
          <w:sz w:val="28"/>
          <w:szCs w:val="20"/>
        </w:rPr>
      </w:r>
      <w:r w:rsidRPr="00552715">
        <w:rPr>
          <w:b/>
          <w:sz w:val="28"/>
          <w:szCs w:val="20"/>
        </w:rPr>
        <w:fldChar w:fldCharType="separate"/>
      </w:r>
      <w:r w:rsidR="00996996">
        <w:rPr>
          <w:b/>
          <w:sz w:val="28"/>
          <w:szCs w:val="20"/>
        </w:rPr>
        <w:t>J</w:t>
      </w:r>
      <w:r w:rsidRPr="00552715">
        <w:rPr>
          <w:b/>
          <w:sz w:val="28"/>
          <w:szCs w:val="20"/>
        </w:rPr>
        <w:fldChar w:fldCharType="end"/>
      </w:r>
      <w:r w:rsidRPr="00552715">
        <w:rPr>
          <w:b/>
          <w:sz w:val="28"/>
          <w:szCs w:val="20"/>
        </w:rPr>
        <w:tab/>
      </w:r>
      <w:r>
        <w:rPr>
          <w:b/>
          <w:sz w:val="28"/>
          <w:szCs w:val="20"/>
        </w:rPr>
        <w:tab/>
      </w:r>
      <w:r w:rsidRPr="00552715">
        <w:rPr>
          <w:b/>
          <w:sz w:val="28"/>
          <w:szCs w:val="20"/>
        </w:rPr>
        <w:t>MISSILE FIRE BENDERS</w:t>
      </w:r>
      <w:r w:rsidRPr="00552715">
        <w:rPr>
          <w:b/>
          <w:sz w:val="28"/>
          <w:szCs w:val="20"/>
        </w:rPr>
        <w:tab/>
      </w:r>
      <w:r w:rsidRPr="00552715">
        <w:rPr>
          <w:b/>
          <w:sz w:val="28"/>
          <w:szCs w:val="20"/>
        </w:rPr>
        <w:tab/>
      </w:r>
      <w:r w:rsidRPr="00552715">
        <w:rPr>
          <w:b/>
          <w:sz w:val="28"/>
          <w:szCs w:val="20"/>
        </w:rPr>
        <w:tab/>
      </w:r>
    </w:p>
    <w:p w14:paraId="5A0E31F4" w14:textId="5D502494"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_Ref486119495 \r \h  \* MERGEFORMAT </w:instrText>
      </w:r>
      <w:r w:rsidRPr="00552715">
        <w:rPr>
          <w:b/>
          <w:sz w:val="28"/>
          <w:szCs w:val="20"/>
        </w:rPr>
      </w:r>
      <w:r w:rsidRPr="00552715">
        <w:rPr>
          <w:b/>
          <w:sz w:val="28"/>
          <w:szCs w:val="20"/>
        </w:rPr>
        <w:fldChar w:fldCharType="separate"/>
      </w:r>
      <w:r w:rsidR="00996996">
        <w:rPr>
          <w:b/>
          <w:sz w:val="28"/>
          <w:szCs w:val="20"/>
        </w:rPr>
        <w:t>J1</w:t>
      </w:r>
      <w:r w:rsidRPr="00552715">
        <w:rPr>
          <w:b/>
          <w:sz w:val="28"/>
          <w:szCs w:val="20"/>
        </w:rPr>
        <w:fldChar w:fldCharType="end"/>
      </w:r>
      <w:r w:rsidRPr="00552715">
        <w:rPr>
          <w:b/>
          <w:sz w:val="28"/>
          <w:szCs w:val="20"/>
        </w:rPr>
        <w:tab/>
      </w:r>
      <w:r>
        <w:rPr>
          <w:b/>
          <w:sz w:val="28"/>
          <w:szCs w:val="20"/>
        </w:rPr>
        <w:tab/>
      </w:r>
      <w:r w:rsidRPr="00552715">
        <w:rPr>
          <w:b/>
          <w:sz w:val="28"/>
          <w:szCs w:val="20"/>
        </w:rPr>
        <w:t>MISSILE  DATA</w:t>
      </w:r>
    </w:p>
    <w:p w14:paraId="6D9F3215" w14:textId="77BAB4B2" w:rsidR="00C0475E" w:rsidRPr="00552715" w:rsidRDefault="00C0475E" w:rsidP="00C0475E">
      <w:pPr>
        <w:rPr>
          <w:b/>
          <w:sz w:val="28"/>
          <w:szCs w:val="20"/>
        </w:rPr>
      </w:pPr>
      <w:r w:rsidRPr="00552715">
        <w:rPr>
          <w:b/>
          <w:sz w:val="28"/>
          <w:szCs w:val="20"/>
        </w:rPr>
        <w:lastRenderedPageBreak/>
        <w:fldChar w:fldCharType="begin"/>
      </w:r>
      <w:r w:rsidRPr="00552715">
        <w:rPr>
          <w:b/>
          <w:sz w:val="28"/>
          <w:szCs w:val="20"/>
        </w:rPr>
        <w:instrText xml:space="preserve"> REF _Ref486119495 \r \h  \* MERGEFORMAT </w:instrText>
      </w:r>
      <w:r w:rsidRPr="00552715">
        <w:rPr>
          <w:b/>
          <w:sz w:val="28"/>
          <w:szCs w:val="20"/>
        </w:rPr>
      </w:r>
      <w:r w:rsidRPr="00552715">
        <w:rPr>
          <w:b/>
          <w:sz w:val="28"/>
          <w:szCs w:val="20"/>
        </w:rPr>
        <w:fldChar w:fldCharType="separate"/>
      </w:r>
      <w:r w:rsidR="00996996">
        <w:rPr>
          <w:b/>
          <w:sz w:val="28"/>
          <w:szCs w:val="20"/>
        </w:rPr>
        <w:t>J1</w:t>
      </w:r>
      <w:r w:rsidRPr="00552715">
        <w:rPr>
          <w:b/>
          <w:sz w:val="28"/>
          <w:szCs w:val="20"/>
        </w:rPr>
        <w:fldChar w:fldCharType="end"/>
      </w:r>
      <w:r w:rsidRPr="00552715">
        <w:rPr>
          <w:b/>
          <w:sz w:val="28"/>
          <w:szCs w:val="20"/>
        </w:rPr>
        <w:t xml:space="preserve"> </w:t>
      </w:r>
      <w:r w:rsidRPr="00552715">
        <w:rPr>
          <w:b/>
          <w:sz w:val="28"/>
          <w:szCs w:val="20"/>
        </w:rPr>
        <w:tab/>
      </w:r>
      <w:r>
        <w:rPr>
          <w:b/>
          <w:sz w:val="28"/>
          <w:szCs w:val="20"/>
        </w:rPr>
        <w:tab/>
      </w:r>
      <w:r w:rsidRPr="00552715">
        <w:rPr>
          <w:b/>
          <w:sz w:val="28"/>
          <w:szCs w:val="20"/>
        </w:rPr>
        <w:t>MISSILE FORMATION MULTIPIER</w:t>
      </w:r>
    </w:p>
    <w:p w14:paraId="0F5144AC" w14:textId="77777777" w:rsidR="00C0475E" w:rsidRPr="00552715" w:rsidRDefault="00C0475E" w:rsidP="00C0475E">
      <w:pPr>
        <w:rPr>
          <w:b/>
          <w:sz w:val="28"/>
          <w:szCs w:val="20"/>
        </w:rPr>
      </w:pPr>
    </w:p>
    <w:p w14:paraId="3BC42379" w14:textId="01B499BA"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_Ref486119942 \r \h  \* MERGEFORMAT </w:instrText>
      </w:r>
      <w:r w:rsidRPr="00552715">
        <w:rPr>
          <w:b/>
          <w:sz w:val="28"/>
          <w:szCs w:val="20"/>
        </w:rPr>
      </w:r>
      <w:r w:rsidRPr="00552715">
        <w:rPr>
          <w:b/>
          <w:sz w:val="28"/>
          <w:szCs w:val="20"/>
        </w:rPr>
        <w:fldChar w:fldCharType="separate"/>
      </w:r>
      <w:r w:rsidR="00996996">
        <w:rPr>
          <w:b/>
          <w:sz w:val="28"/>
          <w:szCs w:val="20"/>
        </w:rPr>
        <w:t>K1</w:t>
      </w:r>
      <w:r w:rsidRPr="00552715">
        <w:rPr>
          <w:b/>
          <w:sz w:val="28"/>
          <w:szCs w:val="20"/>
        </w:rPr>
        <w:fldChar w:fldCharType="end"/>
      </w:r>
      <w:r w:rsidRPr="00552715">
        <w:rPr>
          <w:b/>
          <w:sz w:val="28"/>
          <w:szCs w:val="20"/>
        </w:rPr>
        <w:tab/>
      </w:r>
      <w:r>
        <w:rPr>
          <w:b/>
          <w:sz w:val="28"/>
          <w:szCs w:val="20"/>
        </w:rPr>
        <w:tab/>
      </w:r>
      <w:r w:rsidRPr="00552715">
        <w:rPr>
          <w:b/>
          <w:sz w:val="28"/>
          <w:szCs w:val="20"/>
        </w:rPr>
        <w:t>MELEE:</w:t>
      </w:r>
      <w:r w:rsidRPr="00552715">
        <w:rPr>
          <w:b/>
          <w:sz w:val="28"/>
          <w:szCs w:val="20"/>
        </w:rPr>
        <w:tab/>
      </w:r>
    </w:p>
    <w:p w14:paraId="6E919A24" w14:textId="4F511DB3"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_Ref486119942 \r \h  \* MERGEFORMAT </w:instrText>
      </w:r>
      <w:r w:rsidRPr="00552715">
        <w:rPr>
          <w:b/>
          <w:sz w:val="28"/>
          <w:szCs w:val="20"/>
        </w:rPr>
      </w:r>
      <w:r w:rsidRPr="00552715">
        <w:rPr>
          <w:b/>
          <w:sz w:val="28"/>
          <w:szCs w:val="20"/>
        </w:rPr>
        <w:fldChar w:fldCharType="separate"/>
      </w:r>
      <w:r w:rsidR="00996996">
        <w:rPr>
          <w:b/>
          <w:sz w:val="28"/>
          <w:szCs w:val="20"/>
        </w:rPr>
        <w:t>K1</w:t>
      </w:r>
      <w:r w:rsidRPr="00552715">
        <w:rPr>
          <w:b/>
          <w:sz w:val="28"/>
          <w:szCs w:val="20"/>
        </w:rPr>
        <w:fldChar w:fldCharType="end"/>
      </w:r>
      <w:r w:rsidRPr="00552715">
        <w:rPr>
          <w:b/>
          <w:sz w:val="28"/>
          <w:szCs w:val="20"/>
        </w:rPr>
        <w:tab/>
      </w:r>
      <w:r>
        <w:rPr>
          <w:b/>
          <w:sz w:val="28"/>
          <w:szCs w:val="20"/>
        </w:rPr>
        <w:tab/>
      </w:r>
      <w:r w:rsidRPr="00552715">
        <w:rPr>
          <w:b/>
          <w:sz w:val="28"/>
          <w:szCs w:val="20"/>
        </w:rPr>
        <w:t>MELEE BENDERS</w:t>
      </w:r>
    </w:p>
    <w:p w14:paraId="62D35854" w14:textId="29A22B04" w:rsidR="00C0475E" w:rsidRPr="00A319C6" w:rsidRDefault="00C0475E" w:rsidP="00C0475E">
      <w:pPr>
        <w:rPr>
          <w:b/>
          <w:sz w:val="28"/>
          <w:szCs w:val="20"/>
          <w:lang w:val="fr-FR"/>
        </w:rPr>
      </w:pPr>
      <w:r w:rsidRPr="00552715">
        <w:rPr>
          <w:b/>
          <w:sz w:val="28"/>
          <w:szCs w:val="20"/>
        </w:rPr>
        <w:fldChar w:fldCharType="begin"/>
      </w:r>
      <w:r w:rsidRPr="00A319C6">
        <w:rPr>
          <w:b/>
          <w:sz w:val="28"/>
          <w:szCs w:val="20"/>
          <w:lang w:val="fr-FR"/>
        </w:rPr>
        <w:instrText xml:space="preserve"> REF _Ref486119942 \r \h  \* MERGEFORMAT </w:instrText>
      </w:r>
      <w:r w:rsidRPr="00552715">
        <w:rPr>
          <w:b/>
          <w:sz w:val="28"/>
          <w:szCs w:val="20"/>
        </w:rPr>
      </w:r>
      <w:r w:rsidRPr="00552715">
        <w:rPr>
          <w:b/>
          <w:sz w:val="28"/>
          <w:szCs w:val="20"/>
        </w:rPr>
        <w:fldChar w:fldCharType="separate"/>
      </w:r>
      <w:r w:rsidR="00996996">
        <w:rPr>
          <w:b/>
          <w:sz w:val="28"/>
          <w:szCs w:val="20"/>
          <w:lang w:val="fr-FR"/>
        </w:rPr>
        <w:t>K1</w:t>
      </w:r>
      <w:r w:rsidRPr="00552715">
        <w:rPr>
          <w:b/>
          <w:sz w:val="28"/>
          <w:szCs w:val="20"/>
        </w:rPr>
        <w:fldChar w:fldCharType="end"/>
      </w:r>
      <w:r w:rsidRPr="00A319C6">
        <w:rPr>
          <w:b/>
          <w:sz w:val="28"/>
          <w:szCs w:val="20"/>
          <w:lang w:val="fr-FR"/>
        </w:rPr>
        <w:tab/>
      </w:r>
      <w:r w:rsidRPr="00A319C6">
        <w:rPr>
          <w:b/>
          <w:sz w:val="28"/>
          <w:szCs w:val="20"/>
          <w:lang w:val="fr-FR"/>
        </w:rPr>
        <w:tab/>
        <w:t xml:space="preserve">FORMATION VS FORMATION </w:t>
      </w:r>
    </w:p>
    <w:p w14:paraId="60F07517" w14:textId="77777777" w:rsidR="00C0475E" w:rsidRPr="00A319C6" w:rsidRDefault="00C0475E" w:rsidP="00C0475E">
      <w:pPr>
        <w:rPr>
          <w:b/>
          <w:sz w:val="28"/>
          <w:szCs w:val="20"/>
          <w:lang w:val="fr-FR"/>
        </w:rPr>
      </w:pPr>
    </w:p>
    <w:p w14:paraId="03C8E6C0" w14:textId="69AA40C0" w:rsidR="00C0475E" w:rsidRPr="00A319C6" w:rsidRDefault="00C0475E" w:rsidP="00C0475E">
      <w:pPr>
        <w:rPr>
          <w:b/>
          <w:sz w:val="28"/>
          <w:szCs w:val="20"/>
          <w:lang w:val="fr-FR"/>
        </w:rPr>
      </w:pPr>
      <w:r w:rsidRPr="00552715">
        <w:rPr>
          <w:b/>
          <w:sz w:val="28"/>
          <w:szCs w:val="20"/>
        </w:rPr>
        <w:fldChar w:fldCharType="begin"/>
      </w:r>
      <w:r w:rsidRPr="00A319C6">
        <w:rPr>
          <w:b/>
          <w:sz w:val="28"/>
          <w:szCs w:val="20"/>
          <w:lang w:val="fr-FR"/>
        </w:rPr>
        <w:instrText xml:space="preserve"> REF _Ref486120767 \r \h  \* MERGEFORMAT </w:instrText>
      </w:r>
      <w:r w:rsidRPr="00552715">
        <w:rPr>
          <w:b/>
          <w:sz w:val="28"/>
          <w:szCs w:val="20"/>
        </w:rPr>
      </w:r>
      <w:r w:rsidRPr="00552715">
        <w:rPr>
          <w:b/>
          <w:sz w:val="28"/>
          <w:szCs w:val="20"/>
        </w:rPr>
        <w:fldChar w:fldCharType="separate"/>
      </w:r>
      <w:r w:rsidR="00996996">
        <w:rPr>
          <w:b/>
          <w:sz w:val="28"/>
          <w:szCs w:val="20"/>
          <w:lang w:val="fr-FR"/>
        </w:rPr>
        <w:t>L1</w:t>
      </w:r>
      <w:r w:rsidRPr="00552715">
        <w:rPr>
          <w:b/>
          <w:sz w:val="28"/>
          <w:szCs w:val="20"/>
        </w:rPr>
        <w:fldChar w:fldCharType="end"/>
      </w:r>
      <w:r w:rsidRPr="00A319C6">
        <w:rPr>
          <w:b/>
          <w:sz w:val="28"/>
          <w:szCs w:val="20"/>
          <w:lang w:val="fr-FR"/>
        </w:rPr>
        <w:tab/>
      </w:r>
      <w:r w:rsidRPr="00A319C6">
        <w:rPr>
          <w:b/>
          <w:sz w:val="28"/>
          <w:szCs w:val="20"/>
          <w:lang w:val="fr-FR"/>
        </w:rPr>
        <w:tab/>
        <w:t>TERRAIN</w:t>
      </w:r>
    </w:p>
    <w:p w14:paraId="4D48FCBC" w14:textId="0F35B09E" w:rsidR="00C0475E" w:rsidRPr="00552715" w:rsidRDefault="00C0475E" w:rsidP="00C0475E">
      <w:pPr>
        <w:rPr>
          <w:b/>
          <w:sz w:val="28"/>
          <w:szCs w:val="20"/>
        </w:rPr>
      </w:pPr>
      <w:r w:rsidRPr="00552715">
        <w:rPr>
          <w:b/>
          <w:sz w:val="28"/>
          <w:szCs w:val="20"/>
        </w:rPr>
        <w:fldChar w:fldCharType="begin"/>
      </w:r>
      <w:r w:rsidRPr="00552715">
        <w:rPr>
          <w:b/>
          <w:sz w:val="28"/>
          <w:szCs w:val="20"/>
        </w:rPr>
        <w:instrText xml:space="preserve"> REF _Ref486120793 \r \h  \* MERGEFORMAT </w:instrText>
      </w:r>
      <w:r w:rsidRPr="00552715">
        <w:rPr>
          <w:b/>
          <w:sz w:val="28"/>
          <w:szCs w:val="20"/>
        </w:rPr>
      </w:r>
      <w:r w:rsidRPr="00552715">
        <w:rPr>
          <w:b/>
          <w:sz w:val="28"/>
          <w:szCs w:val="20"/>
        </w:rPr>
        <w:fldChar w:fldCharType="separate"/>
      </w:r>
      <w:r w:rsidR="00996996">
        <w:rPr>
          <w:b/>
          <w:sz w:val="28"/>
          <w:szCs w:val="20"/>
        </w:rPr>
        <w:t>O5</w:t>
      </w:r>
      <w:r w:rsidRPr="00552715">
        <w:rPr>
          <w:b/>
          <w:sz w:val="28"/>
          <w:szCs w:val="20"/>
        </w:rPr>
        <w:fldChar w:fldCharType="end"/>
      </w:r>
      <w:r w:rsidRPr="00552715">
        <w:rPr>
          <w:b/>
          <w:sz w:val="28"/>
          <w:szCs w:val="20"/>
        </w:rPr>
        <w:tab/>
      </w:r>
      <w:r>
        <w:rPr>
          <w:b/>
          <w:sz w:val="28"/>
          <w:szCs w:val="20"/>
        </w:rPr>
        <w:tab/>
      </w:r>
      <w:r w:rsidRPr="00552715">
        <w:rPr>
          <w:b/>
          <w:sz w:val="28"/>
          <w:szCs w:val="20"/>
        </w:rPr>
        <w:t>HLAKA</w:t>
      </w:r>
    </w:p>
    <w:p w14:paraId="04149FDA" w14:textId="77777777" w:rsidR="00C0475E" w:rsidRPr="0061436E" w:rsidRDefault="00C0475E" w:rsidP="00C0475E">
      <w:pPr>
        <w:rPr>
          <w:sz w:val="20"/>
          <w:szCs w:val="20"/>
        </w:rPr>
      </w:pPr>
    </w:p>
    <w:p w14:paraId="264522B9" w14:textId="77777777" w:rsidR="00C0475E" w:rsidRDefault="00C0475E" w:rsidP="00C0475E">
      <w:pPr>
        <w:rPr>
          <w:sz w:val="20"/>
          <w:szCs w:val="20"/>
        </w:rPr>
      </w:pPr>
    </w:p>
    <w:p w14:paraId="4551D358" w14:textId="77777777" w:rsidR="00C0475E" w:rsidRDefault="00C0475E" w:rsidP="00C0475E">
      <w:pPr>
        <w:rPr>
          <w:b/>
          <w:sz w:val="28"/>
          <w:szCs w:val="20"/>
          <w:u w:val="single"/>
        </w:rPr>
      </w:pPr>
      <w:r>
        <w:rPr>
          <w:b/>
          <w:sz w:val="28"/>
          <w:szCs w:val="20"/>
          <w:u w:val="single"/>
        </w:rPr>
        <w:t>FORMATION TAGS</w:t>
      </w:r>
    </w:p>
    <w:p w14:paraId="6F25C363" w14:textId="77777777" w:rsidR="00C0475E" w:rsidRDefault="00C0475E" w:rsidP="00C0475E">
      <w:pPr>
        <w:rPr>
          <w:b/>
          <w:sz w:val="28"/>
          <w:szCs w:val="20"/>
          <w:u w:val="single"/>
        </w:rPr>
      </w:pPr>
    </w:p>
    <w:p w14:paraId="16C5A6CD" w14:textId="77777777" w:rsidR="00C0475E" w:rsidRPr="00FC5C12" w:rsidRDefault="00C0475E" w:rsidP="00C0475E">
      <w:pPr>
        <w:rPr>
          <w:sz w:val="20"/>
          <w:szCs w:val="20"/>
        </w:rPr>
      </w:pPr>
      <w:r w:rsidRPr="00FC5C12">
        <w:rPr>
          <w:sz w:val="20"/>
          <w:szCs w:val="20"/>
        </w:rPr>
        <w:t>Players can print these out using the names on the Formations Table, or can just mark a unit’s current formation on its Unit Card.</w:t>
      </w:r>
    </w:p>
    <w:p w14:paraId="379CC770" w14:textId="77777777" w:rsidR="00C0475E" w:rsidRPr="00FC5C12" w:rsidRDefault="00C0475E" w:rsidP="00C0475E"/>
    <w:p w14:paraId="149BD9AC" w14:textId="77777777" w:rsidR="00C0475E" w:rsidRDefault="00C0475E" w:rsidP="00C0475E">
      <w:pPr>
        <w:rPr>
          <w:b/>
          <w:sz w:val="28"/>
          <w:szCs w:val="20"/>
          <w:u w:val="single"/>
        </w:rPr>
      </w:pPr>
    </w:p>
    <w:p w14:paraId="39FA67FD" w14:textId="77777777" w:rsidR="00C0475E" w:rsidRDefault="00C0475E" w:rsidP="00C0475E">
      <w:pPr>
        <w:rPr>
          <w:b/>
          <w:sz w:val="28"/>
          <w:szCs w:val="20"/>
          <w:u w:val="single"/>
        </w:rPr>
      </w:pPr>
      <w:r w:rsidRPr="00BF5490">
        <w:rPr>
          <w:b/>
          <w:sz w:val="28"/>
          <w:szCs w:val="20"/>
          <w:u w:val="single"/>
        </w:rPr>
        <w:t>DIAGRAMS</w:t>
      </w:r>
    </w:p>
    <w:p w14:paraId="567419D8" w14:textId="77777777" w:rsidR="00C0475E" w:rsidRPr="00BF5490" w:rsidRDefault="00C0475E" w:rsidP="00C0475E">
      <w:pPr>
        <w:rPr>
          <w:b/>
          <w:sz w:val="28"/>
          <w:szCs w:val="20"/>
          <w:u w:val="single"/>
        </w:rPr>
      </w:pPr>
    </w:p>
    <w:p w14:paraId="3F105181" w14:textId="77777777" w:rsidR="00C0475E" w:rsidRPr="0061436E" w:rsidRDefault="00C0475E" w:rsidP="00C0475E">
      <w:pPr>
        <w:rPr>
          <w:sz w:val="20"/>
          <w:szCs w:val="20"/>
        </w:rPr>
      </w:pPr>
    </w:p>
    <w:p w14:paraId="70139A20" w14:textId="41327941" w:rsidR="00C0475E" w:rsidRPr="009F3483" w:rsidRDefault="00C0475E" w:rsidP="00C0475E">
      <w:pPr>
        <w:rPr>
          <w:b/>
          <w:sz w:val="20"/>
          <w:szCs w:val="20"/>
        </w:rPr>
      </w:pPr>
      <w:r w:rsidRPr="009A0CF3">
        <w:rPr>
          <w:b/>
          <w:sz w:val="20"/>
          <w:szCs w:val="20"/>
        </w:rPr>
        <w:fldChar w:fldCharType="begin"/>
      </w:r>
      <w:r w:rsidRPr="009F3483">
        <w:rPr>
          <w:b/>
          <w:sz w:val="20"/>
          <w:szCs w:val="20"/>
        </w:rPr>
        <w:instrText xml:space="preserve"> REF _Ref486114977 \r \h  \* MERGEFORMAT </w:instrText>
      </w:r>
      <w:r w:rsidRPr="009A0CF3">
        <w:rPr>
          <w:b/>
          <w:sz w:val="20"/>
          <w:szCs w:val="20"/>
        </w:rPr>
      </w:r>
      <w:r w:rsidRPr="009A0CF3">
        <w:rPr>
          <w:b/>
          <w:sz w:val="20"/>
          <w:szCs w:val="20"/>
        </w:rPr>
        <w:fldChar w:fldCharType="separate"/>
      </w:r>
      <w:r w:rsidR="00996996">
        <w:rPr>
          <w:b/>
          <w:sz w:val="20"/>
          <w:szCs w:val="20"/>
        </w:rPr>
        <w:t>E.2.5</w:t>
      </w:r>
      <w:r w:rsidRPr="009A0CF3">
        <w:rPr>
          <w:b/>
          <w:sz w:val="20"/>
          <w:szCs w:val="20"/>
        </w:rPr>
        <w:fldChar w:fldCharType="end"/>
      </w:r>
      <w:r w:rsidRPr="009F3483">
        <w:rPr>
          <w:b/>
          <w:sz w:val="20"/>
          <w:szCs w:val="20"/>
        </w:rPr>
        <w:tab/>
        <w:t>ZONE DIAGRAM</w:t>
      </w:r>
    </w:p>
    <w:p w14:paraId="3B0CBCC7" w14:textId="77777777" w:rsidR="00C0475E" w:rsidRPr="009F3483" w:rsidRDefault="00C0475E" w:rsidP="00C0475E">
      <w:pPr>
        <w:rPr>
          <w:sz w:val="20"/>
          <w:szCs w:val="20"/>
        </w:rPr>
      </w:pPr>
    </w:p>
    <w:p w14:paraId="72B30192" w14:textId="7F168951" w:rsidR="00C0475E" w:rsidRPr="009F3483" w:rsidRDefault="00C0475E" w:rsidP="00C0475E">
      <w:pPr>
        <w:rPr>
          <w:sz w:val="20"/>
          <w:szCs w:val="20"/>
        </w:rPr>
      </w:pPr>
      <w:r w:rsidRPr="009F3483">
        <w:rPr>
          <w:sz w:val="20"/>
          <w:szCs w:val="20"/>
        </w:rPr>
        <w:t>Close zone, melee zone,.</w:t>
      </w:r>
    </w:p>
    <w:p w14:paraId="585031BA" w14:textId="77777777" w:rsidR="00C0475E" w:rsidRPr="009F3483" w:rsidRDefault="00C0475E" w:rsidP="00C0475E">
      <w:pPr>
        <w:rPr>
          <w:sz w:val="20"/>
          <w:szCs w:val="20"/>
        </w:rPr>
      </w:pPr>
    </w:p>
    <w:p w14:paraId="179097CC" w14:textId="77777777" w:rsidR="00C0475E" w:rsidRDefault="00C0475E" w:rsidP="00C0475E">
      <w:pPr>
        <w:rPr>
          <w:b/>
          <w:sz w:val="28"/>
          <w:szCs w:val="20"/>
          <w:u w:val="single"/>
        </w:rPr>
      </w:pPr>
      <w:r>
        <w:rPr>
          <w:b/>
          <w:sz w:val="28"/>
          <w:szCs w:val="20"/>
          <w:u w:val="single"/>
        </w:rPr>
        <w:t>BATTLE INSTRUCTIONS</w:t>
      </w:r>
    </w:p>
    <w:p w14:paraId="211C1DD1" w14:textId="77777777" w:rsidR="00C0475E" w:rsidRPr="003E1E7D" w:rsidRDefault="00C0475E" w:rsidP="00C0475E">
      <w:pPr>
        <w:rPr>
          <w:b/>
          <w:sz w:val="28"/>
          <w:szCs w:val="20"/>
          <w:u w:val="single"/>
        </w:rPr>
      </w:pPr>
    </w:p>
    <w:p w14:paraId="4EB090F3" w14:textId="77777777" w:rsidR="00C0475E" w:rsidRDefault="00C0475E" w:rsidP="00C0475E">
      <w:pPr>
        <w:rPr>
          <w:sz w:val="20"/>
          <w:szCs w:val="20"/>
        </w:rPr>
      </w:pPr>
      <w:r>
        <w:rPr>
          <w:sz w:val="20"/>
          <w:szCs w:val="20"/>
        </w:rPr>
        <w:t>Battle instructions should be drawn up before each battle and should cover the following:</w:t>
      </w:r>
    </w:p>
    <w:p w14:paraId="66B592B1" w14:textId="77777777" w:rsidR="00C0475E" w:rsidRDefault="00C0475E" w:rsidP="00C0475E">
      <w:pPr>
        <w:rPr>
          <w:sz w:val="20"/>
          <w:szCs w:val="20"/>
        </w:rPr>
      </w:pPr>
    </w:p>
    <w:p w14:paraId="5EC97707" w14:textId="77777777" w:rsidR="00C0475E" w:rsidRDefault="00C0475E" w:rsidP="00C0475E">
      <w:pPr>
        <w:rPr>
          <w:sz w:val="20"/>
          <w:szCs w:val="20"/>
        </w:rPr>
      </w:pPr>
      <w:r w:rsidRPr="00547839">
        <w:rPr>
          <w:b/>
          <w:sz w:val="20"/>
          <w:szCs w:val="20"/>
        </w:rPr>
        <w:t>Background</w:t>
      </w:r>
      <w:r>
        <w:rPr>
          <w:sz w:val="20"/>
          <w:szCs w:val="20"/>
        </w:rPr>
        <w:t xml:space="preserve">  -  context of battle, overall situation </w:t>
      </w:r>
    </w:p>
    <w:p w14:paraId="71E82281" w14:textId="77777777" w:rsidR="00C0475E" w:rsidRDefault="00C0475E" w:rsidP="00C0475E">
      <w:pPr>
        <w:rPr>
          <w:sz w:val="20"/>
          <w:szCs w:val="20"/>
        </w:rPr>
      </w:pPr>
    </w:p>
    <w:p w14:paraId="71809C55" w14:textId="77777777" w:rsidR="00C0475E" w:rsidRDefault="00C0475E" w:rsidP="00C0475E">
      <w:pPr>
        <w:rPr>
          <w:sz w:val="20"/>
          <w:szCs w:val="20"/>
        </w:rPr>
      </w:pPr>
      <w:r>
        <w:rPr>
          <w:b/>
          <w:sz w:val="20"/>
          <w:szCs w:val="20"/>
        </w:rPr>
        <w:t>Resourc es</w:t>
      </w:r>
      <w:r w:rsidRPr="00547839">
        <w:rPr>
          <w:b/>
          <w:sz w:val="20"/>
          <w:szCs w:val="20"/>
        </w:rPr>
        <w:t xml:space="preserve"> available</w:t>
      </w:r>
      <w:r>
        <w:rPr>
          <w:sz w:val="20"/>
          <w:szCs w:val="20"/>
        </w:rPr>
        <w:t xml:space="preserve"> to each side including</w:t>
      </w:r>
      <w:r w:rsidRPr="00547839">
        <w:rPr>
          <w:sz w:val="20"/>
          <w:szCs w:val="20"/>
          <w:u w:val="single"/>
        </w:rPr>
        <w:t>:</w:t>
      </w:r>
    </w:p>
    <w:p w14:paraId="6DFA5140" w14:textId="77777777" w:rsidR="00C0475E" w:rsidRDefault="00C0475E" w:rsidP="00C0475E">
      <w:pPr>
        <w:rPr>
          <w:sz w:val="20"/>
          <w:szCs w:val="20"/>
        </w:rPr>
      </w:pPr>
    </w:p>
    <w:p w14:paraId="370C0581" w14:textId="77777777" w:rsidR="00C0475E" w:rsidRDefault="00C0475E" w:rsidP="00C0475E">
      <w:pPr>
        <w:pStyle w:val="ListParagraph"/>
        <w:numPr>
          <w:ilvl w:val="0"/>
          <w:numId w:val="30"/>
        </w:numPr>
        <w:rPr>
          <w:sz w:val="20"/>
          <w:szCs w:val="20"/>
        </w:rPr>
      </w:pPr>
      <w:r>
        <w:rPr>
          <w:sz w:val="20"/>
          <w:szCs w:val="20"/>
        </w:rPr>
        <w:t>Units and artillery</w:t>
      </w:r>
    </w:p>
    <w:p w14:paraId="633BE613" w14:textId="77777777" w:rsidR="00C0475E" w:rsidRDefault="00C0475E" w:rsidP="00C0475E">
      <w:pPr>
        <w:pStyle w:val="ListParagraph"/>
        <w:numPr>
          <w:ilvl w:val="0"/>
          <w:numId w:val="30"/>
        </w:numPr>
        <w:rPr>
          <w:sz w:val="20"/>
          <w:szCs w:val="20"/>
        </w:rPr>
      </w:pPr>
      <w:r>
        <w:rPr>
          <w:sz w:val="20"/>
          <w:szCs w:val="20"/>
        </w:rPr>
        <w:t>SSS</w:t>
      </w:r>
    </w:p>
    <w:p w14:paraId="0BF65A4C" w14:textId="77777777" w:rsidR="00C0475E" w:rsidRDefault="00C0475E" w:rsidP="00C0475E">
      <w:pPr>
        <w:pStyle w:val="ListParagraph"/>
        <w:numPr>
          <w:ilvl w:val="0"/>
          <w:numId w:val="30"/>
        </w:numPr>
        <w:rPr>
          <w:sz w:val="20"/>
          <w:szCs w:val="20"/>
        </w:rPr>
      </w:pPr>
      <w:r>
        <w:rPr>
          <w:sz w:val="20"/>
          <w:szCs w:val="20"/>
        </w:rPr>
        <w:t>Command post arrangements</w:t>
      </w:r>
    </w:p>
    <w:p w14:paraId="04F2BE99" w14:textId="77777777" w:rsidR="00C0475E" w:rsidRDefault="00C0475E" w:rsidP="00C0475E">
      <w:pPr>
        <w:pStyle w:val="ListParagraph"/>
        <w:numPr>
          <w:ilvl w:val="0"/>
          <w:numId w:val="30"/>
        </w:numPr>
        <w:rPr>
          <w:sz w:val="20"/>
          <w:szCs w:val="20"/>
        </w:rPr>
      </w:pPr>
      <w:r>
        <w:rPr>
          <w:sz w:val="20"/>
          <w:szCs w:val="20"/>
        </w:rPr>
        <w:t>Unit assignments and particular restrictions (ie Sarku legions must be commanded separately)</w:t>
      </w:r>
    </w:p>
    <w:p w14:paraId="6F86B4C4" w14:textId="77777777" w:rsidR="00C0475E" w:rsidRDefault="00C0475E" w:rsidP="00C0475E">
      <w:pPr>
        <w:pStyle w:val="ListParagraph"/>
        <w:numPr>
          <w:ilvl w:val="0"/>
          <w:numId w:val="30"/>
        </w:numPr>
        <w:rPr>
          <w:sz w:val="20"/>
          <w:szCs w:val="20"/>
        </w:rPr>
      </w:pPr>
      <w:r>
        <w:rPr>
          <w:sz w:val="20"/>
          <w:szCs w:val="20"/>
        </w:rPr>
        <w:t>Reinforcements / flanking forces</w:t>
      </w:r>
    </w:p>
    <w:p w14:paraId="1DD1C475" w14:textId="77777777" w:rsidR="00C0475E" w:rsidRDefault="00C0475E" w:rsidP="00C0475E">
      <w:pPr>
        <w:pStyle w:val="ListParagraph"/>
        <w:numPr>
          <w:ilvl w:val="0"/>
          <w:numId w:val="30"/>
        </w:numPr>
        <w:rPr>
          <w:sz w:val="20"/>
          <w:szCs w:val="20"/>
        </w:rPr>
      </w:pPr>
      <w:r>
        <w:rPr>
          <w:sz w:val="20"/>
          <w:szCs w:val="20"/>
        </w:rPr>
        <w:t>Hlaka</w:t>
      </w:r>
    </w:p>
    <w:p w14:paraId="136A7CB8" w14:textId="77777777" w:rsidR="00C0475E" w:rsidRDefault="00C0475E" w:rsidP="00C0475E">
      <w:pPr>
        <w:rPr>
          <w:sz w:val="20"/>
          <w:szCs w:val="20"/>
        </w:rPr>
      </w:pPr>
      <w:r w:rsidRPr="00547839">
        <w:rPr>
          <w:b/>
          <w:sz w:val="20"/>
          <w:szCs w:val="20"/>
        </w:rPr>
        <w:t>Deployment</w:t>
      </w:r>
      <w:r>
        <w:rPr>
          <w:sz w:val="20"/>
          <w:szCs w:val="20"/>
        </w:rPr>
        <w:t xml:space="preserve"> including hidden units</w:t>
      </w:r>
    </w:p>
    <w:p w14:paraId="773F6BDE" w14:textId="77777777" w:rsidR="00C0475E" w:rsidRDefault="00C0475E" w:rsidP="00C0475E">
      <w:pPr>
        <w:rPr>
          <w:sz w:val="20"/>
          <w:szCs w:val="20"/>
        </w:rPr>
      </w:pPr>
    </w:p>
    <w:p w14:paraId="571A195C" w14:textId="77777777" w:rsidR="00C0475E" w:rsidRDefault="00C0475E" w:rsidP="00C0475E">
      <w:pPr>
        <w:rPr>
          <w:b/>
          <w:sz w:val="20"/>
          <w:szCs w:val="20"/>
        </w:rPr>
      </w:pPr>
      <w:r w:rsidRPr="00547839">
        <w:rPr>
          <w:b/>
          <w:sz w:val="20"/>
          <w:szCs w:val="20"/>
        </w:rPr>
        <w:t>Scouting</w:t>
      </w:r>
    </w:p>
    <w:p w14:paraId="1F4BC60D" w14:textId="77777777" w:rsidR="00C0475E" w:rsidRPr="00547839" w:rsidRDefault="00C0475E" w:rsidP="00C0475E">
      <w:pPr>
        <w:rPr>
          <w:b/>
          <w:sz w:val="20"/>
          <w:szCs w:val="20"/>
        </w:rPr>
      </w:pPr>
    </w:p>
    <w:p w14:paraId="38F99C37" w14:textId="77777777" w:rsidR="00C0475E" w:rsidRDefault="00C0475E" w:rsidP="00C0475E">
      <w:pPr>
        <w:rPr>
          <w:b/>
          <w:sz w:val="20"/>
          <w:szCs w:val="20"/>
        </w:rPr>
      </w:pPr>
      <w:r w:rsidRPr="00547839">
        <w:rPr>
          <w:b/>
          <w:sz w:val="20"/>
          <w:szCs w:val="20"/>
        </w:rPr>
        <w:t>Victory conditions</w:t>
      </w:r>
    </w:p>
    <w:p w14:paraId="5AEACC5C" w14:textId="77777777" w:rsidR="00C0475E" w:rsidRPr="00547839" w:rsidRDefault="00C0475E" w:rsidP="00C0475E">
      <w:pPr>
        <w:rPr>
          <w:b/>
          <w:sz w:val="20"/>
          <w:szCs w:val="20"/>
        </w:rPr>
      </w:pPr>
    </w:p>
    <w:p w14:paraId="7CAED237" w14:textId="77777777" w:rsidR="00C0475E" w:rsidRDefault="00C0475E" w:rsidP="00C0475E">
      <w:pPr>
        <w:rPr>
          <w:sz w:val="20"/>
          <w:szCs w:val="20"/>
        </w:rPr>
      </w:pPr>
      <w:r w:rsidRPr="00547839">
        <w:rPr>
          <w:b/>
          <w:sz w:val="20"/>
          <w:szCs w:val="20"/>
        </w:rPr>
        <w:t>Correspondence</w:t>
      </w:r>
      <w:r>
        <w:rPr>
          <w:sz w:val="20"/>
          <w:szCs w:val="20"/>
        </w:rPr>
        <w:t xml:space="preserve">  (both for colour and for key battle information)</w:t>
      </w:r>
    </w:p>
    <w:p w14:paraId="59C37E4A" w14:textId="77777777" w:rsidR="00C0475E" w:rsidRDefault="00C0475E" w:rsidP="00C0475E">
      <w:pPr>
        <w:rPr>
          <w:sz w:val="20"/>
          <w:szCs w:val="20"/>
        </w:rPr>
      </w:pPr>
    </w:p>
    <w:p w14:paraId="3BD0D5E5" w14:textId="77777777" w:rsidR="00C0475E" w:rsidRDefault="00C0475E" w:rsidP="00C0475E">
      <w:pPr>
        <w:rPr>
          <w:sz w:val="20"/>
          <w:szCs w:val="20"/>
        </w:rPr>
      </w:pPr>
      <w:r>
        <w:rPr>
          <w:sz w:val="20"/>
          <w:szCs w:val="20"/>
        </w:rPr>
        <w:t>If necessary prepare a redacted version for each side so that information is limited.</w:t>
      </w:r>
    </w:p>
    <w:p w14:paraId="55AA7314" w14:textId="77777777" w:rsidR="00C0475E" w:rsidRDefault="00C0475E" w:rsidP="00C0475E">
      <w:pPr>
        <w:rPr>
          <w:sz w:val="20"/>
          <w:szCs w:val="20"/>
        </w:rPr>
      </w:pPr>
    </w:p>
    <w:p w14:paraId="070DABA6" w14:textId="77777777" w:rsidR="00C0475E" w:rsidRPr="00843833" w:rsidRDefault="00C0475E" w:rsidP="00C0475E">
      <w:pPr>
        <w:rPr>
          <w:sz w:val="20"/>
          <w:szCs w:val="20"/>
        </w:rPr>
      </w:pPr>
      <w:r w:rsidRPr="00547839">
        <w:rPr>
          <w:b/>
          <w:sz w:val="20"/>
          <w:szCs w:val="20"/>
        </w:rPr>
        <w:t>Sample Instructions</w:t>
      </w:r>
      <w:r>
        <w:rPr>
          <w:sz w:val="20"/>
          <w:szCs w:val="20"/>
        </w:rPr>
        <w:t xml:space="preserve">  -  use Kanbe’s Big Moment (again)</w:t>
      </w:r>
    </w:p>
    <w:p w14:paraId="327EA991" w14:textId="77777777" w:rsidR="00C0475E" w:rsidRDefault="00C0475E" w:rsidP="00C0475E">
      <w:pPr>
        <w:rPr>
          <w:sz w:val="20"/>
          <w:szCs w:val="20"/>
        </w:rPr>
      </w:pPr>
    </w:p>
    <w:p w14:paraId="403BE43C" w14:textId="2AE2F355" w:rsidR="00C0475E" w:rsidRDefault="00C0475E" w:rsidP="00C0475E">
      <w:pPr>
        <w:rPr>
          <w:b/>
          <w:sz w:val="32"/>
          <w:szCs w:val="20"/>
          <w:u w:val="single"/>
        </w:rPr>
      </w:pPr>
      <w:r>
        <w:rPr>
          <w:b/>
          <w:sz w:val="32"/>
          <w:szCs w:val="20"/>
          <w:u w:val="single"/>
        </w:rPr>
        <w:t xml:space="preserve">RECORDING ARTILLERY </w:t>
      </w:r>
    </w:p>
    <w:p w14:paraId="54AFB35A" w14:textId="77777777" w:rsidR="00C0475E" w:rsidRDefault="00C0475E" w:rsidP="00C0475E">
      <w:pPr>
        <w:rPr>
          <w:b/>
          <w:sz w:val="32"/>
          <w:szCs w:val="20"/>
          <w:u w:val="single"/>
        </w:rPr>
      </w:pPr>
    </w:p>
    <w:p w14:paraId="73807090" w14:textId="77777777" w:rsidR="00C0475E" w:rsidRDefault="00C0475E" w:rsidP="00C0475E">
      <w:pPr>
        <w:rPr>
          <w:sz w:val="20"/>
          <w:szCs w:val="20"/>
        </w:rPr>
      </w:pPr>
      <w:r>
        <w:rPr>
          <w:sz w:val="20"/>
          <w:szCs w:val="20"/>
        </w:rPr>
        <w:t xml:space="preserve">Each Artillery piece should be provided with crew who can be used to mark artillery status as follows.  </w:t>
      </w:r>
    </w:p>
    <w:p w14:paraId="216B4198" w14:textId="77777777" w:rsidR="00C0475E" w:rsidRDefault="00C0475E" w:rsidP="00C0475E">
      <w:pPr>
        <w:rPr>
          <w:sz w:val="20"/>
          <w:szCs w:val="20"/>
        </w:rPr>
      </w:pPr>
    </w:p>
    <w:p w14:paraId="2AC032AC" w14:textId="77777777" w:rsidR="00C0475E" w:rsidRPr="00436FB0" w:rsidRDefault="00C0475E" w:rsidP="00C0475E">
      <w:pPr>
        <w:rPr>
          <w:b/>
          <w:sz w:val="20"/>
          <w:szCs w:val="20"/>
          <w:u w:val="single"/>
        </w:rPr>
      </w:pPr>
      <w:bookmarkStart w:id="157" w:name="_Hlk144488556"/>
      <w:r w:rsidRPr="00436FB0">
        <w:rPr>
          <w:b/>
          <w:sz w:val="20"/>
          <w:szCs w:val="20"/>
          <w:u w:val="single"/>
        </w:rPr>
        <w:t>Ballistae</w:t>
      </w:r>
    </w:p>
    <w:p w14:paraId="2A64AAC8" w14:textId="77777777" w:rsidR="00C0475E" w:rsidRDefault="00C0475E" w:rsidP="00C0475E">
      <w:pPr>
        <w:rPr>
          <w:sz w:val="20"/>
          <w:szCs w:val="20"/>
        </w:rPr>
      </w:pPr>
    </w:p>
    <w:p w14:paraId="72F87A45" w14:textId="77777777" w:rsidR="00C0475E" w:rsidRDefault="00C0475E" w:rsidP="00C0475E">
      <w:pPr>
        <w:rPr>
          <w:sz w:val="20"/>
          <w:szCs w:val="20"/>
        </w:rPr>
      </w:pPr>
      <w:r>
        <w:rPr>
          <w:sz w:val="20"/>
          <w:szCs w:val="20"/>
        </w:rPr>
        <w:lastRenderedPageBreak/>
        <w:t>No order received this turn</w:t>
      </w:r>
      <w:r>
        <w:rPr>
          <w:sz w:val="20"/>
          <w:szCs w:val="20"/>
        </w:rPr>
        <w:tab/>
        <w:t xml:space="preserve"> </w:t>
      </w:r>
      <w:r>
        <w:rPr>
          <w:sz w:val="20"/>
          <w:szCs w:val="20"/>
        </w:rPr>
        <w:tab/>
        <w:t xml:space="preserve"> -  Crew at front of engine</w:t>
      </w:r>
    </w:p>
    <w:p w14:paraId="41778B13" w14:textId="77777777" w:rsidR="00C0475E" w:rsidRDefault="00C0475E" w:rsidP="00C0475E">
      <w:pPr>
        <w:rPr>
          <w:sz w:val="20"/>
          <w:szCs w:val="20"/>
        </w:rPr>
      </w:pPr>
      <w:r>
        <w:rPr>
          <w:sz w:val="20"/>
          <w:szCs w:val="20"/>
        </w:rPr>
        <w:t>Ballista moved this turn</w:t>
      </w:r>
      <w:r>
        <w:rPr>
          <w:sz w:val="20"/>
          <w:szCs w:val="20"/>
        </w:rPr>
        <w:tab/>
      </w:r>
      <w:r>
        <w:rPr>
          <w:sz w:val="20"/>
          <w:szCs w:val="20"/>
        </w:rPr>
        <w:tab/>
        <w:t xml:space="preserve"> - Crew  at left of engine</w:t>
      </w:r>
    </w:p>
    <w:p w14:paraId="221F21DC" w14:textId="77777777" w:rsidR="00C0475E" w:rsidRDefault="00C0475E" w:rsidP="00C0475E">
      <w:pPr>
        <w:rPr>
          <w:sz w:val="20"/>
          <w:szCs w:val="20"/>
        </w:rPr>
      </w:pPr>
      <w:r>
        <w:rPr>
          <w:sz w:val="20"/>
          <w:szCs w:val="20"/>
        </w:rPr>
        <w:t xml:space="preserve">Ballista fired this turn          </w:t>
      </w:r>
      <w:r>
        <w:rPr>
          <w:sz w:val="20"/>
          <w:szCs w:val="20"/>
        </w:rPr>
        <w:tab/>
        <w:t xml:space="preserve"> -  Crew at right of engine</w:t>
      </w:r>
    </w:p>
    <w:p w14:paraId="1F62B31D" w14:textId="77777777" w:rsidR="00C0475E" w:rsidRPr="00552715" w:rsidRDefault="00C0475E" w:rsidP="00C0475E">
      <w:pPr>
        <w:rPr>
          <w:b/>
          <w:sz w:val="32"/>
          <w:szCs w:val="20"/>
          <w:u w:val="single"/>
        </w:rPr>
      </w:pPr>
      <w:r>
        <w:rPr>
          <w:sz w:val="20"/>
          <w:szCs w:val="20"/>
        </w:rPr>
        <w:t xml:space="preserve">Ballista moved </w:t>
      </w:r>
      <w:r w:rsidRPr="002519E7">
        <w:rPr>
          <w:b/>
          <w:bCs/>
          <w:sz w:val="20"/>
          <w:szCs w:val="20"/>
        </w:rPr>
        <w:t>and</w:t>
      </w:r>
      <w:r>
        <w:rPr>
          <w:sz w:val="20"/>
          <w:szCs w:val="20"/>
        </w:rPr>
        <w:t xml:space="preserve"> fired this turn</w:t>
      </w:r>
      <w:r>
        <w:rPr>
          <w:sz w:val="20"/>
          <w:szCs w:val="20"/>
        </w:rPr>
        <w:tab/>
        <w:t xml:space="preserve"> -  Crew at rear of engine</w:t>
      </w:r>
    </w:p>
    <w:p w14:paraId="287E303C" w14:textId="77777777" w:rsidR="00C0475E" w:rsidRDefault="00C0475E" w:rsidP="00C0475E">
      <w:pPr>
        <w:rPr>
          <w:b/>
          <w:sz w:val="40"/>
          <w:szCs w:val="20"/>
          <w:u w:val="single"/>
        </w:rPr>
      </w:pPr>
    </w:p>
    <w:p w14:paraId="0C0D3954" w14:textId="77777777" w:rsidR="00C0475E" w:rsidRDefault="00C0475E" w:rsidP="00C0475E">
      <w:pPr>
        <w:rPr>
          <w:b/>
          <w:sz w:val="20"/>
          <w:szCs w:val="20"/>
          <w:u w:val="single"/>
        </w:rPr>
      </w:pPr>
      <w:r>
        <w:rPr>
          <w:b/>
          <w:sz w:val="20"/>
          <w:szCs w:val="20"/>
          <w:u w:val="single"/>
        </w:rPr>
        <w:t>Stone Throwers</w:t>
      </w:r>
    </w:p>
    <w:p w14:paraId="725D0296" w14:textId="77777777" w:rsidR="00C0475E" w:rsidRDefault="00C0475E" w:rsidP="00C0475E">
      <w:pPr>
        <w:rPr>
          <w:b/>
          <w:sz w:val="20"/>
          <w:szCs w:val="20"/>
          <w:u w:val="single"/>
        </w:rPr>
      </w:pPr>
    </w:p>
    <w:p w14:paraId="753921BC" w14:textId="77777777" w:rsidR="00C0475E" w:rsidRDefault="00C0475E" w:rsidP="00C0475E">
      <w:pPr>
        <w:rPr>
          <w:sz w:val="20"/>
          <w:szCs w:val="20"/>
        </w:rPr>
      </w:pPr>
      <w:r>
        <w:rPr>
          <w:sz w:val="20"/>
          <w:szCs w:val="20"/>
        </w:rPr>
        <w:t>No order received this turn</w:t>
      </w:r>
      <w:r>
        <w:rPr>
          <w:sz w:val="20"/>
          <w:szCs w:val="20"/>
        </w:rPr>
        <w:tab/>
      </w:r>
      <w:r>
        <w:rPr>
          <w:sz w:val="20"/>
          <w:szCs w:val="20"/>
        </w:rPr>
        <w:tab/>
        <w:t xml:space="preserve"> -  Crew at front of engine</w:t>
      </w:r>
    </w:p>
    <w:p w14:paraId="2BD02335" w14:textId="77777777" w:rsidR="00C0475E" w:rsidRDefault="00C0475E" w:rsidP="00C0475E">
      <w:pPr>
        <w:rPr>
          <w:sz w:val="20"/>
          <w:szCs w:val="20"/>
        </w:rPr>
      </w:pPr>
      <w:r>
        <w:rPr>
          <w:sz w:val="20"/>
          <w:szCs w:val="20"/>
        </w:rPr>
        <w:t>Order received this turn</w:t>
      </w:r>
      <w:r>
        <w:rPr>
          <w:sz w:val="20"/>
          <w:szCs w:val="20"/>
        </w:rPr>
        <w:tab/>
      </w:r>
      <w:r>
        <w:rPr>
          <w:sz w:val="20"/>
          <w:szCs w:val="20"/>
        </w:rPr>
        <w:tab/>
        <w:t xml:space="preserve"> - Crew at rear of engine</w:t>
      </w:r>
    </w:p>
    <w:p w14:paraId="6AE3701C" w14:textId="1CDAC68D" w:rsidR="00C0475E" w:rsidRDefault="00C0475E" w:rsidP="00C0475E">
      <w:pPr>
        <w:rPr>
          <w:sz w:val="20"/>
          <w:szCs w:val="20"/>
        </w:rPr>
      </w:pPr>
      <w:r>
        <w:rPr>
          <w:sz w:val="20"/>
          <w:szCs w:val="20"/>
        </w:rPr>
        <w:t>Unlimbered engines should point to</w:t>
      </w:r>
      <w:r w:rsidR="00C12341">
        <w:rPr>
          <w:sz w:val="20"/>
          <w:szCs w:val="20"/>
        </w:rPr>
        <w:t>wards the</w:t>
      </w:r>
      <w:r>
        <w:rPr>
          <w:sz w:val="20"/>
          <w:szCs w:val="20"/>
        </w:rPr>
        <w:t xml:space="preserve"> enemy and limbered engines away.</w:t>
      </w:r>
      <w:r>
        <w:rPr>
          <w:sz w:val="20"/>
          <w:szCs w:val="20"/>
        </w:rPr>
        <w:tab/>
      </w:r>
    </w:p>
    <w:bookmarkEnd w:id="157"/>
    <w:p w14:paraId="3250C36E" w14:textId="77777777" w:rsidR="00C0475E" w:rsidRDefault="00C0475E" w:rsidP="00C0475E">
      <w:pPr>
        <w:rPr>
          <w:b/>
          <w:sz w:val="40"/>
          <w:szCs w:val="20"/>
          <w:u w:val="single"/>
        </w:rPr>
      </w:pPr>
    </w:p>
    <w:p w14:paraId="5F66241B" w14:textId="77777777" w:rsidR="00C0475E" w:rsidRPr="00E3140A" w:rsidRDefault="00C0475E" w:rsidP="00C0475E">
      <w:pPr>
        <w:rPr>
          <w:b/>
          <w:sz w:val="40"/>
          <w:szCs w:val="20"/>
          <w:u w:val="single"/>
        </w:rPr>
      </w:pPr>
      <w:r>
        <w:rPr>
          <w:b/>
          <w:sz w:val="40"/>
          <w:szCs w:val="20"/>
          <w:u w:val="single"/>
        </w:rPr>
        <w:t>A</w:t>
      </w:r>
      <w:r w:rsidRPr="00E3140A">
        <w:rPr>
          <w:b/>
          <w:sz w:val="40"/>
          <w:szCs w:val="20"/>
          <w:u w:val="single"/>
        </w:rPr>
        <w:t>PPENDIX 3  -  DESIGNER’S NOTES</w:t>
      </w:r>
    </w:p>
    <w:p w14:paraId="6C841525" w14:textId="77777777" w:rsidR="00C0475E" w:rsidRDefault="00C0475E" w:rsidP="00C0475E">
      <w:pPr>
        <w:rPr>
          <w:b/>
          <w:sz w:val="28"/>
          <w:szCs w:val="20"/>
        </w:rPr>
      </w:pPr>
    </w:p>
    <w:p w14:paraId="222C1784" w14:textId="77777777" w:rsidR="00C0475E" w:rsidRDefault="00C0475E" w:rsidP="00C0475E">
      <w:pPr>
        <w:rPr>
          <w:b/>
          <w:sz w:val="20"/>
          <w:szCs w:val="20"/>
          <w:u w:val="single"/>
        </w:rPr>
      </w:pPr>
      <w:r>
        <w:rPr>
          <w:b/>
          <w:sz w:val="20"/>
          <w:szCs w:val="20"/>
          <w:u w:val="single"/>
        </w:rPr>
        <w:t>OPTIONAL RULES</w:t>
      </w:r>
    </w:p>
    <w:p w14:paraId="108EEC29" w14:textId="77777777" w:rsidR="00C0475E" w:rsidRDefault="00C0475E" w:rsidP="00C0475E">
      <w:pPr>
        <w:rPr>
          <w:b/>
          <w:sz w:val="20"/>
          <w:szCs w:val="20"/>
          <w:u w:val="single"/>
        </w:rPr>
      </w:pPr>
    </w:p>
    <w:p w14:paraId="5606A621" w14:textId="77777777" w:rsidR="00C0475E" w:rsidRDefault="00C0475E" w:rsidP="00C0475E">
      <w:pPr>
        <w:rPr>
          <w:b/>
          <w:sz w:val="20"/>
          <w:szCs w:val="20"/>
          <w:u w:val="single"/>
        </w:rPr>
      </w:pPr>
    </w:p>
    <w:p w14:paraId="58201388" w14:textId="77777777" w:rsidR="00C0475E" w:rsidRPr="0031529F" w:rsidRDefault="00C0475E" w:rsidP="00C0475E">
      <w:pPr>
        <w:rPr>
          <w:b/>
          <w:color w:val="FF0000"/>
          <w:sz w:val="20"/>
          <w:szCs w:val="20"/>
          <w:u w:val="single"/>
        </w:rPr>
      </w:pPr>
      <w:r w:rsidRPr="0031529F">
        <w:rPr>
          <w:b/>
          <w:color w:val="FF0000"/>
          <w:sz w:val="20"/>
          <w:szCs w:val="20"/>
          <w:u w:val="single"/>
        </w:rPr>
        <w:t>These are marked in red.</w:t>
      </w:r>
    </w:p>
    <w:p w14:paraId="619A368D" w14:textId="77777777" w:rsidR="00C0475E" w:rsidRDefault="00C0475E" w:rsidP="00C0475E">
      <w:pPr>
        <w:rPr>
          <w:b/>
          <w:sz w:val="20"/>
          <w:szCs w:val="20"/>
          <w:u w:val="single"/>
        </w:rPr>
      </w:pPr>
    </w:p>
    <w:p w14:paraId="742B9982" w14:textId="77777777" w:rsidR="00C0475E" w:rsidRPr="0031529F" w:rsidRDefault="00C0475E" w:rsidP="00C0475E">
      <w:pPr>
        <w:rPr>
          <w:sz w:val="20"/>
          <w:szCs w:val="20"/>
        </w:rPr>
      </w:pPr>
      <w:r w:rsidRPr="0031529F">
        <w:rPr>
          <w:sz w:val="20"/>
          <w:szCs w:val="20"/>
        </w:rPr>
        <w:t>Players are advised to avoid using the mixed legion and mixed formation optional rules to start with.  These have a number of detailed changes to the general rules which are required to reflect the different legion structures of the Yan Kor and the Salarvyani.  However, the forces of those Empires will be somewhat handicapped by the lack of these particular capabilities so it is highly recommended that once players are familiar with the main rules that these are introduced to play.</w:t>
      </w:r>
    </w:p>
    <w:p w14:paraId="47AD0BB5" w14:textId="77777777" w:rsidR="00C0475E" w:rsidRDefault="00C0475E" w:rsidP="00C0475E">
      <w:pPr>
        <w:rPr>
          <w:b/>
          <w:sz w:val="20"/>
          <w:szCs w:val="20"/>
          <w:u w:val="single"/>
        </w:rPr>
      </w:pPr>
    </w:p>
    <w:p w14:paraId="54A705C8" w14:textId="77777777" w:rsidR="00C0475E" w:rsidRDefault="00C0475E" w:rsidP="00C0475E">
      <w:pPr>
        <w:rPr>
          <w:b/>
          <w:sz w:val="20"/>
          <w:szCs w:val="20"/>
          <w:u w:val="single"/>
        </w:rPr>
      </w:pPr>
    </w:p>
    <w:p w14:paraId="26959A22" w14:textId="77777777" w:rsidR="00C0475E" w:rsidRDefault="00C0475E" w:rsidP="00C0475E">
      <w:pPr>
        <w:rPr>
          <w:b/>
          <w:sz w:val="20"/>
          <w:szCs w:val="20"/>
          <w:u w:val="single"/>
        </w:rPr>
      </w:pPr>
      <w:r w:rsidRPr="00101762">
        <w:rPr>
          <w:b/>
          <w:sz w:val="20"/>
          <w:szCs w:val="20"/>
          <w:u w:val="single"/>
        </w:rPr>
        <w:t>INTELLIGENCE, SSS AND COMMAND</w:t>
      </w:r>
    </w:p>
    <w:p w14:paraId="5446C0F9" w14:textId="77777777" w:rsidR="00C0475E" w:rsidRDefault="00C0475E" w:rsidP="00C0475E">
      <w:pPr>
        <w:rPr>
          <w:b/>
          <w:sz w:val="20"/>
          <w:szCs w:val="20"/>
          <w:u w:val="single"/>
        </w:rPr>
      </w:pPr>
    </w:p>
    <w:p w14:paraId="3965FA42" w14:textId="77777777" w:rsidR="00C0475E" w:rsidRDefault="00C0475E" w:rsidP="00C0475E">
      <w:pPr>
        <w:rPr>
          <w:b/>
          <w:sz w:val="20"/>
          <w:szCs w:val="20"/>
          <w:u w:val="single"/>
        </w:rPr>
      </w:pPr>
    </w:p>
    <w:p w14:paraId="183E7BBD" w14:textId="77777777" w:rsidR="00C0475E" w:rsidRDefault="00C0475E" w:rsidP="00C0475E">
      <w:pPr>
        <w:rPr>
          <w:sz w:val="20"/>
          <w:szCs w:val="20"/>
        </w:rPr>
      </w:pPr>
      <w:r>
        <w:rPr>
          <w:sz w:val="20"/>
          <w:szCs w:val="20"/>
        </w:rPr>
        <w:t>One of the major issues with tabletop games is Eye in the Sky  / Hand of God syndrome.  This is particularly the case in battles in the pre-radio age.  The general sees too much, and rules are prone to give him too great an ability to get units to do what he wants.</w:t>
      </w:r>
    </w:p>
    <w:p w14:paraId="301DB942" w14:textId="77777777" w:rsidR="00C0475E" w:rsidRDefault="00C0475E" w:rsidP="00C0475E">
      <w:pPr>
        <w:rPr>
          <w:sz w:val="20"/>
          <w:szCs w:val="20"/>
        </w:rPr>
      </w:pPr>
    </w:p>
    <w:p w14:paraId="7F58EA45" w14:textId="77777777" w:rsidR="00C0475E" w:rsidRDefault="00C0475E" w:rsidP="00C0475E">
      <w:pPr>
        <w:rPr>
          <w:sz w:val="20"/>
          <w:szCs w:val="20"/>
        </w:rPr>
      </w:pPr>
      <w:r>
        <w:rPr>
          <w:sz w:val="20"/>
          <w:szCs w:val="20"/>
        </w:rPr>
        <w:t xml:space="preserve">However, I have decided make the most of the benefit that Tekumel is a fantasy world with effective battle magic  by treating SSS as providing a high level of intelligence and command control.  SSS is considered to emanate from major command posts, manned by priests, wizards and the usual military staff officers.  These then communicate with equivalents attached to each legion. </w:t>
      </w:r>
    </w:p>
    <w:p w14:paraId="11205C58" w14:textId="77777777" w:rsidR="00C0475E" w:rsidRDefault="00C0475E" w:rsidP="00C0475E">
      <w:pPr>
        <w:rPr>
          <w:sz w:val="20"/>
          <w:szCs w:val="20"/>
        </w:rPr>
      </w:pPr>
    </w:p>
    <w:p w14:paraId="21835870" w14:textId="77777777" w:rsidR="00C0475E" w:rsidRDefault="00C0475E" w:rsidP="00C0475E">
      <w:pPr>
        <w:rPr>
          <w:sz w:val="20"/>
          <w:szCs w:val="20"/>
        </w:rPr>
      </w:pPr>
      <w:r w:rsidRPr="00101762">
        <w:rPr>
          <w:b/>
          <w:sz w:val="20"/>
          <w:szCs w:val="20"/>
        </w:rPr>
        <w:t>Intelligence</w:t>
      </w:r>
      <w:r>
        <w:rPr>
          <w:sz w:val="20"/>
          <w:szCs w:val="20"/>
        </w:rPr>
        <w:t xml:space="preserve"> on table is thus limited only by the use of hidden and surprise units, although it is possible to have considerable unexpected effects by the use of movement off table.</w:t>
      </w:r>
    </w:p>
    <w:p w14:paraId="46E48A91" w14:textId="77777777" w:rsidR="00C0475E" w:rsidRDefault="00C0475E" w:rsidP="00C0475E">
      <w:pPr>
        <w:rPr>
          <w:sz w:val="20"/>
          <w:szCs w:val="20"/>
        </w:rPr>
      </w:pPr>
    </w:p>
    <w:p w14:paraId="48A4BA43" w14:textId="77777777" w:rsidR="00C0475E" w:rsidRDefault="00C0475E" w:rsidP="00C0475E">
      <w:pPr>
        <w:rPr>
          <w:sz w:val="20"/>
          <w:szCs w:val="20"/>
        </w:rPr>
      </w:pPr>
      <w:r w:rsidRPr="00101762">
        <w:rPr>
          <w:b/>
          <w:sz w:val="20"/>
          <w:szCs w:val="20"/>
        </w:rPr>
        <w:t>Command</w:t>
      </w:r>
      <w:r>
        <w:rPr>
          <w:sz w:val="20"/>
          <w:szCs w:val="20"/>
        </w:rPr>
        <w:t xml:space="preserve"> is initially also very effective with generals able to control the articulation and functioning of their armies in fine detail in a true Hand of God manner.  This use of Group commands means unit activation is highly efficient.  However, the art of Kenengdalikoi is to disrupt the enemy’s command structure and players will find that it becomes more and more difficult to run their army as they would like as the battle progresses  -  more commands are required, the army structure starts to disintegrate, available commands decline as CPs need to move forward,  units are broken and disruption by enemy Powers of the Planes and Hlaka raids  takes its toll.  Worst of all is if CPs are displaced by enemy action;  at this stage the army starts to become a floundering giant without a nervous system.</w:t>
      </w:r>
    </w:p>
    <w:p w14:paraId="728A7128" w14:textId="77777777" w:rsidR="00C0475E" w:rsidRDefault="00C0475E" w:rsidP="00C0475E">
      <w:pPr>
        <w:rPr>
          <w:sz w:val="20"/>
          <w:szCs w:val="20"/>
        </w:rPr>
      </w:pPr>
      <w:r>
        <w:rPr>
          <w:sz w:val="20"/>
          <w:szCs w:val="20"/>
        </w:rPr>
        <w:t xml:space="preserve"> </w:t>
      </w:r>
    </w:p>
    <w:p w14:paraId="4423FD0C" w14:textId="77777777" w:rsidR="00C0475E" w:rsidRDefault="00C0475E" w:rsidP="00C0475E">
      <w:pPr>
        <w:rPr>
          <w:sz w:val="20"/>
          <w:szCs w:val="20"/>
        </w:rPr>
      </w:pPr>
    </w:p>
    <w:p w14:paraId="33AF9665" w14:textId="77777777" w:rsidR="00C0475E" w:rsidRPr="0068069F" w:rsidRDefault="00C0475E" w:rsidP="00C0475E">
      <w:pPr>
        <w:rPr>
          <w:b/>
          <w:sz w:val="20"/>
          <w:szCs w:val="20"/>
          <w:u w:val="single"/>
        </w:rPr>
      </w:pPr>
      <w:r w:rsidRPr="0068069F">
        <w:rPr>
          <w:b/>
          <w:sz w:val="20"/>
          <w:szCs w:val="20"/>
          <w:u w:val="single"/>
        </w:rPr>
        <w:t>FORMATIONS</w:t>
      </w:r>
    </w:p>
    <w:p w14:paraId="72295CC8" w14:textId="77777777" w:rsidR="00C0475E" w:rsidRDefault="00C0475E" w:rsidP="00C0475E">
      <w:pPr>
        <w:rPr>
          <w:sz w:val="20"/>
          <w:szCs w:val="20"/>
        </w:rPr>
      </w:pPr>
    </w:p>
    <w:p w14:paraId="37D9586C" w14:textId="77777777" w:rsidR="00C0475E" w:rsidRDefault="00C0475E" w:rsidP="00C0475E">
      <w:pPr>
        <w:rPr>
          <w:sz w:val="20"/>
          <w:szCs w:val="20"/>
        </w:rPr>
      </w:pPr>
      <w:r>
        <w:rPr>
          <w:sz w:val="20"/>
          <w:szCs w:val="20"/>
        </w:rPr>
        <w:t xml:space="preserve">The original inspiration for writing Petal rules was the list of formations in Qadardalkoi and I have attempted to keep them a central focus of the rules.  While a number of aspects of the use of formations is “realistic” and could be used in an Earthly context, there is a strong fantasy element, and the interactions of the formations on the Formation vs Formation melee table is exaggerated to make the use of the correct formation imperative.  Much of the battle will turn on the correct selection of formations and application of the various special rules (which I will admit have a heavy element of chrome) .  </w:t>
      </w:r>
    </w:p>
    <w:p w14:paraId="2821F323" w14:textId="77777777" w:rsidR="00C0475E" w:rsidRDefault="00C0475E" w:rsidP="00C0475E">
      <w:pPr>
        <w:rPr>
          <w:sz w:val="20"/>
          <w:szCs w:val="20"/>
        </w:rPr>
      </w:pPr>
    </w:p>
    <w:p w14:paraId="39795FA1" w14:textId="77777777" w:rsidR="00C0475E" w:rsidRDefault="00C0475E" w:rsidP="00C0475E">
      <w:pPr>
        <w:rPr>
          <w:sz w:val="20"/>
          <w:szCs w:val="20"/>
        </w:rPr>
      </w:pPr>
      <w:r>
        <w:rPr>
          <w:sz w:val="20"/>
          <w:szCs w:val="20"/>
        </w:rPr>
        <w:lastRenderedPageBreak/>
        <w:t>It is worth bearing in mind, however, the  use of many strange formations in armies on Earth;  see for example Sun Bin’s military manual with such things as the Awl (wedge) and the Wild Geese formation (more or less The Embrace of Nayari).</w:t>
      </w:r>
    </w:p>
    <w:p w14:paraId="00567C22" w14:textId="77777777" w:rsidR="00C0475E" w:rsidRDefault="00C0475E" w:rsidP="00C0475E">
      <w:pPr>
        <w:rPr>
          <w:sz w:val="20"/>
          <w:szCs w:val="20"/>
        </w:rPr>
      </w:pPr>
      <w:r>
        <w:rPr>
          <w:sz w:val="20"/>
          <w:szCs w:val="20"/>
        </w:rPr>
        <w:t xml:space="preserve">  </w:t>
      </w:r>
    </w:p>
    <w:p w14:paraId="10E4D343" w14:textId="77777777" w:rsidR="00C0475E" w:rsidRDefault="00C0475E" w:rsidP="00C0475E">
      <w:pPr>
        <w:rPr>
          <w:sz w:val="20"/>
          <w:szCs w:val="20"/>
        </w:rPr>
      </w:pPr>
    </w:p>
    <w:p w14:paraId="35895994" w14:textId="77777777" w:rsidR="00C0475E" w:rsidRPr="0068069F" w:rsidRDefault="00C0475E" w:rsidP="00C0475E">
      <w:pPr>
        <w:rPr>
          <w:b/>
          <w:sz w:val="20"/>
          <w:szCs w:val="20"/>
          <w:u w:val="single"/>
        </w:rPr>
      </w:pPr>
      <w:r w:rsidRPr="0068069F">
        <w:rPr>
          <w:b/>
          <w:sz w:val="20"/>
          <w:szCs w:val="20"/>
          <w:u w:val="single"/>
        </w:rPr>
        <w:t>COHESION</w:t>
      </w:r>
    </w:p>
    <w:p w14:paraId="713E595C" w14:textId="77777777" w:rsidR="00C0475E" w:rsidRDefault="00C0475E" w:rsidP="00C0475E">
      <w:pPr>
        <w:rPr>
          <w:sz w:val="20"/>
          <w:szCs w:val="20"/>
        </w:rPr>
      </w:pPr>
    </w:p>
    <w:p w14:paraId="7FF72597" w14:textId="77777777" w:rsidR="00C0475E" w:rsidRDefault="00C0475E" w:rsidP="00C0475E">
      <w:pPr>
        <w:rPr>
          <w:sz w:val="20"/>
          <w:szCs w:val="20"/>
        </w:rPr>
      </w:pPr>
      <w:r>
        <w:rPr>
          <w:sz w:val="20"/>
          <w:szCs w:val="20"/>
        </w:rPr>
        <w:t>This was chosen as the single measure of damange being inflicted on a unit for two reasons:</w:t>
      </w:r>
    </w:p>
    <w:p w14:paraId="476A05C5" w14:textId="77777777" w:rsidR="00C0475E" w:rsidRDefault="00C0475E" w:rsidP="00C0475E">
      <w:pPr>
        <w:rPr>
          <w:sz w:val="20"/>
          <w:szCs w:val="20"/>
        </w:rPr>
      </w:pPr>
    </w:p>
    <w:p w14:paraId="496C3068" w14:textId="77777777" w:rsidR="00C0475E" w:rsidRDefault="00C0475E" w:rsidP="00C0475E">
      <w:pPr>
        <w:rPr>
          <w:sz w:val="20"/>
          <w:szCs w:val="20"/>
        </w:rPr>
      </w:pPr>
      <w:r>
        <w:rPr>
          <w:sz w:val="20"/>
          <w:szCs w:val="20"/>
        </w:rPr>
        <w:t xml:space="preserve">Firstly, </w:t>
      </w:r>
      <w:r w:rsidRPr="009424E9">
        <w:rPr>
          <w:b/>
          <w:sz w:val="20"/>
          <w:szCs w:val="20"/>
        </w:rPr>
        <w:t>simplicity</w:t>
      </w:r>
      <w:r>
        <w:rPr>
          <w:sz w:val="20"/>
          <w:szCs w:val="20"/>
        </w:rPr>
        <w:t>.  In Kerdudalikoi three measures had to be rolled for and tracked for each unit  -  casualties, order and morale, which became impossibly time consuming and tedious in larger battles.  By only tracking one factor it is possible to play with many more units.</w:t>
      </w:r>
    </w:p>
    <w:p w14:paraId="5689D774" w14:textId="77777777" w:rsidR="00C0475E" w:rsidRDefault="00C0475E" w:rsidP="00C0475E">
      <w:pPr>
        <w:rPr>
          <w:sz w:val="20"/>
          <w:szCs w:val="20"/>
        </w:rPr>
      </w:pPr>
    </w:p>
    <w:p w14:paraId="011B5689" w14:textId="77777777" w:rsidR="00C0475E" w:rsidRDefault="00C0475E" w:rsidP="00C0475E">
      <w:pPr>
        <w:rPr>
          <w:sz w:val="20"/>
          <w:szCs w:val="20"/>
        </w:rPr>
      </w:pPr>
      <w:r>
        <w:rPr>
          <w:sz w:val="20"/>
          <w:szCs w:val="20"/>
        </w:rPr>
        <w:t xml:space="preserve">Secondly, </w:t>
      </w:r>
      <w:r w:rsidRPr="009424E9">
        <w:rPr>
          <w:b/>
          <w:sz w:val="20"/>
          <w:szCs w:val="20"/>
        </w:rPr>
        <w:t>accuracy</w:t>
      </w:r>
      <w:r>
        <w:rPr>
          <w:sz w:val="20"/>
          <w:szCs w:val="20"/>
        </w:rPr>
        <w:t xml:space="preserve">.  </w:t>
      </w:r>
    </w:p>
    <w:p w14:paraId="10D36DA2" w14:textId="77777777" w:rsidR="00C0475E" w:rsidRDefault="00C0475E" w:rsidP="00C0475E">
      <w:pPr>
        <w:rPr>
          <w:sz w:val="20"/>
          <w:szCs w:val="20"/>
        </w:rPr>
      </w:pPr>
    </w:p>
    <w:p w14:paraId="1A21AB9C" w14:textId="77777777" w:rsidR="00C0475E" w:rsidRDefault="00C0475E" w:rsidP="00C0475E">
      <w:pPr>
        <w:rPr>
          <w:sz w:val="20"/>
          <w:szCs w:val="20"/>
        </w:rPr>
      </w:pPr>
      <w:r>
        <w:rPr>
          <w:sz w:val="20"/>
          <w:szCs w:val="20"/>
        </w:rPr>
        <w:t>The key requirement for formed units in the melee period was to hold cohesively together.  Units which had natural cohesion, like the Swiss pikemen and  halbardiers coming down from their cheese filled mountains, could dominate a battlefield.  The aim of generals was to break the cohesion of their opponent’ army and units.  Casualties were typically light until units broke under pressure, when they would increase dramatically.  Accordingly , at the unit level Hakkumish aim to break their opponents’ cohesion, in the same way that they attempt to break the command structure of their opponents at the army level.  Thus will Glorious Mu’ugalavya triumph once more.</w:t>
      </w:r>
    </w:p>
    <w:p w14:paraId="18C130CA" w14:textId="77777777" w:rsidR="00C0475E" w:rsidRPr="0061436E" w:rsidRDefault="00C0475E" w:rsidP="00C0475E">
      <w:pPr>
        <w:rPr>
          <w:sz w:val="20"/>
          <w:szCs w:val="20"/>
        </w:rPr>
      </w:pPr>
    </w:p>
    <w:p w14:paraId="46797E8D" w14:textId="77777777" w:rsidR="00C0475E" w:rsidRPr="00E3140A" w:rsidRDefault="00C0475E" w:rsidP="00C0475E">
      <w:pPr>
        <w:rPr>
          <w:b/>
          <w:szCs w:val="20"/>
          <w:u w:val="single"/>
        </w:rPr>
      </w:pPr>
      <w:r w:rsidRPr="00E3140A">
        <w:rPr>
          <w:b/>
          <w:szCs w:val="20"/>
          <w:u w:val="single"/>
        </w:rPr>
        <w:t>REINFORCING THE FRONT LINE</w:t>
      </w:r>
    </w:p>
    <w:p w14:paraId="3DF8BC28" w14:textId="77777777" w:rsidR="00C0475E" w:rsidRPr="0061436E" w:rsidRDefault="00C0475E" w:rsidP="00C0475E">
      <w:pPr>
        <w:rPr>
          <w:color w:val="FF0000"/>
          <w:sz w:val="20"/>
          <w:szCs w:val="20"/>
        </w:rPr>
      </w:pPr>
    </w:p>
    <w:p w14:paraId="0A570CEC" w14:textId="77777777" w:rsidR="00C0475E" w:rsidRDefault="00C0475E" w:rsidP="00C0475E">
      <w:pPr>
        <w:rPr>
          <w:sz w:val="20"/>
          <w:szCs w:val="20"/>
        </w:rPr>
      </w:pPr>
      <w:r w:rsidRPr="00E3140A">
        <w:rPr>
          <w:sz w:val="20"/>
          <w:szCs w:val="20"/>
        </w:rPr>
        <w:t>Three main considerations were at play for commanders:</w:t>
      </w:r>
    </w:p>
    <w:p w14:paraId="718158EE" w14:textId="77777777" w:rsidR="00353D16" w:rsidRDefault="00353D16" w:rsidP="00C0475E">
      <w:pPr>
        <w:rPr>
          <w:sz w:val="20"/>
          <w:szCs w:val="20"/>
        </w:rPr>
      </w:pPr>
    </w:p>
    <w:p w14:paraId="55AA872B" w14:textId="77777777" w:rsidR="00353D16" w:rsidRPr="00E3140A" w:rsidRDefault="00353D16" w:rsidP="00C0475E">
      <w:pPr>
        <w:rPr>
          <w:sz w:val="20"/>
          <w:szCs w:val="20"/>
        </w:rPr>
      </w:pPr>
    </w:p>
    <w:p w14:paraId="48976AAA" w14:textId="77777777" w:rsidR="00C0475E" w:rsidRPr="00E3140A" w:rsidRDefault="00C0475E" w:rsidP="00C0475E">
      <w:pPr>
        <w:rPr>
          <w:sz w:val="20"/>
          <w:szCs w:val="20"/>
        </w:rPr>
      </w:pPr>
    </w:p>
    <w:p w14:paraId="73E3C6AF" w14:textId="77777777" w:rsidR="00C0475E" w:rsidRDefault="00C0475E" w:rsidP="00C0475E">
      <w:pPr>
        <w:pStyle w:val="ListParagraph"/>
        <w:numPr>
          <w:ilvl w:val="0"/>
          <w:numId w:val="14"/>
        </w:numPr>
        <w:rPr>
          <w:sz w:val="20"/>
          <w:szCs w:val="20"/>
        </w:rPr>
      </w:pPr>
      <w:r w:rsidRPr="00E3140A">
        <w:rPr>
          <w:sz w:val="20"/>
          <w:szCs w:val="20"/>
        </w:rPr>
        <w:t>To avoid troops behind crowding too close to troops in front, hampering them and inclining those behind to be swept away in the event of problems.  Greek phalanxes were trained to use tight deep formations (with that of Epaminondas at |Leuctra being an interesting extreme), but they avoided the use of multiple lines.</w:t>
      </w:r>
    </w:p>
    <w:p w14:paraId="044A19FE" w14:textId="77777777" w:rsidR="00C0475E" w:rsidRDefault="00C0475E" w:rsidP="00C0475E">
      <w:pPr>
        <w:pStyle w:val="ListParagraph"/>
        <w:rPr>
          <w:sz w:val="20"/>
          <w:szCs w:val="20"/>
        </w:rPr>
      </w:pPr>
    </w:p>
    <w:p w14:paraId="29D3E6D6" w14:textId="77777777" w:rsidR="00C0475E" w:rsidRDefault="00C0475E" w:rsidP="00C0475E">
      <w:pPr>
        <w:pStyle w:val="ListParagraph"/>
        <w:numPr>
          <w:ilvl w:val="0"/>
          <w:numId w:val="14"/>
        </w:numPr>
        <w:rPr>
          <w:sz w:val="20"/>
          <w:szCs w:val="20"/>
        </w:rPr>
      </w:pPr>
      <w:r w:rsidRPr="00E3140A">
        <w:rPr>
          <w:sz w:val="20"/>
          <w:szCs w:val="20"/>
        </w:rPr>
        <w:t>To provide sufficient spacing between (or perhaps within) units to permit interchange.</w:t>
      </w:r>
    </w:p>
    <w:p w14:paraId="414B771C" w14:textId="77777777" w:rsidR="00C0475E" w:rsidRPr="00E3140A" w:rsidRDefault="00C0475E" w:rsidP="00C0475E">
      <w:pPr>
        <w:pStyle w:val="ListParagraph"/>
        <w:rPr>
          <w:sz w:val="20"/>
          <w:szCs w:val="20"/>
        </w:rPr>
      </w:pPr>
    </w:p>
    <w:p w14:paraId="07253F13" w14:textId="77777777" w:rsidR="00C0475E" w:rsidRPr="0061436E" w:rsidRDefault="00C0475E" w:rsidP="00C0475E">
      <w:pPr>
        <w:pStyle w:val="ListParagraph"/>
        <w:numPr>
          <w:ilvl w:val="0"/>
          <w:numId w:val="14"/>
        </w:numPr>
        <w:rPr>
          <w:sz w:val="20"/>
          <w:szCs w:val="20"/>
        </w:rPr>
      </w:pPr>
      <w:r w:rsidRPr="00E3140A">
        <w:rPr>
          <w:sz w:val="20"/>
          <w:szCs w:val="20"/>
        </w:rPr>
        <w:t xml:space="preserve">Front line combat probably only involved short bouts of hand to hand fighting, if only because of fatigue.  It would seem likely that units clashed and recoiled, bringing fresh men to the fore before clashing again. The ability to substitute the troops at the sharp end in a disciplined manner </w:t>
      </w:r>
      <w:r w:rsidRPr="0061436E">
        <w:rPr>
          <w:sz w:val="20"/>
          <w:szCs w:val="20"/>
        </w:rPr>
        <w:t>was key to success (cf the Roamn legion).</w:t>
      </w:r>
    </w:p>
    <w:p w14:paraId="3AF15D79" w14:textId="77777777" w:rsidR="00C0475E" w:rsidRPr="0061436E" w:rsidRDefault="00C0475E" w:rsidP="00C0475E">
      <w:pPr>
        <w:rPr>
          <w:sz w:val="20"/>
          <w:szCs w:val="20"/>
        </w:rPr>
      </w:pPr>
    </w:p>
    <w:p w14:paraId="589BACD1" w14:textId="77777777" w:rsidR="00C0475E" w:rsidRDefault="00C0475E" w:rsidP="00C0475E">
      <w:pPr>
        <w:rPr>
          <w:sz w:val="20"/>
          <w:szCs w:val="20"/>
        </w:rPr>
      </w:pPr>
      <w:r w:rsidRPr="0061436E">
        <w:rPr>
          <w:sz w:val="20"/>
          <w:szCs w:val="20"/>
        </w:rPr>
        <w:t>These rules are written to permit interchange of units into the front line on a flexible basis, as long as troops involved are suitable disciplined, and are deployed with appropriate lateral and vertical spacing.</w:t>
      </w:r>
    </w:p>
    <w:p w14:paraId="6741C12A" w14:textId="77777777" w:rsidR="00C0475E" w:rsidRDefault="00C0475E" w:rsidP="00C0475E">
      <w:pPr>
        <w:rPr>
          <w:sz w:val="20"/>
          <w:szCs w:val="20"/>
        </w:rPr>
      </w:pPr>
    </w:p>
    <w:p w14:paraId="609C5008" w14:textId="77777777" w:rsidR="00C0475E" w:rsidRPr="00E3140A" w:rsidRDefault="00C0475E" w:rsidP="00C0475E">
      <w:pPr>
        <w:rPr>
          <w:b/>
          <w:sz w:val="20"/>
          <w:szCs w:val="20"/>
        </w:rPr>
      </w:pPr>
      <w:r w:rsidRPr="00E3140A">
        <w:rPr>
          <w:b/>
          <w:color w:val="FF0000"/>
          <w:sz w:val="32"/>
          <w:szCs w:val="20"/>
        </w:rPr>
        <w:t>Find Vegetius quote</w:t>
      </w:r>
    </w:p>
    <w:p w14:paraId="67B732B2" w14:textId="77777777" w:rsidR="00C0475E" w:rsidRPr="00E3140A" w:rsidRDefault="00C0475E" w:rsidP="00C0475E">
      <w:pPr>
        <w:rPr>
          <w:b/>
          <w:color w:val="FF0000"/>
          <w:szCs w:val="20"/>
          <w:u w:val="single"/>
        </w:rPr>
      </w:pPr>
    </w:p>
    <w:p w14:paraId="7A20D72A" w14:textId="77777777" w:rsidR="00C0475E" w:rsidRPr="00E3140A" w:rsidRDefault="00C0475E" w:rsidP="00C0475E">
      <w:pPr>
        <w:rPr>
          <w:b/>
          <w:szCs w:val="20"/>
          <w:u w:val="single"/>
        </w:rPr>
      </w:pPr>
      <w:r w:rsidRPr="00E3140A">
        <w:rPr>
          <w:b/>
          <w:szCs w:val="20"/>
          <w:u w:val="single"/>
        </w:rPr>
        <w:t>TECHNICAL SCALE APPENDIX</w:t>
      </w:r>
    </w:p>
    <w:p w14:paraId="58EB53CD" w14:textId="77777777" w:rsidR="00C0475E" w:rsidRPr="0061436E" w:rsidRDefault="00C0475E" w:rsidP="00C0475E">
      <w:pPr>
        <w:rPr>
          <w:sz w:val="20"/>
          <w:szCs w:val="20"/>
        </w:rPr>
      </w:pPr>
    </w:p>
    <w:p w14:paraId="56FACEE4" w14:textId="77777777" w:rsidR="00C0475E" w:rsidRPr="0061436E" w:rsidRDefault="00C0475E" w:rsidP="00C0475E">
      <w:pPr>
        <w:rPr>
          <w:sz w:val="20"/>
          <w:szCs w:val="20"/>
        </w:rPr>
      </w:pPr>
      <w:r w:rsidRPr="00A35D00">
        <w:rPr>
          <w:b/>
          <w:sz w:val="20"/>
          <w:szCs w:val="20"/>
        </w:rPr>
        <w:t>Assumptions</w:t>
      </w:r>
      <w:r w:rsidRPr="0061436E">
        <w:rPr>
          <w:sz w:val="20"/>
          <w:szCs w:val="20"/>
        </w:rPr>
        <w:t>:</w:t>
      </w:r>
    </w:p>
    <w:p w14:paraId="6EDFDE7C" w14:textId="77777777" w:rsidR="00C0475E" w:rsidRPr="0061436E" w:rsidRDefault="00C0475E" w:rsidP="00C0475E">
      <w:pPr>
        <w:rPr>
          <w:sz w:val="20"/>
          <w:szCs w:val="20"/>
        </w:rPr>
      </w:pPr>
    </w:p>
    <w:p w14:paraId="1D673D33" w14:textId="77777777" w:rsidR="00C0475E" w:rsidRPr="0061436E" w:rsidRDefault="00C0475E" w:rsidP="00C0475E">
      <w:pPr>
        <w:rPr>
          <w:sz w:val="20"/>
          <w:szCs w:val="20"/>
        </w:rPr>
      </w:pPr>
      <w:r w:rsidRPr="0061436E">
        <w:rPr>
          <w:sz w:val="20"/>
          <w:szCs w:val="20"/>
        </w:rPr>
        <w:t>Grou</w:t>
      </w:r>
      <w:r>
        <w:rPr>
          <w:sz w:val="20"/>
          <w:szCs w:val="20"/>
        </w:rPr>
        <w:t>n</w:t>
      </w:r>
      <w:r w:rsidRPr="0061436E">
        <w:rPr>
          <w:sz w:val="20"/>
          <w:szCs w:val="20"/>
        </w:rPr>
        <w:t>d scale = 1 : 1000 (1mm = 1 metre, so 3 metre table (large) gives battlefront of 3 km (small).</w:t>
      </w:r>
    </w:p>
    <w:p w14:paraId="1CA394A3" w14:textId="77777777" w:rsidR="00C0475E" w:rsidRPr="0061436E" w:rsidRDefault="00C0475E" w:rsidP="00C0475E">
      <w:pPr>
        <w:rPr>
          <w:sz w:val="20"/>
          <w:szCs w:val="20"/>
        </w:rPr>
      </w:pPr>
      <w:r w:rsidRPr="0061436E">
        <w:rPr>
          <w:sz w:val="20"/>
          <w:szCs w:val="20"/>
        </w:rPr>
        <w:t>Figure scale = 25mm = 1 : 70 (approx.)</w:t>
      </w:r>
    </w:p>
    <w:p w14:paraId="4A89F327" w14:textId="77777777" w:rsidR="00C0475E" w:rsidRPr="0061436E" w:rsidRDefault="00C0475E" w:rsidP="00C0475E">
      <w:pPr>
        <w:rPr>
          <w:sz w:val="20"/>
          <w:szCs w:val="20"/>
        </w:rPr>
      </w:pPr>
      <w:r w:rsidRPr="0061436E">
        <w:rPr>
          <w:sz w:val="20"/>
          <w:szCs w:val="20"/>
        </w:rPr>
        <w:t>1 figure = 100 men.</w:t>
      </w:r>
    </w:p>
    <w:p w14:paraId="2941F304" w14:textId="77777777" w:rsidR="00C0475E" w:rsidRPr="0061436E" w:rsidRDefault="00C0475E" w:rsidP="00C0475E">
      <w:pPr>
        <w:rPr>
          <w:sz w:val="20"/>
          <w:szCs w:val="20"/>
        </w:rPr>
      </w:pPr>
      <w:r w:rsidRPr="0061436E">
        <w:rPr>
          <w:sz w:val="20"/>
          <w:szCs w:val="20"/>
        </w:rPr>
        <w:t>Base size / man = 25 x 25mm (varies with troop type of course).</w:t>
      </w:r>
    </w:p>
    <w:p w14:paraId="62149DBE" w14:textId="77777777" w:rsidR="00C0475E" w:rsidRPr="0061436E" w:rsidRDefault="00C0475E" w:rsidP="00C0475E">
      <w:pPr>
        <w:rPr>
          <w:sz w:val="20"/>
          <w:szCs w:val="20"/>
        </w:rPr>
      </w:pPr>
    </w:p>
    <w:p w14:paraId="4BF47231" w14:textId="77777777" w:rsidR="00C0475E" w:rsidRPr="0061436E" w:rsidRDefault="00C0475E" w:rsidP="00C0475E">
      <w:pPr>
        <w:rPr>
          <w:sz w:val="20"/>
          <w:szCs w:val="20"/>
        </w:rPr>
      </w:pPr>
      <w:r w:rsidRPr="0061436E">
        <w:rPr>
          <w:sz w:val="20"/>
          <w:szCs w:val="20"/>
        </w:rPr>
        <w:t xml:space="preserve">Then one figure = 10 x/10 block of men occupying circa </w:t>
      </w:r>
      <w:r>
        <w:rPr>
          <w:sz w:val="20"/>
          <w:szCs w:val="20"/>
        </w:rPr>
        <w:t>25 by 2</w:t>
      </w:r>
      <w:r w:rsidRPr="0061436E">
        <w:rPr>
          <w:sz w:val="20"/>
          <w:szCs w:val="20"/>
        </w:rPr>
        <w:t>5 metres.  This is already a deep</w:t>
      </w:r>
      <w:r>
        <w:rPr>
          <w:sz w:val="20"/>
          <w:szCs w:val="20"/>
        </w:rPr>
        <w:t xml:space="preserve"> (though very dispersed)</w:t>
      </w:r>
      <w:r w:rsidRPr="0061436E">
        <w:rPr>
          <w:sz w:val="20"/>
          <w:szCs w:val="20"/>
        </w:rPr>
        <w:t xml:space="preserve"> formation;  a Greek phalanx was only 16 men deep</w:t>
      </w:r>
      <w:r>
        <w:rPr>
          <w:sz w:val="20"/>
          <w:szCs w:val="20"/>
        </w:rPr>
        <w:t xml:space="preserve"> but was more or less shoulder to shoulder</w:t>
      </w:r>
      <w:r w:rsidRPr="0061436E">
        <w:rPr>
          <w:sz w:val="20"/>
          <w:szCs w:val="20"/>
        </w:rPr>
        <w:t xml:space="preserve">.  If formation depth is shown by having ranks of figures then a 3 figure depth equates to 30 ranks and depth of nearly </w:t>
      </w:r>
      <w:r>
        <w:rPr>
          <w:sz w:val="20"/>
          <w:szCs w:val="20"/>
        </w:rPr>
        <w:t xml:space="preserve">75 </w:t>
      </w:r>
      <w:r w:rsidRPr="0061436E">
        <w:rPr>
          <w:sz w:val="20"/>
          <w:szCs w:val="20"/>
        </w:rPr>
        <w:t xml:space="preserve">metres.  Roman legions drew up in this depth but arranged separations and manipular chequers to retain tactical flexibility.  If more than one line of troops is used (as should be the case in when representing shock combat period deployment the problem gets worse.  Essentially, the wargaming battle line is like an </w:t>
      </w:r>
      <w:r w:rsidRPr="0061436E">
        <w:rPr>
          <w:sz w:val="20"/>
          <w:szCs w:val="20"/>
        </w:rPr>
        <w:lastRenderedPageBreak/>
        <w:t>overweight dwarf,  too short and fat.  Accordingly it is a major error to treat the exact distribution of troops on the table as being of relevance to manoeuver.</w:t>
      </w:r>
    </w:p>
    <w:p w14:paraId="7BCD986A" w14:textId="77777777" w:rsidR="00C0475E" w:rsidRDefault="00C0475E" w:rsidP="00C0475E">
      <w:pPr>
        <w:rPr>
          <w:sz w:val="20"/>
          <w:szCs w:val="20"/>
        </w:rPr>
      </w:pPr>
    </w:p>
    <w:p w14:paraId="195D19D0" w14:textId="77777777" w:rsidR="00C0475E" w:rsidRPr="00472225" w:rsidRDefault="00C0475E" w:rsidP="00C0475E">
      <w:pPr>
        <w:rPr>
          <w:b/>
          <w:szCs w:val="20"/>
          <w:u w:val="single"/>
        </w:rPr>
      </w:pPr>
      <w:r w:rsidRPr="00472225">
        <w:rPr>
          <w:b/>
          <w:szCs w:val="20"/>
          <w:u w:val="single"/>
        </w:rPr>
        <w:t>SOURCES</w:t>
      </w:r>
    </w:p>
    <w:p w14:paraId="23B40B6B" w14:textId="77777777" w:rsidR="00C0475E" w:rsidRDefault="00C0475E" w:rsidP="00C0475E">
      <w:pPr>
        <w:rPr>
          <w:sz w:val="20"/>
          <w:szCs w:val="20"/>
        </w:rPr>
      </w:pPr>
    </w:p>
    <w:p w14:paraId="4D26CCF4" w14:textId="77777777" w:rsidR="00C0475E" w:rsidRDefault="00C0475E" w:rsidP="00C0475E">
      <w:pPr>
        <w:rPr>
          <w:sz w:val="20"/>
          <w:szCs w:val="20"/>
        </w:rPr>
      </w:pPr>
      <w:r>
        <w:rPr>
          <w:sz w:val="20"/>
          <w:szCs w:val="20"/>
        </w:rPr>
        <w:t xml:space="preserve">A number of Tekumeliani sources were used to inspire and inform this set of rules and are useful or recommended for playing Kenengdalikoi.  </w:t>
      </w:r>
    </w:p>
    <w:p w14:paraId="6491989C" w14:textId="77777777" w:rsidR="00C0475E" w:rsidRDefault="00C0475E" w:rsidP="00C0475E">
      <w:pPr>
        <w:rPr>
          <w:sz w:val="20"/>
          <w:szCs w:val="20"/>
        </w:rPr>
      </w:pPr>
    </w:p>
    <w:p w14:paraId="40988F0F" w14:textId="77777777" w:rsidR="00C0475E" w:rsidRDefault="00C0475E" w:rsidP="00C0475E">
      <w:pPr>
        <w:rPr>
          <w:sz w:val="20"/>
          <w:szCs w:val="20"/>
        </w:rPr>
      </w:pPr>
      <w:r>
        <w:rPr>
          <w:sz w:val="20"/>
          <w:szCs w:val="20"/>
        </w:rPr>
        <w:t xml:space="preserve">The most useful is the set of Legion Books (Tsolyanu / Yan Kor etc.), which give essential statistics for the legions.  </w:t>
      </w:r>
    </w:p>
    <w:p w14:paraId="37B50BFD" w14:textId="77777777" w:rsidR="00C0475E" w:rsidRDefault="00C0475E" w:rsidP="00C0475E">
      <w:pPr>
        <w:rPr>
          <w:sz w:val="20"/>
          <w:szCs w:val="20"/>
        </w:rPr>
      </w:pPr>
    </w:p>
    <w:p w14:paraId="3799C513" w14:textId="77777777" w:rsidR="00C0475E" w:rsidRDefault="00C0475E" w:rsidP="00C0475E">
      <w:pPr>
        <w:rPr>
          <w:sz w:val="20"/>
          <w:szCs w:val="20"/>
        </w:rPr>
      </w:pPr>
      <w:r>
        <w:rPr>
          <w:sz w:val="20"/>
          <w:szCs w:val="20"/>
        </w:rPr>
        <w:t>For colour the Book of the Deeds of the Ever Glorious sets out the histories of the legions of Tsolyanu;  sadly no equivalent exists for the other Empires.</w:t>
      </w:r>
    </w:p>
    <w:p w14:paraId="212A2D6A" w14:textId="77777777" w:rsidR="00C0475E" w:rsidRDefault="00C0475E" w:rsidP="00C0475E">
      <w:pPr>
        <w:rPr>
          <w:sz w:val="20"/>
          <w:szCs w:val="20"/>
        </w:rPr>
      </w:pPr>
    </w:p>
    <w:p w14:paraId="6A1D083B" w14:textId="77777777" w:rsidR="00C0475E" w:rsidRDefault="00C0475E" w:rsidP="00C0475E">
      <w:pPr>
        <w:rPr>
          <w:sz w:val="20"/>
          <w:szCs w:val="20"/>
        </w:rPr>
      </w:pPr>
      <w:r>
        <w:rPr>
          <w:sz w:val="20"/>
          <w:szCs w:val="20"/>
        </w:rPr>
        <w:t>Quadardalikoi was the original inspiration for developing Tekumel miniature rules.  Its list of formations and use of the concept is central to Kenendalikoi.  Appendix 1 is very largely derived from this.</w:t>
      </w:r>
    </w:p>
    <w:p w14:paraId="779BF3EE" w14:textId="77777777" w:rsidR="001B3201" w:rsidRDefault="001B3201"/>
    <w:p w14:paraId="06C36D63" w14:textId="283D18DD" w:rsidR="00ED0057" w:rsidRDefault="00ED0057">
      <w:r w:rsidRPr="00ED0057">
        <w:rPr>
          <w:noProof/>
        </w:rPr>
        <w:drawing>
          <wp:inline distT="0" distB="0" distL="0" distR="0" wp14:anchorId="4AEF92E7" wp14:editId="7A34B9FA">
            <wp:extent cx="6484300" cy="2951916"/>
            <wp:effectExtent l="0" t="0" r="0" b="1270"/>
            <wp:docPr id="2130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491" name="Picture 1" descr="A screenshot of a computer&#10;&#10;Description automatically generated"/>
                    <pic:cNvPicPr/>
                  </pic:nvPicPr>
                  <pic:blipFill>
                    <a:blip r:embed="rId43"/>
                    <a:stretch>
                      <a:fillRect/>
                    </a:stretch>
                  </pic:blipFill>
                  <pic:spPr>
                    <a:xfrm>
                      <a:off x="0" y="0"/>
                      <a:ext cx="6490293" cy="2954644"/>
                    </a:xfrm>
                    <a:prstGeom prst="rect">
                      <a:avLst/>
                    </a:prstGeom>
                  </pic:spPr>
                </pic:pic>
              </a:graphicData>
            </a:graphic>
          </wp:inline>
        </w:drawing>
      </w:r>
    </w:p>
    <w:p w14:paraId="2EFD081C" w14:textId="77777777" w:rsidR="00353D16" w:rsidRDefault="00353D16"/>
    <w:p w14:paraId="233DECE7" w14:textId="4C75119A" w:rsidR="00353D16" w:rsidRPr="00ED14F5" w:rsidRDefault="00353D16">
      <w:pPr>
        <w:rPr>
          <w:b/>
          <w:bCs/>
          <w:u w:val="single"/>
        </w:rPr>
      </w:pPr>
      <w:r w:rsidRPr="00ED14F5">
        <w:rPr>
          <w:b/>
          <w:bCs/>
          <w:u w:val="single"/>
        </w:rPr>
        <w:t>SIMPLIFICATIONS IN A GIVEN SCENARIO</w:t>
      </w:r>
    </w:p>
    <w:p w14:paraId="7327C84E" w14:textId="77777777" w:rsidR="00353D16" w:rsidRDefault="00353D16"/>
    <w:p w14:paraId="1E8AB2F8" w14:textId="169D301F" w:rsidR="00353D16" w:rsidRDefault="00353D16">
      <w:r>
        <w:t>No / minimal non human</w:t>
      </w:r>
    </w:p>
    <w:p w14:paraId="220D4493" w14:textId="2580804A" w:rsidR="00353D16" w:rsidRDefault="00353D16">
      <w:r>
        <w:t>No PoPs</w:t>
      </w:r>
    </w:p>
    <w:p w14:paraId="4F106FB3" w14:textId="27939449" w:rsidR="00353D16" w:rsidRDefault="00353D16">
      <w:r>
        <w:t>No reaction / reserve commands</w:t>
      </w:r>
    </w:p>
    <w:p w14:paraId="6C460375" w14:textId="0246BC5A" w:rsidR="00353D16" w:rsidRDefault="00ED14F5">
      <w:r>
        <w:t>No Hlaka</w:t>
      </w:r>
    </w:p>
    <w:p w14:paraId="1DC74D41" w14:textId="133A957D" w:rsidR="00ED14F5" w:rsidRDefault="00ED14F5">
      <w:r>
        <w:t>No / minimal arty</w:t>
      </w:r>
    </w:p>
    <w:p w14:paraId="4A45D62B" w14:textId="5681755F" w:rsidR="00797D82" w:rsidRDefault="00797D82">
      <w:r>
        <w:t>No mixed legions</w:t>
      </w:r>
    </w:p>
    <w:p w14:paraId="44159F8A" w14:textId="5A8D258C" w:rsidR="00797D82" w:rsidRDefault="00797D82">
      <w:r>
        <w:t>No skirmishers</w:t>
      </w:r>
    </w:p>
    <w:p w14:paraId="66EF7476" w14:textId="3533ACEA" w:rsidR="00797D82" w:rsidRDefault="00797D82">
      <w:r>
        <w:t>No built up / FF / Sakbes</w:t>
      </w:r>
    </w:p>
    <w:p w14:paraId="58D69961" w14:textId="0D5A6BA2" w:rsidR="00797D82" w:rsidRDefault="000F556A">
      <w:r>
        <w:t>No command ranges</w:t>
      </w:r>
    </w:p>
    <w:p w14:paraId="051A4EC8" w14:textId="77777777" w:rsidR="000F556A" w:rsidRDefault="000F556A"/>
    <w:sectPr w:rsidR="000F556A" w:rsidSect="007E57BC">
      <w:pgSz w:w="11906" w:h="16838"/>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D2C112" w14:textId="77777777" w:rsidR="00C81052" w:rsidRDefault="00C81052" w:rsidP="00F9435B">
      <w:r>
        <w:separator/>
      </w:r>
    </w:p>
  </w:endnote>
  <w:endnote w:type="continuationSeparator" w:id="0">
    <w:p w14:paraId="612D68B8" w14:textId="77777777" w:rsidR="00C81052" w:rsidRDefault="00C81052" w:rsidP="00F94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solyani Modern">
    <w:panose1 w:val="020B060305030202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Dark Ages">
    <w:altName w:val="Calibri"/>
    <w:panose1 w:val="00000000000000000000"/>
    <w:charset w:val="00"/>
    <w:family w:val="roman"/>
    <w:notTrueType/>
    <w:pitch w:val="default"/>
  </w:font>
  <w:font w:name="David">
    <w:charset w:val="B1"/>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Blood Of Dracula">
    <w:altName w:val="Calibri"/>
    <w:charset w:val="00"/>
    <w:family w:val="auto"/>
    <w:pitch w:val="variable"/>
    <w:sig w:usb0="00000003" w:usb1="00000000" w:usb2="00000000" w:usb3="00000000" w:csb0="00000001" w:csb1="00000000"/>
  </w:font>
  <w:font w:name="Flame">
    <w:altName w:val="Calibri"/>
    <w:charset w:val="00"/>
    <w:family w:val="auto"/>
    <w:pitch w:val="variable"/>
    <w:sig w:usb0="00000003" w:usb1="00000000" w:usb2="00000000" w:usb3="00000000" w:csb0="00000001" w:csb1="00000000"/>
  </w:font>
  <w:font w:name="Haettenschweiler">
    <w:panose1 w:val="020B0706040902060204"/>
    <w:charset w:val="00"/>
    <w:family w:val="swiss"/>
    <w:pitch w:val="variable"/>
    <w:sig w:usb0="00000287" w:usb1="00000000" w:usb2="00000000" w:usb3="00000000" w:csb0="0000009F" w:csb1="00000000"/>
  </w:font>
  <w:font w:name="EnglishTowne-Normal">
    <w:altName w:val="Cambria"/>
    <w:panose1 w:val="00000000000000000000"/>
    <w:charset w:val="00"/>
    <w:family w:val="roman"/>
    <w:notTrueType/>
    <w:pitch w:val="default"/>
  </w:font>
  <w:font w:name="Devil's Handshake">
    <w:altName w:val="Calibri"/>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1803E" w14:textId="77777777" w:rsidR="00C81052" w:rsidRDefault="00C81052" w:rsidP="00F9435B">
      <w:r>
        <w:separator/>
      </w:r>
    </w:p>
  </w:footnote>
  <w:footnote w:type="continuationSeparator" w:id="0">
    <w:p w14:paraId="22AF4F32" w14:textId="77777777" w:rsidR="00C81052" w:rsidRDefault="00C81052" w:rsidP="00F943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20F7C"/>
    <w:multiLevelType w:val="hybridMultilevel"/>
    <w:tmpl w:val="3DAA1344"/>
    <w:lvl w:ilvl="0" w:tplc="6F36CFD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72194"/>
    <w:multiLevelType w:val="hybridMultilevel"/>
    <w:tmpl w:val="08A4F70A"/>
    <w:lvl w:ilvl="0" w:tplc="4C3C042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5324DF"/>
    <w:multiLevelType w:val="hybridMultilevel"/>
    <w:tmpl w:val="BEEE5B76"/>
    <w:lvl w:ilvl="0" w:tplc="3F728D5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E42290"/>
    <w:multiLevelType w:val="hybridMultilevel"/>
    <w:tmpl w:val="B39039C4"/>
    <w:lvl w:ilvl="0" w:tplc="21BA5C7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89D7A8C"/>
    <w:multiLevelType w:val="hybridMultilevel"/>
    <w:tmpl w:val="EE92F748"/>
    <w:lvl w:ilvl="0" w:tplc="2458B7E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2B45FF"/>
    <w:multiLevelType w:val="hybridMultilevel"/>
    <w:tmpl w:val="9CB44F2C"/>
    <w:lvl w:ilvl="0" w:tplc="BE58E1F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3313A0"/>
    <w:multiLevelType w:val="hybridMultilevel"/>
    <w:tmpl w:val="44D87BB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C850A4"/>
    <w:multiLevelType w:val="hybridMultilevel"/>
    <w:tmpl w:val="FFB2EB16"/>
    <w:lvl w:ilvl="0" w:tplc="1C2C11E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A02514"/>
    <w:multiLevelType w:val="hybridMultilevel"/>
    <w:tmpl w:val="56E86CC6"/>
    <w:lvl w:ilvl="0" w:tplc="9C26E7A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E64957"/>
    <w:multiLevelType w:val="hybridMultilevel"/>
    <w:tmpl w:val="20BC0FE2"/>
    <w:lvl w:ilvl="0" w:tplc="120816C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713D90"/>
    <w:multiLevelType w:val="hybridMultilevel"/>
    <w:tmpl w:val="BB147894"/>
    <w:lvl w:ilvl="0" w:tplc="E286C0B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6C4492"/>
    <w:multiLevelType w:val="hybridMultilevel"/>
    <w:tmpl w:val="6368E5F8"/>
    <w:lvl w:ilvl="0" w:tplc="D9F40D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1D664B"/>
    <w:multiLevelType w:val="hybridMultilevel"/>
    <w:tmpl w:val="F0045D2E"/>
    <w:lvl w:ilvl="0" w:tplc="F314EF24">
      <w:start w:val="1"/>
      <w:numFmt w:val="lowerRoman"/>
      <w:lvlText w:val="%1)"/>
      <w:lvlJc w:val="left"/>
      <w:pPr>
        <w:ind w:left="1080" w:hanging="72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68160D"/>
    <w:multiLevelType w:val="hybridMultilevel"/>
    <w:tmpl w:val="E13C77C4"/>
    <w:lvl w:ilvl="0" w:tplc="90EE98A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E6224F"/>
    <w:multiLevelType w:val="multilevel"/>
    <w:tmpl w:val="8550EC62"/>
    <w:lvl w:ilvl="0">
      <w:start w:val="1"/>
      <w:numFmt w:val="lowerRoman"/>
      <w:lvlText w:val="%1)"/>
      <w:lvlJc w:val="left"/>
      <w:pPr>
        <w:tabs>
          <w:tab w:val="num" w:pos="720"/>
        </w:tabs>
        <w:ind w:left="72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15:restartNumberingAfterBreak="0">
    <w:nsid w:val="2E176879"/>
    <w:multiLevelType w:val="hybridMultilevel"/>
    <w:tmpl w:val="27949ABE"/>
    <w:lvl w:ilvl="0" w:tplc="93EEB73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367DF5"/>
    <w:multiLevelType w:val="hybridMultilevel"/>
    <w:tmpl w:val="DD628FD2"/>
    <w:lvl w:ilvl="0" w:tplc="3B2EAC7E">
      <w:start w:val="1"/>
      <w:numFmt w:val="lowerRoman"/>
      <w:lvlText w:val="%1)"/>
      <w:lvlJc w:val="left"/>
      <w:pPr>
        <w:ind w:left="1440" w:hanging="72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FDD721C"/>
    <w:multiLevelType w:val="hybridMultilevel"/>
    <w:tmpl w:val="01D23CEA"/>
    <w:lvl w:ilvl="0" w:tplc="F3A81968">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0F01D3B"/>
    <w:multiLevelType w:val="hybridMultilevel"/>
    <w:tmpl w:val="8C7CF682"/>
    <w:lvl w:ilvl="0" w:tplc="EFFA0DC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22D3160"/>
    <w:multiLevelType w:val="hybridMultilevel"/>
    <w:tmpl w:val="2B14F5A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700FE1"/>
    <w:multiLevelType w:val="hybridMultilevel"/>
    <w:tmpl w:val="0EAE7E36"/>
    <w:lvl w:ilvl="0" w:tplc="A036B00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48521FF"/>
    <w:multiLevelType w:val="hybridMultilevel"/>
    <w:tmpl w:val="488224F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B07282"/>
    <w:multiLevelType w:val="hybridMultilevel"/>
    <w:tmpl w:val="73C2754E"/>
    <w:lvl w:ilvl="0" w:tplc="9000BD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8544B0"/>
    <w:multiLevelType w:val="hybridMultilevel"/>
    <w:tmpl w:val="D3E4834E"/>
    <w:lvl w:ilvl="0" w:tplc="9C26E7A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090183"/>
    <w:multiLevelType w:val="hybridMultilevel"/>
    <w:tmpl w:val="626079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74043A9"/>
    <w:multiLevelType w:val="hybridMultilevel"/>
    <w:tmpl w:val="6118440E"/>
    <w:lvl w:ilvl="0" w:tplc="BC12AC3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38C351F0"/>
    <w:multiLevelType w:val="hybridMultilevel"/>
    <w:tmpl w:val="21E4A16A"/>
    <w:lvl w:ilvl="0" w:tplc="4E3CDFB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FDE5686"/>
    <w:multiLevelType w:val="hybridMultilevel"/>
    <w:tmpl w:val="5A08521C"/>
    <w:lvl w:ilvl="0" w:tplc="AE0225B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0F654DD"/>
    <w:multiLevelType w:val="hybridMultilevel"/>
    <w:tmpl w:val="44D87BB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25577B3"/>
    <w:multiLevelType w:val="hybridMultilevel"/>
    <w:tmpl w:val="BC36E1DA"/>
    <w:lvl w:ilvl="0" w:tplc="08090015">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5F916BD"/>
    <w:multiLevelType w:val="hybridMultilevel"/>
    <w:tmpl w:val="4902229A"/>
    <w:lvl w:ilvl="0" w:tplc="AD7CFBB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5FB62BB"/>
    <w:multiLevelType w:val="hybridMultilevel"/>
    <w:tmpl w:val="9CE8F872"/>
    <w:lvl w:ilvl="0" w:tplc="38081582">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47387088"/>
    <w:multiLevelType w:val="hybridMultilevel"/>
    <w:tmpl w:val="1E5E403A"/>
    <w:lvl w:ilvl="0" w:tplc="2592B0F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B292346"/>
    <w:multiLevelType w:val="multilevel"/>
    <w:tmpl w:val="0D861024"/>
    <w:styleLink w:val="KENENG2"/>
    <w:lvl w:ilvl="0">
      <w:start w:val="1"/>
      <w:numFmt w:val="upperLetter"/>
      <w:lvlText w:val="%1."/>
      <w:lvlJc w:val="left"/>
      <w:pPr>
        <w:ind w:left="454" w:hanging="454"/>
      </w:pPr>
      <w:rPr>
        <w:rFonts w:hint="default"/>
        <w:b/>
        <w:i w:val="0"/>
        <w:sz w:val="32"/>
      </w:rPr>
    </w:lvl>
    <w:lvl w:ilvl="1">
      <w:start w:val="1"/>
      <w:numFmt w:val="decimal"/>
      <w:lvlText w:val="%1%2."/>
      <w:lvlJc w:val="left"/>
      <w:pPr>
        <w:ind w:left="227" w:hanging="227"/>
      </w:pPr>
      <w:rPr>
        <w:rFonts w:hint="default"/>
        <w:b/>
        <w:i w:val="0"/>
        <w:sz w:val="28"/>
      </w:rPr>
    </w:lvl>
    <w:lvl w:ilvl="2">
      <w:start w:val="1"/>
      <w:numFmt w:val="decimal"/>
      <w:lvlText w:val="%1.%2.%3"/>
      <w:lvlJc w:val="left"/>
      <w:pPr>
        <w:tabs>
          <w:tab w:val="num" w:pos="794"/>
        </w:tabs>
        <w:ind w:left="340" w:hanging="340"/>
      </w:pPr>
      <w:rPr>
        <w:rFonts w:hint="default"/>
        <w:b/>
        <w:i w:val="0"/>
        <w:sz w:val="28"/>
      </w:rPr>
    </w:lvl>
    <w:lvl w:ilvl="3">
      <w:start w:val="1"/>
      <w:numFmt w:val="lowerRoman"/>
      <w:lvlText w:val="(%4)"/>
      <w:lvlJc w:val="left"/>
      <w:pPr>
        <w:ind w:left="340" w:firstLine="227"/>
      </w:pPr>
      <w:rPr>
        <w:rFonts w:hint="default"/>
        <w:sz w:val="24"/>
      </w:rPr>
    </w:lvl>
    <w:lvl w:ilvl="4">
      <w:start w:val="1"/>
      <w:numFmt w:val="lowerLetter"/>
      <w:lvlText w:val="(%5)"/>
      <w:lvlJc w:val="left"/>
      <w:pPr>
        <w:ind w:left="340" w:hanging="340"/>
      </w:pPr>
      <w:rPr>
        <w:rFonts w:hint="default"/>
      </w:rPr>
    </w:lvl>
    <w:lvl w:ilvl="5">
      <w:start w:val="1"/>
      <w:numFmt w:val="lowerRoman"/>
      <w:lvlText w:val="(%6)"/>
      <w:lvlJc w:val="left"/>
      <w:pPr>
        <w:ind w:left="340" w:hanging="340"/>
      </w:pPr>
      <w:rPr>
        <w:rFonts w:hint="default"/>
      </w:rPr>
    </w:lvl>
    <w:lvl w:ilvl="6">
      <w:start w:val="1"/>
      <w:numFmt w:val="decimal"/>
      <w:lvlText w:val="%7."/>
      <w:lvlJc w:val="left"/>
      <w:pPr>
        <w:ind w:left="340" w:hanging="340"/>
      </w:pPr>
      <w:rPr>
        <w:rFonts w:hint="default"/>
      </w:rPr>
    </w:lvl>
    <w:lvl w:ilvl="7">
      <w:start w:val="1"/>
      <w:numFmt w:val="lowerLetter"/>
      <w:lvlText w:val="%8."/>
      <w:lvlJc w:val="left"/>
      <w:pPr>
        <w:ind w:left="340" w:hanging="340"/>
      </w:pPr>
      <w:rPr>
        <w:rFonts w:hint="default"/>
      </w:rPr>
    </w:lvl>
    <w:lvl w:ilvl="8">
      <w:start w:val="1"/>
      <w:numFmt w:val="lowerRoman"/>
      <w:lvlText w:val="%9."/>
      <w:lvlJc w:val="left"/>
      <w:pPr>
        <w:ind w:left="340" w:hanging="340"/>
      </w:pPr>
      <w:rPr>
        <w:rFonts w:hint="default"/>
      </w:rPr>
    </w:lvl>
  </w:abstractNum>
  <w:abstractNum w:abstractNumId="34" w15:restartNumberingAfterBreak="0">
    <w:nsid w:val="4DC25DB5"/>
    <w:multiLevelType w:val="multilevel"/>
    <w:tmpl w:val="0D861024"/>
    <w:numStyleLink w:val="KENENG2"/>
  </w:abstractNum>
  <w:abstractNum w:abstractNumId="35" w15:restartNumberingAfterBreak="0">
    <w:nsid w:val="4E2814DA"/>
    <w:multiLevelType w:val="hybridMultilevel"/>
    <w:tmpl w:val="2D56C558"/>
    <w:lvl w:ilvl="0" w:tplc="4492F498">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EC80403"/>
    <w:multiLevelType w:val="hybridMultilevel"/>
    <w:tmpl w:val="71AA0106"/>
    <w:lvl w:ilvl="0" w:tplc="5B52BE0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0F22AB7"/>
    <w:multiLevelType w:val="hybridMultilevel"/>
    <w:tmpl w:val="8422919A"/>
    <w:lvl w:ilvl="0" w:tplc="DD9673F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17D67DC"/>
    <w:multiLevelType w:val="multilevel"/>
    <w:tmpl w:val="E01C10E0"/>
    <w:styleLink w:val="KENENG"/>
    <w:lvl w:ilvl="0">
      <w:start w:val="1"/>
      <w:numFmt w:val="upperLetter"/>
      <w:lvlText w:val="%1."/>
      <w:lvlJc w:val="left"/>
      <w:pPr>
        <w:ind w:left="360" w:hanging="360"/>
      </w:pPr>
      <w:rPr>
        <w:rFonts w:hint="default"/>
        <w:b/>
        <w:i w:val="0"/>
        <w:sz w:val="32"/>
      </w:rPr>
    </w:lvl>
    <w:lvl w:ilvl="1">
      <w:start w:val="1"/>
      <w:numFmt w:val="decimal"/>
      <w:lvlText w:val="%1.%2"/>
      <w:lvlJc w:val="left"/>
      <w:pPr>
        <w:ind w:left="720" w:hanging="360"/>
      </w:pPr>
      <w:rPr>
        <w:rFonts w:hint="default"/>
        <w:b/>
        <w:i w:val="0"/>
        <w:sz w:val="28"/>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50F680B"/>
    <w:multiLevelType w:val="hybridMultilevel"/>
    <w:tmpl w:val="D4DCBB58"/>
    <w:lvl w:ilvl="0" w:tplc="E6F6F1D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55487B71"/>
    <w:multiLevelType w:val="hybridMultilevel"/>
    <w:tmpl w:val="E50EF744"/>
    <w:lvl w:ilvl="0" w:tplc="F4CE21E6">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5683EDD"/>
    <w:multiLevelType w:val="hybridMultilevel"/>
    <w:tmpl w:val="AA20357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593416F"/>
    <w:multiLevelType w:val="hybridMultilevel"/>
    <w:tmpl w:val="41EEAF74"/>
    <w:lvl w:ilvl="0" w:tplc="437676B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837075B"/>
    <w:multiLevelType w:val="hybridMultilevel"/>
    <w:tmpl w:val="B4F6E622"/>
    <w:lvl w:ilvl="0" w:tplc="889C6E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8532E86"/>
    <w:multiLevelType w:val="hybridMultilevel"/>
    <w:tmpl w:val="A00087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F202029"/>
    <w:multiLevelType w:val="hybridMultilevel"/>
    <w:tmpl w:val="7E0E82FC"/>
    <w:lvl w:ilvl="0" w:tplc="B13CF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2CF7916"/>
    <w:multiLevelType w:val="multilevel"/>
    <w:tmpl w:val="9DB22A50"/>
    <w:lvl w:ilvl="0">
      <w:start w:val="1"/>
      <w:numFmt w:val="decimal"/>
      <w:lvlText w:val="%1."/>
      <w:lvlJc w:val="left"/>
      <w:pPr>
        <w:tabs>
          <w:tab w:val="num" w:pos="720"/>
        </w:tabs>
        <w:ind w:left="720" w:hanging="72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15:restartNumberingAfterBreak="0">
    <w:nsid w:val="66D41781"/>
    <w:multiLevelType w:val="hybridMultilevel"/>
    <w:tmpl w:val="2B14F5A2"/>
    <w:lvl w:ilvl="0" w:tplc="D794C05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76B53B5"/>
    <w:multiLevelType w:val="hybridMultilevel"/>
    <w:tmpl w:val="3F5639A2"/>
    <w:lvl w:ilvl="0" w:tplc="6B1EFB6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68751CBB"/>
    <w:multiLevelType w:val="hybridMultilevel"/>
    <w:tmpl w:val="756ADD22"/>
    <w:lvl w:ilvl="0" w:tplc="3AECBFAA">
      <w:start w:val="6"/>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694F37E2"/>
    <w:multiLevelType w:val="hybridMultilevel"/>
    <w:tmpl w:val="DE7AA988"/>
    <w:lvl w:ilvl="0" w:tplc="9B82719C">
      <w:start w:val="18"/>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9EA7EE7"/>
    <w:multiLevelType w:val="hybridMultilevel"/>
    <w:tmpl w:val="D4C04C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D046E78"/>
    <w:multiLevelType w:val="hybridMultilevel"/>
    <w:tmpl w:val="7E2A72A8"/>
    <w:lvl w:ilvl="0" w:tplc="F2DA4CC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FF8488C"/>
    <w:multiLevelType w:val="hybridMultilevel"/>
    <w:tmpl w:val="A82EA0D4"/>
    <w:lvl w:ilvl="0" w:tplc="125496B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00127AF"/>
    <w:multiLevelType w:val="hybridMultilevel"/>
    <w:tmpl w:val="B668530E"/>
    <w:lvl w:ilvl="0" w:tplc="D59E866E">
      <w:start w:val="1"/>
      <w:numFmt w:val="decimal"/>
      <w:lvlText w:val="%1)"/>
      <w:lvlJc w:val="left"/>
      <w:pPr>
        <w:ind w:left="814" w:hanging="360"/>
      </w:pPr>
      <w:rPr>
        <w:rFonts w:hint="default"/>
      </w:rPr>
    </w:lvl>
    <w:lvl w:ilvl="1" w:tplc="08090019" w:tentative="1">
      <w:start w:val="1"/>
      <w:numFmt w:val="lowerLetter"/>
      <w:lvlText w:val="%2."/>
      <w:lvlJc w:val="left"/>
      <w:pPr>
        <w:ind w:left="1534" w:hanging="360"/>
      </w:pPr>
    </w:lvl>
    <w:lvl w:ilvl="2" w:tplc="0809001B" w:tentative="1">
      <w:start w:val="1"/>
      <w:numFmt w:val="lowerRoman"/>
      <w:lvlText w:val="%3."/>
      <w:lvlJc w:val="right"/>
      <w:pPr>
        <w:ind w:left="2254" w:hanging="180"/>
      </w:pPr>
    </w:lvl>
    <w:lvl w:ilvl="3" w:tplc="0809000F" w:tentative="1">
      <w:start w:val="1"/>
      <w:numFmt w:val="decimal"/>
      <w:lvlText w:val="%4."/>
      <w:lvlJc w:val="left"/>
      <w:pPr>
        <w:ind w:left="2974" w:hanging="360"/>
      </w:pPr>
    </w:lvl>
    <w:lvl w:ilvl="4" w:tplc="08090019" w:tentative="1">
      <w:start w:val="1"/>
      <w:numFmt w:val="lowerLetter"/>
      <w:lvlText w:val="%5."/>
      <w:lvlJc w:val="left"/>
      <w:pPr>
        <w:ind w:left="3694" w:hanging="360"/>
      </w:pPr>
    </w:lvl>
    <w:lvl w:ilvl="5" w:tplc="0809001B" w:tentative="1">
      <w:start w:val="1"/>
      <w:numFmt w:val="lowerRoman"/>
      <w:lvlText w:val="%6."/>
      <w:lvlJc w:val="right"/>
      <w:pPr>
        <w:ind w:left="4414" w:hanging="180"/>
      </w:pPr>
    </w:lvl>
    <w:lvl w:ilvl="6" w:tplc="0809000F" w:tentative="1">
      <w:start w:val="1"/>
      <w:numFmt w:val="decimal"/>
      <w:lvlText w:val="%7."/>
      <w:lvlJc w:val="left"/>
      <w:pPr>
        <w:ind w:left="5134" w:hanging="360"/>
      </w:pPr>
    </w:lvl>
    <w:lvl w:ilvl="7" w:tplc="08090019" w:tentative="1">
      <w:start w:val="1"/>
      <w:numFmt w:val="lowerLetter"/>
      <w:lvlText w:val="%8."/>
      <w:lvlJc w:val="left"/>
      <w:pPr>
        <w:ind w:left="5854" w:hanging="360"/>
      </w:pPr>
    </w:lvl>
    <w:lvl w:ilvl="8" w:tplc="0809001B" w:tentative="1">
      <w:start w:val="1"/>
      <w:numFmt w:val="lowerRoman"/>
      <w:lvlText w:val="%9."/>
      <w:lvlJc w:val="right"/>
      <w:pPr>
        <w:ind w:left="6574" w:hanging="180"/>
      </w:pPr>
    </w:lvl>
  </w:abstractNum>
  <w:abstractNum w:abstractNumId="55" w15:restartNumberingAfterBreak="0">
    <w:nsid w:val="737E05EC"/>
    <w:multiLevelType w:val="hybridMultilevel"/>
    <w:tmpl w:val="E90C0358"/>
    <w:lvl w:ilvl="0" w:tplc="BD4A395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5C01AB5"/>
    <w:multiLevelType w:val="hybridMultilevel"/>
    <w:tmpl w:val="E13E87B0"/>
    <w:lvl w:ilvl="0" w:tplc="4D5669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82D2E08"/>
    <w:multiLevelType w:val="hybridMultilevel"/>
    <w:tmpl w:val="8EFCFD9A"/>
    <w:lvl w:ilvl="0" w:tplc="848A103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7BF9516B"/>
    <w:multiLevelType w:val="hybridMultilevel"/>
    <w:tmpl w:val="46F0CB30"/>
    <w:lvl w:ilvl="0" w:tplc="6956700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E8621F9"/>
    <w:multiLevelType w:val="hybridMultilevel"/>
    <w:tmpl w:val="CDFA8230"/>
    <w:lvl w:ilvl="0" w:tplc="88DCC5A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742539">
    <w:abstractNumId w:val="38"/>
  </w:num>
  <w:num w:numId="2" w16cid:durableId="1446925079">
    <w:abstractNumId w:val="33"/>
  </w:num>
  <w:num w:numId="3" w16cid:durableId="1470705806">
    <w:abstractNumId w:val="34"/>
  </w:num>
  <w:num w:numId="4" w16cid:durableId="120923151">
    <w:abstractNumId w:val="54"/>
  </w:num>
  <w:num w:numId="5" w16cid:durableId="329992974">
    <w:abstractNumId w:val="27"/>
  </w:num>
  <w:num w:numId="6" w16cid:durableId="461849333">
    <w:abstractNumId w:val="55"/>
  </w:num>
  <w:num w:numId="7" w16cid:durableId="2146458956">
    <w:abstractNumId w:val="49"/>
  </w:num>
  <w:num w:numId="8" w16cid:durableId="1695032261">
    <w:abstractNumId w:val="0"/>
  </w:num>
  <w:num w:numId="9" w16cid:durableId="1758163626">
    <w:abstractNumId w:val="7"/>
  </w:num>
  <w:num w:numId="10" w16cid:durableId="1136874248">
    <w:abstractNumId w:val="22"/>
  </w:num>
  <w:num w:numId="11" w16cid:durableId="643504152">
    <w:abstractNumId w:val="29"/>
  </w:num>
  <w:num w:numId="12" w16cid:durableId="311758043">
    <w:abstractNumId w:val="15"/>
  </w:num>
  <w:num w:numId="13" w16cid:durableId="1773622330">
    <w:abstractNumId w:val="21"/>
  </w:num>
  <w:num w:numId="14" w16cid:durableId="92282927">
    <w:abstractNumId w:val="44"/>
  </w:num>
  <w:num w:numId="15" w16cid:durableId="1664510383">
    <w:abstractNumId w:val="47"/>
  </w:num>
  <w:num w:numId="16" w16cid:durableId="437870814">
    <w:abstractNumId w:val="32"/>
  </w:num>
  <w:num w:numId="17" w16cid:durableId="1780366686">
    <w:abstractNumId w:val="14"/>
  </w:num>
  <w:num w:numId="18" w16cid:durableId="2093162462">
    <w:abstractNumId w:val="18"/>
  </w:num>
  <w:num w:numId="19" w16cid:durableId="744884571">
    <w:abstractNumId w:val="50"/>
  </w:num>
  <w:num w:numId="20" w16cid:durableId="605967362">
    <w:abstractNumId w:val="13"/>
  </w:num>
  <w:num w:numId="21" w16cid:durableId="137066509">
    <w:abstractNumId w:val="1"/>
  </w:num>
  <w:num w:numId="22" w16cid:durableId="1391003680">
    <w:abstractNumId w:val="10"/>
  </w:num>
  <w:num w:numId="23" w16cid:durableId="1447653770">
    <w:abstractNumId w:val="46"/>
  </w:num>
  <w:num w:numId="24" w16cid:durableId="392893384">
    <w:abstractNumId w:val="26"/>
  </w:num>
  <w:num w:numId="25" w16cid:durableId="186338949">
    <w:abstractNumId w:val="12"/>
  </w:num>
  <w:num w:numId="26" w16cid:durableId="2037654581">
    <w:abstractNumId w:val="45"/>
  </w:num>
  <w:num w:numId="27" w16cid:durableId="890069842">
    <w:abstractNumId w:val="59"/>
  </w:num>
  <w:num w:numId="28" w16cid:durableId="2137486960">
    <w:abstractNumId w:val="5"/>
  </w:num>
  <w:num w:numId="29" w16cid:durableId="2144423280">
    <w:abstractNumId w:val="36"/>
  </w:num>
  <w:num w:numId="30" w16cid:durableId="2090227223">
    <w:abstractNumId w:val="57"/>
  </w:num>
  <w:num w:numId="31" w16cid:durableId="1721247481">
    <w:abstractNumId w:val="17"/>
  </w:num>
  <w:num w:numId="32" w16cid:durableId="1752656291">
    <w:abstractNumId w:val="6"/>
  </w:num>
  <w:num w:numId="33" w16cid:durableId="1372419574">
    <w:abstractNumId w:val="16"/>
  </w:num>
  <w:num w:numId="34" w16cid:durableId="838422184">
    <w:abstractNumId w:val="41"/>
  </w:num>
  <w:num w:numId="35" w16cid:durableId="1087968713">
    <w:abstractNumId w:val="56"/>
  </w:num>
  <w:num w:numId="36" w16cid:durableId="1659387005">
    <w:abstractNumId w:val="40"/>
  </w:num>
  <w:num w:numId="37" w16cid:durableId="1459643290">
    <w:abstractNumId w:val="4"/>
  </w:num>
  <w:num w:numId="38" w16cid:durableId="1153183997">
    <w:abstractNumId w:val="25"/>
  </w:num>
  <w:num w:numId="39" w16cid:durableId="437331384">
    <w:abstractNumId w:val="31"/>
  </w:num>
  <w:num w:numId="40" w16cid:durableId="1288125389">
    <w:abstractNumId w:val="3"/>
  </w:num>
  <w:num w:numId="41" w16cid:durableId="1712419306">
    <w:abstractNumId w:val="30"/>
  </w:num>
  <w:num w:numId="42" w16cid:durableId="1553226064">
    <w:abstractNumId w:val="19"/>
  </w:num>
  <w:num w:numId="43" w16cid:durableId="404566889">
    <w:abstractNumId w:val="43"/>
  </w:num>
  <w:num w:numId="44" w16cid:durableId="1985311645">
    <w:abstractNumId w:val="53"/>
  </w:num>
  <w:num w:numId="45" w16cid:durableId="765855646">
    <w:abstractNumId w:val="2"/>
  </w:num>
  <w:num w:numId="46" w16cid:durableId="63534982">
    <w:abstractNumId w:val="35"/>
  </w:num>
  <w:num w:numId="47" w16cid:durableId="78866600">
    <w:abstractNumId w:val="24"/>
  </w:num>
  <w:num w:numId="48" w16cid:durableId="1094940802">
    <w:abstractNumId w:val="11"/>
  </w:num>
  <w:num w:numId="49" w16cid:durableId="511842379">
    <w:abstractNumId w:val="48"/>
  </w:num>
  <w:num w:numId="50" w16cid:durableId="1369144227">
    <w:abstractNumId w:val="37"/>
  </w:num>
  <w:num w:numId="51" w16cid:durableId="1408840082">
    <w:abstractNumId w:val="51"/>
  </w:num>
  <w:num w:numId="52" w16cid:durableId="1914005974">
    <w:abstractNumId w:val="52"/>
  </w:num>
  <w:num w:numId="53" w16cid:durableId="685447485">
    <w:abstractNumId w:val="39"/>
  </w:num>
  <w:num w:numId="54" w16cid:durableId="1851138999">
    <w:abstractNumId w:val="20"/>
  </w:num>
  <w:num w:numId="55" w16cid:durableId="38013369">
    <w:abstractNumId w:val="8"/>
  </w:num>
  <w:num w:numId="56" w16cid:durableId="1284068840">
    <w:abstractNumId w:val="23"/>
  </w:num>
  <w:num w:numId="57" w16cid:durableId="2046981535">
    <w:abstractNumId w:val="28"/>
  </w:num>
  <w:num w:numId="58" w16cid:durableId="1033919944">
    <w:abstractNumId w:val="9"/>
  </w:num>
  <w:num w:numId="59" w16cid:durableId="267087579">
    <w:abstractNumId w:val="42"/>
  </w:num>
  <w:num w:numId="60" w16cid:durableId="267278366">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75E"/>
    <w:rsid w:val="00012269"/>
    <w:rsid w:val="000230CE"/>
    <w:rsid w:val="000233BF"/>
    <w:rsid w:val="00025415"/>
    <w:rsid w:val="000309CC"/>
    <w:rsid w:val="000376C0"/>
    <w:rsid w:val="000428F3"/>
    <w:rsid w:val="000579E6"/>
    <w:rsid w:val="0006205E"/>
    <w:rsid w:val="00066C8D"/>
    <w:rsid w:val="00073356"/>
    <w:rsid w:val="000738BC"/>
    <w:rsid w:val="00075765"/>
    <w:rsid w:val="00081C84"/>
    <w:rsid w:val="00095A54"/>
    <w:rsid w:val="000A12A9"/>
    <w:rsid w:val="000A1562"/>
    <w:rsid w:val="000A45D2"/>
    <w:rsid w:val="000A5F7F"/>
    <w:rsid w:val="000C3B2C"/>
    <w:rsid w:val="000E4B53"/>
    <w:rsid w:val="000E7028"/>
    <w:rsid w:val="000F0F4C"/>
    <w:rsid w:val="000F556A"/>
    <w:rsid w:val="00100E91"/>
    <w:rsid w:val="00103251"/>
    <w:rsid w:val="00104E88"/>
    <w:rsid w:val="00115261"/>
    <w:rsid w:val="00117B11"/>
    <w:rsid w:val="0012228C"/>
    <w:rsid w:val="00122A0A"/>
    <w:rsid w:val="00125D62"/>
    <w:rsid w:val="001457EE"/>
    <w:rsid w:val="001607D4"/>
    <w:rsid w:val="001814E8"/>
    <w:rsid w:val="00185DE0"/>
    <w:rsid w:val="0019746E"/>
    <w:rsid w:val="001A0362"/>
    <w:rsid w:val="001A1167"/>
    <w:rsid w:val="001B1FA2"/>
    <w:rsid w:val="001B3201"/>
    <w:rsid w:val="001C15F6"/>
    <w:rsid w:val="001C6E2E"/>
    <w:rsid w:val="001D4875"/>
    <w:rsid w:val="001E1B48"/>
    <w:rsid w:val="001E7C4C"/>
    <w:rsid w:val="001F383C"/>
    <w:rsid w:val="002002FC"/>
    <w:rsid w:val="00200A9E"/>
    <w:rsid w:val="00202C91"/>
    <w:rsid w:val="00203659"/>
    <w:rsid w:val="00203E13"/>
    <w:rsid w:val="00204381"/>
    <w:rsid w:val="0021267B"/>
    <w:rsid w:val="00217CC5"/>
    <w:rsid w:val="002217E6"/>
    <w:rsid w:val="00230CD1"/>
    <w:rsid w:val="00230CE3"/>
    <w:rsid w:val="00237670"/>
    <w:rsid w:val="0025110E"/>
    <w:rsid w:val="00256812"/>
    <w:rsid w:val="00257A51"/>
    <w:rsid w:val="00260CAB"/>
    <w:rsid w:val="002749F6"/>
    <w:rsid w:val="0028116B"/>
    <w:rsid w:val="00281322"/>
    <w:rsid w:val="002822E1"/>
    <w:rsid w:val="00284F0C"/>
    <w:rsid w:val="00294638"/>
    <w:rsid w:val="00297B3B"/>
    <w:rsid w:val="002A077F"/>
    <w:rsid w:val="002B16CB"/>
    <w:rsid w:val="002C084A"/>
    <w:rsid w:val="002C15B5"/>
    <w:rsid w:val="002C5DCA"/>
    <w:rsid w:val="002E2367"/>
    <w:rsid w:val="002F6C21"/>
    <w:rsid w:val="00300B89"/>
    <w:rsid w:val="00306661"/>
    <w:rsid w:val="003070E0"/>
    <w:rsid w:val="0030719C"/>
    <w:rsid w:val="00307D99"/>
    <w:rsid w:val="003121E2"/>
    <w:rsid w:val="00314704"/>
    <w:rsid w:val="00332219"/>
    <w:rsid w:val="0034371F"/>
    <w:rsid w:val="00346B3D"/>
    <w:rsid w:val="003470A2"/>
    <w:rsid w:val="00353D16"/>
    <w:rsid w:val="00362203"/>
    <w:rsid w:val="00380EA0"/>
    <w:rsid w:val="00383D96"/>
    <w:rsid w:val="00385E7E"/>
    <w:rsid w:val="00395731"/>
    <w:rsid w:val="00395B22"/>
    <w:rsid w:val="003A38FB"/>
    <w:rsid w:val="003C056A"/>
    <w:rsid w:val="003D295B"/>
    <w:rsid w:val="003D5F1B"/>
    <w:rsid w:val="003E0C4A"/>
    <w:rsid w:val="004077B8"/>
    <w:rsid w:val="004237F4"/>
    <w:rsid w:val="00425130"/>
    <w:rsid w:val="00425D78"/>
    <w:rsid w:val="00433926"/>
    <w:rsid w:val="00435690"/>
    <w:rsid w:val="00437629"/>
    <w:rsid w:val="00437B84"/>
    <w:rsid w:val="004411B0"/>
    <w:rsid w:val="004438F3"/>
    <w:rsid w:val="00447B6F"/>
    <w:rsid w:val="00453B2D"/>
    <w:rsid w:val="0045791A"/>
    <w:rsid w:val="004639B8"/>
    <w:rsid w:val="00481218"/>
    <w:rsid w:val="0048494D"/>
    <w:rsid w:val="00485B89"/>
    <w:rsid w:val="0049052A"/>
    <w:rsid w:val="004931D6"/>
    <w:rsid w:val="004A4A22"/>
    <w:rsid w:val="004B63F0"/>
    <w:rsid w:val="004C0D46"/>
    <w:rsid w:val="004E6755"/>
    <w:rsid w:val="004E7FD8"/>
    <w:rsid w:val="00502F55"/>
    <w:rsid w:val="005031A3"/>
    <w:rsid w:val="00510440"/>
    <w:rsid w:val="005147C7"/>
    <w:rsid w:val="005154A6"/>
    <w:rsid w:val="0052368C"/>
    <w:rsid w:val="005259F8"/>
    <w:rsid w:val="0054188F"/>
    <w:rsid w:val="00542B99"/>
    <w:rsid w:val="005431AF"/>
    <w:rsid w:val="00543343"/>
    <w:rsid w:val="005641BF"/>
    <w:rsid w:val="005705DC"/>
    <w:rsid w:val="00570A95"/>
    <w:rsid w:val="00572D06"/>
    <w:rsid w:val="00582925"/>
    <w:rsid w:val="005842D9"/>
    <w:rsid w:val="00584D09"/>
    <w:rsid w:val="005852AB"/>
    <w:rsid w:val="005A1BF8"/>
    <w:rsid w:val="005A3B47"/>
    <w:rsid w:val="005B17EC"/>
    <w:rsid w:val="005B395B"/>
    <w:rsid w:val="005B7747"/>
    <w:rsid w:val="005C168E"/>
    <w:rsid w:val="005C2FDA"/>
    <w:rsid w:val="005C362D"/>
    <w:rsid w:val="005C4153"/>
    <w:rsid w:val="005C6383"/>
    <w:rsid w:val="005D564F"/>
    <w:rsid w:val="005E0105"/>
    <w:rsid w:val="005E23C0"/>
    <w:rsid w:val="005F0099"/>
    <w:rsid w:val="005F0950"/>
    <w:rsid w:val="005F3878"/>
    <w:rsid w:val="00601494"/>
    <w:rsid w:val="00605210"/>
    <w:rsid w:val="00607C30"/>
    <w:rsid w:val="006110D8"/>
    <w:rsid w:val="00623808"/>
    <w:rsid w:val="00623C5E"/>
    <w:rsid w:val="0063285A"/>
    <w:rsid w:val="00634C23"/>
    <w:rsid w:val="0063664B"/>
    <w:rsid w:val="00640731"/>
    <w:rsid w:val="00645E0C"/>
    <w:rsid w:val="00646E12"/>
    <w:rsid w:val="006521B7"/>
    <w:rsid w:val="006555F8"/>
    <w:rsid w:val="00655A41"/>
    <w:rsid w:val="00666B5A"/>
    <w:rsid w:val="00667A3D"/>
    <w:rsid w:val="006757B9"/>
    <w:rsid w:val="006768EF"/>
    <w:rsid w:val="00682C7F"/>
    <w:rsid w:val="006919BC"/>
    <w:rsid w:val="0069318A"/>
    <w:rsid w:val="00694F44"/>
    <w:rsid w:val="00695D14"/>
    <w:rsid w:val="006A0B56"/>
    <w:rsid w:val="006A7653"/>
    <w:rsid w:val="006B4881"/>
    <w:rsid w:val="006B49D2"/>
    <w:rsid w:val="006B735B"/>
    <w:rsid w:val="006B7EC7"/>
    <w:rsid w:val="006C1128"/>
    <w:rsid w:val="006C5FE6"/>
    <w:rsid w:val="006C6F3D"/>
    <w:rsid w:val="006D02FE"/>
    <w:rsid w:val="006D2178"/>
    <w:rsid w:val="006E0D64"/>
    <w:rsid w:val="006E32B5"/>
    <w:rsid w:val="006E61ED"/>
    <w:rsid w:val="006F1959"/>
    <w:rsid w:val="006F5AB8"/>
    <w:rsid w:val="00702061"/>
    <w:rsid w:val="007047ED"/>
    <w:rsid w:val="0070753C"/>
    <w:rsid w:val="00712CDF"/>
    <w:rsid w:val="00725FFB"/>
    <w:rsid w:val="007458B5"/>
    <w:rsid w:val="00746B1E"/>
    <w:rsid w:val="00746E65"/>
    <w:rsid w:val="00751D16"/>
    <w:rsid w:val="00771BDC"/>
    <w:rsid w:val="0077361F"/>
    <w:rsid w:val="00774EEA"/>
    <w:rsid w:val="0077566E"/>
    <w:rsid w:val="00775B5F"/>
    <w:rsid w:val="00776E3A"/>
    <w:rsid w:val="00777DC1"/>
    <w:rsid w:val="00781381"/>
    <w:rsid w:val="00796BB1"/>
    <w:rsid w:val="007978B0"/>
    <w:rsid w:val="00797D82"/>
    <w:rsid w:val="007A605A"/>
    <w:rsid w:val="007B5184"/>
    <w:rsid w:val="007B7EBC"/>
    <w:rsid w:val="007B7FF8"/>
    <w:rsid w:val="007C20B6"/>
    <w:rsid w:val="007C2232"/>
    <w:rsid w:val="007D3C7A"/>
    <w:rsid w:val="007D64BF"/>
    <w:rsid w:val="007D76B5"/>
    <w:rsid w:val="007E57BC"/>
    <w:rsid w:val="007F3F8E"/>
    <w:rsid w:val="00801420"/>
    <w:rsid w:val="00810A6D"/>
    <w:rsid w:val="00816C32"/>
    <w:rsid w:val="00816E8D"/>
    <w:rsid w:val="008262E3"/>
    <w:rsid w:val="00826676"/>
    <w:rsid w:val="00834122"/>
    <w:rsid w:val="008439C3"/>
    <w:rsid w:val="00844E52"/>
    <w:rsid w:val="00846B48"/>
    <w:rsid w:val="00850183"/>
    <w:rsid w:val="00857881"/>
    <w:rsid w:val="0086139D"/>
    <w:rsid w:val="008618C0"/>
    <w:rsid w:val="00870C36"/>
    <w:rsid w:val="0088563A"/>
    <w:rsid w:val="00885686"/>
    <w:rsid w:val="00894592"/>
    <w:rsid w:val="008977F8"/>
    <w:rsid w:val="008A4EAD"/>
    <w:rsid w:val="008A69A6"/>
    <w:rsid w:val="008B7637"/>
    <w:rsid w:val="008C3BA7"/>
    <w:rsid w:val="008C3C3C"/>
    <w:rsid w:val="008D62D3"/>
    <w:rsid w:val="008E07F3"/>
    <w:rsid w:val="008E7300"/>
    <w:rsid w:val="008F1249"/>
    <w:rsid w:val="00902DEC"/>
    <w:rsid w:val="00905CEC"/>
    <w:rsid w:val="009148F6"/>
    <w:rsid w:val="00916A55"/>
    <w:rsid w:val="00917771"/>
    <w:rsid w:val="00922E4A"/>
    <w:rsid w:val="009258D7"/>
    <w:rsid w:val="00934424"/>
    <w:rsid w:val="00935884"/>
    <w:rsid w:val="00942679"/>
    <w:rsid w:val="0095070F"/>
    <w:rsid w:val="00951739"/>
    <w:rsid w:val="009549F5"/>
    <w:rsid w:val="00956B3A"/>
    <w:rsid w:val="0096566B"/>
    <w:rsid w:val="009722A4"/>
    <w:rsid w:val="00974829"/>
    <w:rsid w:val="009775DA"/>
    <w:rsid w:val="00984CCD"/>
    <w:rsid w:val="009851DB"/>
    <w:rsid w:val="00987E85"/>
    <w:rsid w:val="00991DC4"/>
    <w:rsid w:val="00993AE6"/>
    <w:rsid w:val="00996996"/>
    <w:rsid w:val="009969D7"/>
    <w:rsid w:val="00997677"/>
    <w:rsid w:val="009A067F"/>
    <w:rsid w:val="009A1B34"/>
    <w:rsid w:val="009A30EF"/>
    <w:rsid w:val="009A3120"/>
    <w:rsid w:val="009A6D86"/>
    <w:rsid w:val="009B7EB6"/>
    <w:rsid w:val="009C17B2"/>
    <w:rsid w:val="009D3BBF"/>
    <w:rsid w:val="009D7AFE"/>
    <w:rsid w:val="009E0E89"/>
    <w:rsid w:val="009E10A7"/>
    <w:rsid w:val="009E389A"/>
    <w:rsid w:val="009F2ABC"/>
    <w:rsid w:val="009F3483"/>
    <w:rsid w:val="009F76C7"/>
    <w:rsid w:val="009F7C35"/>
    <w:rsid w:val="00A01566"/>
    <w:rsid w:val="00A028FE"/>
    <w:rsid w:val="00A03BB0"/>
    <w:rsid w:val="00A03F13"/>
    <w:rsid w:val="00A10087"/>
    <w:rsid w:val="00A10E3E"/>
    <w:rsid w:val="00A14FFA"/>
    <w:rsid w:val="00A25E38"/>
    <w:rsid w:val="00A319C6"/>
    <w:rsid w:val="00A40D23"/>
    <w:rsid w:val="00A4164A"/>
    <w:rsid w:val="00A44040"/>
    <w:rsid w:val="00A522F5"/>
    <w:rsid w:val="00A52378"/>
    <w:rsid w:val="00A66113"/>
    <w:rsid w:val="00A75230"/>
    <w:rsid w:val="00A8778E"/>
    <w:rsid w:val="00A958CE"/>
    <w:rsid w:val="00AB6243"/>
    <w:rsid w:val="00AD085B"/>
    <w:rsid w:val="00AD206F"/>
    <w:rsid w:val="00AE44D7"/>
    <w:rsid w:val="00AF06DE"/>
    <w:rsid w:val="00AF2F5F"/>
    <w:rsid w:val="00AF386A"/>
    <w:rsid w:val="00B0010B"/>
    <w:rsid w:val="00B03E1B"/>
    <w:rsid w:val="00B06A80"/>
    <w:rsid w:val="00B119AC"/>
    <w:rsid w:val="00B135C1"/>
    <w:rsid w:val="00B15DDC"/>
    <w:rsid w:val="00B16B2E"/>
    <w:rsid w:val="00B200AE"/>
    <w:rsid w:val="00B20D8F"/>
    <w:rsid w:val="00B21021"/>
    <w:rsid w:val="00B24381"/>
    <w:rsid w:val="00B42F4B"/>
    <w:rsid w:val="00B65848"/>
    <w:rsid w:val="00B671C7"/>
    <w:rsid w:val="00B75061"/>
    <w:rsid w:val="00B76BF3"/>
    <w:rsid w:val="00B77665"/>
    <w:rsid w:val="00B85402"/>
    <w:rsid w:val="00B905D6"/>
    <w:rsid w:val="00B93BA0"/>
    <w:rsid w:val="00B94729"/>
    <w:rsid w:val="00B976F0"/>
    <w:rsid w:val="00BA2BC0"/>
    <w:rsid w:val="00BA3F8A"/>
    <w:rsid w:val="00BB5C83"/>
    <w:rsid w:val="00BD4FAA"/>
    <w:rsid w:val="00BF63AA"/>
    <w:rsid w:val="00C02710"/>
    <w:rsid w:val="00C0475E"/>
    <w:rsid w:val="00C070B0"/>
    <w:rsid w:val="00C07D7B"/>
    <w:rsid w:val="00C11BD9"/>
    <w:rsid w:val="00C12341"/>
    <w:rsid w:val="00C27DD9"/>
    <w:rsid w:val="00C3640E"/>
    <w:rsid w:val="00C36EB4"/>
    <w:rsid w:val="00C42D7B"/>
    <w:rsid w:val="00C57535"/>
    <w:rsid w:val="00C71D72"/>
    <w:rsid w:val="00C81052"/>
    <w:rsid w:val="00C90986"/>
    <w:rsid w:val="00C96921"/>
    <w:rsid w:val="00CA3719"/>
    <w:rsid w:val="00CA4B21"/>
    <w:rsid w:val="00CA4DAC"/>
    <w:rsid w:val="00CC0102"/>
    <w:rsid w:val="00CC0840"/>
    <w:rsid w:val="00CC51C8"/>
    <w:rsid w:val="00CC74BE"/>
    <w:rsid w:val="00CD6F49"/>
    <w:rsid w:val="00CE2BB7"/>
    <w:rsid w:val="00CE4094"/>
    <w:rsid w:val="00CE5254"/>
    <w:rsid w:val="00CE6006"/>
    <w:rsid w:val="00CF2AD5"/>
    <w:rsid w:val="00CF7A6A"/>
    <w:rsid w:val="00D072DA"/>
    <w:rsid w:val="00D30D17"/>
    <w:rsid w:val="00D472E6"/>
    <w:rsid w:val="00D5609C"/>
    <w:rsid w:val="00D671E4"/>
    <w:rsid w:val="00D71EBA"/>
    <w:rsid w:val="00D77305"/>
    <w:rsid w:val="00D83E5E"/>
    <w:rsid w:val="00D91A42"/>
    <w:rsid w:val="00D95FB2"/>
    <w:rsid w:val="00D972E0"/>
    <w:rsid w:val="00DA2A3C"/>
    <w:rsid w:val="00DA4DB2"/>
    <w:rsid w:val="00DA4F78"/>
    <w:rsid w:val="00DA59D3"/>
    <w:rsid w:val="00DA7EA0"/>
    <w:rsid w:val="00DB43DE"/>
    <w:rsid w:val="00DC382A"/>
    <w:rsid w:val="00DC6215"/>
    <w:rsid w:val="00DC750E"/>
    <w:rsid w:val="00DC7DD1"/>
    <w:rsid w:val="00DD508F"/>
    <w:rsid w:val="00DD597C"/>
    <w:rsid w:val="00DE1D1F"/>
    <w:rsid w:val="00DF3185"/>
    <w:rsid w:val="00E00466"/>
    <w:rsid w:val="00E02573"/>
    <w:rsid w:val="00E02DD2"/>
    <w:rsid w:val="00E06A7C"/>
    <w:rsid w:val="00E07C46"/>
    <w:rsid w:val="00E07E64"/>
    <w:rsid w:val="00E121D2"/>
    <w:rsid w:val="00E1221A"/>
    <w:rsid w:val="00E23994"/>
    <w:rsid w:val="00E26789"/>
    <w:rsid w:val="00E305F5"/>
    <w:rsid w:val="00E31E1B"/>
    <w:rsid w:val="00E36497"/>
    <w:rsid w:val="00E42E6F"/>
    <w:rsid w:val="00E42FD0"/>
    <w:rsid w:val="00E71307"/>
    <w:rsid w:val="00E73AF7"/>
    <w:rsid w:val="00E74D55"/>
    <w:rsid w:val="00E80CFF"/>
    <w:rsid w:val="00E81F5D"/>
    <w:rsid w:val="00E869DC"/>
    <w:rsid w:val="00E923F0"/>
    <w:rsid w:val="00E944A7"/>
    <w:rsid w:val="00EA05ED"/>
    <w:rsid w:val="00EA356A"/>
    <w:rsid w:val="00EA45F8"/>
    <w:rsid w:val="00EB6C60"/>
    <w:rsid w:val="00EB75CC"/>
    <w:rsid w:val="00EC6833"/>
    <w:rsid w:val="00ED0057"/>
    <w:rsid w:val="00ED14F5"/>
    <w:rsid w:val="00ED4271"/>
    <w:rsid w:val="00EE5755"/>
    <w:rsid w:val="00EF0CE0"/>
    <w:rsid w:val="00EF3643"/>
    <w:rsid w:val="00EF4037"/>
    <w:rsid w:val="00EF556F"/>
    <w:rsid w:val="00EF5A16"/>
    <w:rsid w:val="00EF5BCE"/>
    <w:rsid w:val="00F0173B"/>
    <w:rsid w:val="00F021AA"/>
    <w:rsid w:val="00F046BA"/>
    <w:rsid w:val="00F05272"/>
    <w:rsid w:val="00F15B5E"/>
    <w:rsid w:val="00F2238F"/>
    <w:rsid w:val="00F247C2"/>
    <w:rsid w:val="00F26383"/>
    <w:rsid w:val="00F26885"/>
    <w:rsid w:val="00F34B49"/>
    <w:rsid w:val="00F578A3"/>
    <w:rsid w:val="00F609F7"/>
    <w:rsid w:val="00F61042"/>
    <w:rsid w:val="00F62822"/>
    <w:rsid w:val="00F73976"/>
    <w:rsid w:val="00F7663E"/>
    <w:rsid w:val="00F81750"/>
    <w:rsid w:val="00F81970"/>
    <w:rsid w:val="00F843C8"/>
    <w:rsid w:val="00F87471"/>
    <w:rsid w:val="00F90FC1"/>
    <w:rsid w:val="00F91497"/>
    <w:rsid w:val="00F92C2A"/>
    <w:rsid w:val="00F9435B"/>
    <w:rsid w:val="00F97D94"/>
    <w:rsid w:val="00FA1181"/>
    <w:rsid w:val="00FA6B3C"/>
    <w:rsid w:val="00FB3EB6"/>
    <w:rsid w:val="00FC153D"/>
    <w:rsid w:val="00FE352E"/>
    <w:rsid w:val="00FE43AE"/>
    <w:rsid w:val="00FF1770"/>
    <w:rsid w:val="00FF2E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0E0C9"/>
  <w15:chartTrackingRefBased/>
  <w15:docId w15:val="{A67E04F6-E9CA-4B99-8E6E-56CFB1BF0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75E"/>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C0475E"/>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qFormat/>
    <w:rsid w:val="00C0475E"/>
    <w:pPr>
      <w:keepNext/>
      <w:outlineLvl w:val="1"/>
    </w:pPr>
    <w:rPr>
      <w:b/>
      <w:sz w:val="20"/>
      <w:szCs w:val="20"/>
      <w:lang w:eastAsia="en-GB"/>
    </w:rPr>
  </w:style>
  <w:style w:type="paragraph" w:styleId="Heading3">
    <w:name w:val="heading 3"/>
    <w:basedOn w:val="Normal"/>
    <w:next w:val="Normal"/>
    <w:link w:val="Heading3Char"/>
    <w:semiHidden/>
    <w:unhideWhenUsed/>
    <w:qFormat/>
    <w:rsid w:val="00C0475E"/>
    <w:pPr>
      <w:keepNext/>
      <w:keepLines/>
      <w:spacing w:before="200"/>
      <w:outlineLvl w:val="2"/>
    </w:pPr>
    <w:rPr>
      <w:rFonts w:asciiTheme="majorHAnsi" w:eastAsiaTheme="majorEastAsia" w:hAnsiTheme="majorHAnsi" w:cstheme="majorBidi"/>
      <w:b/>
      <w:bCs/>
      <w:color w:val="4472C4" w:themeColor="accent1"/>
    </w:rPr>
  </w:style>
  <w:style w:type="paragraph" w:styleId="Heading8">
    <w:name w:val="heading 8"/>
    <w:basedOn w:val="Normal"/>
    <w:next w:val="Normal"/>
    <w:link w:val="Heading8Char"/>
    <w:semiHidden/>
    <w:unhideWhenUsed/>
    <w:qFormat/>
    <w:rsid w:val="00C0475E"/>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0475E"/>
    <w:rPr>
      <w:rFonts w:asciiTheme="majorHAnsi" w:eastAsiaTheme="majorEastAsia" w:hAnsiTheme="majorHAnsi" w:cstheme="majorBidi"/>
      <w:b/>
      <w:bCs/>
      <w:color w:val="2F5496" w:themeColor="accent1" w:themeShade="BF"/>
      <w:kern w:val="0"/>
      <w:sz w:val="28"/>
      <w:szCs w:val="28"/>
      <w14:ligatures w14:val="none"/>
    </w:rPr>
  </w:style>
  <w:style w:type="character" w:customStyle="1" w:styleId="Heading2Char">
    <w:name w:val="Heading 2 Char"/>
    <w:basedOn w:val="DefaultParagraphFont"/>
    <w:link w:val="Heading2"/>
    <w:rsid w:val="00C0475E"/>
    <w:rPr>
      <w:rFonts w:ascii="Times New Roman" w:eastAsia="Times New Roman" w:hAnsi="Times New Roman" w:cs="Times New Roman"/>
      <w:b/>
      <w:kern w:val="0"/>
      <w:sz w:val="20"/>
      <w:szCs w:val="20"/>
      <w:lang w:eastAsia="en-GB"/>
      <w14:ligatures w14:val="none"/>
    </w:rPr>
  </w:style>
  <w:style w:type="character" w:customStyle="1" w:styleId="Heading3Char">
    <w:name w:val="Heading 3 Char"/>
    <w:basedOn w:val="DefaultParagraphFont"/>
    <w:link w:val="Heading3"/>
    <w:semiHidden/>
    <w:rsid w:val="00C0475E"/>
    <w:rPr>
      <w:rFonts w:asciiTheme="majorHAnsi" w:eastAsiaTheme="majorEastAsia" w:hAnsiTheme="majorHAnsi" w:cstheme="majorBidi"/>
      <w:b/>
      <w:bCs/>
      <w:color w:val="4472C4" w:themeColor="accent1"/>
      <w:kern w:val="0"/>
      <w:sz w:val="24"/>
      <w:szCs w:val="24"/>
      <w14:ligatures w14:val="none"/>
    </w:rPr>
  </w:style>
  <w:style w:type="character" w:customStyle="1" w:styleId="Heading8Char">
    <w:name w:val="Heading 8 Char"/>
    <w:basedOn w:val="DefaultParagraphFont"/>
    <w:link w:val="Heading8"/>
    <w:semiHidden/>
    <w:rsid w:val="00C0475E"/>
    <w:rPr>
      <w:rFonts w:asciiTheme="majorHAnsi" w:eastAsiaTheme="majorEastAsia" w:hAnsiTheme="majorHAnsi" w:cstheme="majorBidi"/>
      <w:color w:val="404040" w:themeColor="text1" w:themeTint="BF"/>
      <w:kern w:val="0"/>
      <w:sz w:val="20"/>
      <w:szCs w:val="20"/>
      <w14:ligatures w14:val="none"/>
    </w:rPr>
  </w:style>
  <w:style w:type="numbering" w:customStyle="1" w:styleId="KENENG">
    <w:name w:val="KENENG"/>
    <w:uiPriority w:val="99"/>
    <w:rsid w:val="00C0475E"/>
    <w:pPr>
      <w:numPr>
        <w:numId w:val="1"/>
      </w:numPr>
    </w:pPr>
  </w:style>
  <w:style w:type="paragraph" w:styleId="Title">
    <w:name w:val="Title"/>
    <w:basedOn w:val="Normal"/>
    <w:next w:val="Normal"/>
    <w:link w:val="TitleChar"/>
    <w:qFormat/>
    <w:rsid w:val="00C0475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C0475E"/>
    <w:rPr>
      <w:rFonts w:asciiTheme="majorHAnsi" w:eastAsiaTheme="majorEastAsia" w:hAnsiTheme="majorHAnsi" w:cstheme="majorBidi"/>
      <w:color w:val="323E4F" w:themeColor="text2" w:themeShade="BF"/>
      <w:spacing w:val="5"/>
      <w:kern w:val="28"/>
      <w:sz w:val="52"/>
      <w:szCs w:val="52"/>
      <w14:ligatures w14:val="none"/>
    </w:rPr>
  </w:style>
  <w:style w:type="numbering" w:customStyle="1" w:styleId="KENENG2">
    <w:name w:val="KENENG2"/>
    <w:uiPriority w:val="99"/>
    <w:rsid w:val="00C0475E"/>
    <w:pPr>
      <w:numPr>
        <w:numId w:val="2"/>
      </w:numPr>
    </w:pPr>
  </w:style>
  <w:style w:type="paragraph" w:styleId="ListParagraph">
    <w:name w:val="List Paragraph"/>
    <w:basedOn w:val="Normal"/>
    <w:uiPriority w:val="34"/>
    <w:qFormat/>
    <w:rsid w:val="00C0475E"/>
    <w:pPr>
      <w:ind w:left="720"/>
      <w:contextualSpacing/>
    </w:pPr>
  </w:style>
  <w:style w:type="paragraph" w:styleId="BalloonText">
    <w:name w:val="Balloon Text"/>
    <w:basedOn w:val="Normal"/>
    <w:link w:val="BalloonTextChar"/>
    <w:rsid w:val="00C0475E"/>
    <w:rPr>
      <w:rFonts w:ascii="Tahoma" w:hAnsi="Tahoma" w:cs="Tahoma"/>
      <w:sz w:val="16"/>
      <w:szCs w:val="16"/>
    </w:rPr>
  </w:style>
  <w:style w:type="character" w:customStyle="1" w:styleId="BalloonTextChar">
    <w:name w:val="Balloon Text Char"/>
    <w:basedOn w:val="DefaultParagraphFont"/>
    <w:link w:val="BalloonText"/>
    <w:rsid w:val="00C0475E"/>
    <w:rPr>
      <w:rFonts w:ascii="Tahoma" w:eastAsia="Times New Roman" w:hAnsi="Tahoma" w:cs="Tahoma"/>
      <w:kern w:val="0"/>
      <w:sz w:val="16"/>
      <w:szCs w:val="16"/>
      <w14:ligatures w14:val="none"/>
    </w:rPr>
  </w:style>
  <w:style w:type="paragraph" w:styleId="Header">
    <w:name w:val="header"/>
    <w:basedOn w:val="Normal"/>
    <w:link w:val="HeaderChar"/>
    <w:rsid w:val="00C0475E"/>
    <w:pPr>
      <w:tabs>
        <w:tab w:val="center" w:pos="4513"/>
        <w:tab w:val="right" w:pos="9026"/>
      </w:tabs>
    </w:pPr>
  </w:style>
  <w:style w:type="character" w:customStyle="1" w:styleId="HeaderChar">
    <w:name w:val="Header Char"/>
    <w:basedOn w:val="DefaultParagraphFont"/>
    <w:link w:val="Header"/>
    <w:rsid w:val="00C0475E"/>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rsid w:val="00C0475E"/>
    <w:pPr>
      <w:tabs>
        <w:tab w:val="center" w:pos="4513"/>
        <w:tab w:val="right" w:pos="9026"/>
      </w:tabs>
    </w:pPr>
  </w:style>
  <w:style w:type="character" w:customStyle="1" w:styleId="FooterChar">
    <w:name w:val="Footer Char"/>
    <w:basedOn w:val="DefaultParagraphFont"/>
    <w:link w:val="Footer"/>
    <w:uiPriority w:val="99"/>
    <w:rsid w:val="00C0475E"/>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0475E"/>
    <w:rPr>
      <w:b/>
      <w:bCs/>
    </w:rPr>
  </w:style>
  <w:style w:type="character" w:styleId="Hyperlink">
    <w:name w:val="Hyperlink"/>
    <w:basedOn w:val="DefaultParagraphFont"/>
    <w:uiPriority w:val="99"/>
    <w:rsid w:val="00C0475E"/>
    <w:rPr>
      <w:color w:val="0563C1" w:themeColor="hyperlink"/>
      <w:u w:val="single"/>
    </w:rPr>
  </w:style>
  <w:style w:type="character" w:customStyle="1" w:styleId="commentsbubble">
    <w:name w:val="commentsbubble"/>
    <w:basedOn w:val="DefaultParagraphFont"/>
    <w:rsid w:val="00C0475E"/>
  </w:style>
  <w:style w:type="character" w:styleId="Emphasis">
    <w:name w:val="Emphasis"/>
    <w:basedOn w:val="DefaultParagraphFont"/>
    <w:uiPriority w:val="20"/>
    <w:qFormat/>
    <w:rsid w:val="00C0475E"/>
    <w:rPr>
      <w:i/>
      <w:iCs/>
    </w:rPr>
  </w:style>
  <w:style w:type="paragraph" w:styleId="NormalWeb">
    <w:name w:val="Normal (Web)"/>
    <w:basedOn w:val="Normal"/>
    <w:unhideWhenUsed/>
    <w:rsid w:val="00C0475E"/>
    <w:pPr>
      <w:spacing w:before="100" w:beforeAutospacing="1" w:after="100" w:afterAutospacing="1"/>
    </w:pPr>
    <w:rPr>
      <w:lang w:eastAsia="en-GB"/>
    </w:rPr>
  </w:style>
  <w:style w:type="character" w:customStyle="1" w:styleId="toctoggle">
    <w:name w:val="toctoggle"/>
    <w:basedOn w:val="DefaultParagraphFont"/>
    <w:rsid w:val="00C0475E"/>
  </w:style>
  <w:style w:type="character" w:customStyle="1" w:styleId="mw-headline">
    <w:name w:val="mw-headline"/>
    <w:basedOn w:val="DefaultParagraphFont"/>
    <w:rsid w:val="00C0475E"/>
  </w:style>
  <w:style w:type="character" w:customStyle="1" w:styleId="editsection">
    <w:name w:val="editsection"/>
    <w:basedOn w:val="DefaultParagraphFont"/>
    <w:rsid w:val="00C0475E"/>
  </w:style>
  <w:style w:type="paragraph" w:styleId="TOCHeading">
    <w:name w:val="TOC Heading"/>
    <w:basedOn w:val="Heading1"/>
    <w:next w:val="Normal"/>
    <w:uiPriority w:val="39"/>
    <w:semiHidden/>
    <w:unhideWhenUsed/>
    <w:qFormat/>
    <w:rsid w:val="00C0475E"/>
    <w:pPr>
      <w:spacing w:line="276" w:lineRule="auto"/>
      <w:outlineLvl w:val="9"/>
    </w:pPr>
    <w:rPr>
      <w:lang w:val="en-US" w:eastAsia="ja-JP"/>
    </w:rPr>
  </w:style>
  <w:style w:type="paragraph" w:styleId="TOC2">
    <w:name w:val="toc 2"/>
    <w:basedOn w:val="Normal"/>
    <w:next w:val="Normal"/>
    <w:autoRedefine/>
    <w:uiPriority w:val="39"/>
    <w:qFormat/>
    <w:rsid w:val="00C0475E"/>
    <w:pPr>
      <w:spacing w:after="100"/>
      <w:ind w:left="240"/>
    </w:pPr>
  </w:style>
  <w:style w:type="paragraph" w:styleId="TOC1">
    <w:name w:val="toc 1"/>
    <w:basedOn w:val="Normal"/>
    <w:next w:val="Normal"/>
    <w:autoRedefine/>
    <w:uiPriority w:val="39"/>
    <w:unhideWhenUsed/>
    <w:qFormat/>
    <w:rsid w:val="00C0475E"/>
    <w:pPr>
      <w:spacing w:after="100" w:line="276" w:lineRule="auto"/>
    </w:pPr>
    <w:rPr>
      <w:rFonts w:asciiTheme="minorHAnsi" w:eastAsiaTheme="minorEastAsia" w:hAnsiTheme="minorHAnsi" w:cstheme="minorBidi"/>
      <w:sz w:val="22"/>
      <w:szCs w:val="22"/>
      <w:lang w:val="en-US" w:eastAsia="ja-JP"/>
    </w:rPr>
  </w:style>
  <w:style w:type="paragraph" w:styleId="TOC3">
    <w:name w:val="toc 3"/>
    <w:basedOn w:val="Normal"/>
    <w:next w:val="Normal"/>
    <w:autoRedefine/>
    <w:uiPriority w:val="39"/>
    <w:unhideWhenUsed/>
    <w:qFormat/>
    <w:rsid w:val="00C0475E"/>
    <w:pPr>
      <w:spacing w:after="100" w:line="276" w:lineRule="auto"/>
      <w:ind w:left="440"/>
    </w:pPr>
    <w:rPr>
      <w:rFonts w:asciiTheme="minorHAnsi" w:eastAsiaTheme="minorEastAsia" w:hAnsiTheme="minorHAnsi" w:cstheme="minorBidi"/>
      <w:sz w:val="22"/>
      <w:szCs w:val="22"/>
      <w:lang w:val="en-US" w:eastAsia="ja-JP"/>
    </w:rPr>
  </w:style>
  <w:style w:type="paragraph" w:customStyle="1" w:styleId="xmsonormal">
    <w:name w:val="x_msonormal"/>
    <w:basedOn w:val="Normal"/>
    <w:rsid w:val="00C0475E"/>
    <w:pPr>
      <w:spacing w:before="100" w:beforeAutospacing="1" w:after="100" w:afterAutospacing="1"/>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92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E910B-47A1-4F75-BF52-79770A2D7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75</Pages>
  <Words>30535</Words>
  <Characters>174052</Characters>
  <Application>Microsoft Office Word</Application>
  <DocSecurity>0</DocSecurity>
  <Lines>1450</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reid</dc:creator>
  <cp:keywords/>
  <dc:description/>
  <cp:lastModifiedBy>gavin reid</cp:lastModifiedBy>
  <cp:revision>4</cp:revision>
  <cp:lastPrinted>2024-07-25T14:32:00Z</cp:lastPrinted>
  <dcterms:created xsi:type="dcterms:W3CDTF">2024-10-06T23:26:00Z</dcterms:created>
  <dcterms:modified xsi:type="dcterms:W3CDTF">2024-10-22T00:07:00Z</dcterms:modified>
</cp:coreProperties>
</file>